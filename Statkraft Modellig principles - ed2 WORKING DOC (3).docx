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A1302" w14:textId="77777777" w:rsidR="00BA7A06" w:rsidRDefault="00BA7A06" w:rsidP="00BA7A06">
      <w:pPr>
        <w:keepLines w:val="0"/>
        <w:jc w:val="center"/>
      </w:pPr>
      <w:bookmarkStart w:id="0" w:name="_Toc339883044"/>
      <w:bookmarkStart w:id="1" w:name="_Toc26080823"/>
    </w:p>
    <w:p w14:paraId="2D4B0737" w14:textId="77777777" w:rsidR="00BA7A06" w:rsidRDefault="00BA7A06" w:rsidP="00BA7A06">
      <w:pPr>
        <w:keepLines w:val="0"/>
        <w:jc w:val="center"/>
      </w:pPr>
    </w:p>
    <w:p w14:paraId="4016C6AD" w14:textId="77777777" w:rsidR="00BA7A06" w:rsidRDefault="00BA7A06" w:rsidP="00BA7A06">
      <w:pPr>
        <w:keepLines w:val="0"/>
        <w:jc w:val="center"/>
      </w:pPr>
    </w:p>
    <w:p w14:paraId="2F7A12F6" w14:textId="77777777" w:rsidR="00BA7A06" w:rsidRDefault="00BA7A06" w:rsidP="00BA7A06">
      <w:pPr>
        <w:keepLines w:val="0"/>
        <w:jc w:val="center"/>
      </w:pPr>
    </w:p>
    <w:p w14:paraId="04BD6C63" w14:textId="77777777" w:rsidR="00BA7A06" w:rsidRDefault="00BA7A06" w:rsidP="00BA7A06">
      <w:pPr>
        <w:keepLines w:val="0"/>
        <w:jc w:val="center"/>
      </w:pPr>
    </w:p>
    <w:p w14:paraId="6C38FA82" w14:textId="77777777" w:rsidR="00BA7A06" w:rsidRDefault="00BA7A06" w:rsidP="00BA7A06">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52"/>
          <w:szCs w:val="52"/>
        </w:rPr>
        <w:t> </w:t>
      </w:r>
    </w:p>
    <w:p w14:paraId="42E63192" w14:textId="77777777" w:rsidR="00315678" w:rsidRDefault="00315678" w:rsidP="00BA7A06">
      <w:pPr>
        <w:pStyle w:val="paragraph"/>
        <w:spacing w:before="0" w:beforeAutospacing="0" w:after="0" w:afterAutospacing="0"/>
        <w:jc w:val="center"/>
        <w:textAlignment w:val="baseline"/>
        <w:rPr>
          <w:rStyle w:val="normaltextrun"/>
          <w:rFonts w:ascii="Calibri" w:hAnsi="Calibri" w:cs="Calibri"/>
          <w:sz w:val="52"/>
          <w:szCs w:val="52"/>
          <w:lang w:val="en-GB"/>
        </w:rPr>
      </w:pPr>
      <w:r>
        <w:rPr>
          <w:rStyle w:val="normaltextrun"/>
          <w:rFonts w:ascii="Calibri" w:hAnsi="Calibri" w:cs="Calibri"/>
          <w:sz w:val="52"/>
          <w:szCs w:val="52"/>
          <w:lang w:val="en-GB"/>
        </w:rPr>
        <w:t>S</w:t>
      </w:r>
      <w:r w:rsidR="00BA7A06">
        <w:rPr>
          <w:rStyle w:val="normaltextrun"/>
          <w:rFonts w:ascii="Calibri" w:hAnsi="Calibri" w:cs="Calibri"/>
          <w:sz w:val="52"/>
          <w:szCs w:val="52"/>
          <w:lang w:val="en-GB"/>
        </w:rPr>
        <w:t>ignal</w:t>
      </w:r>
      <w:r>
        <w:rPr>
          <w:rStyle w:val="normaltextrun"/>
          <w:rFonts w:ascii="Calibri" w:hAnsi="Calibri" w:cs="Calibri"/>
          <w:sz w:val="52"/>
          <w:szCs w:val="52"/>
          <w:lang w:val="en-GB"/>
        </w:rPr>
        <w:t xml:space="preserve"> </w:t>
      </w:r>
      <w:r w:rsidR="00BA7A06">
        <w:rPr>
          <w:rStyle w:val="normaltextrun"/>
          <w:rFonts w:ascii="Calibri" w:hAnsi="Calibri" w:cs="Calibri"/>
          <w:sz w:val="52"/>
          <w:szCs w:val="52"/>
          <w:lang w:val="en-GB"/>
        </w:rPr>
        <w:t xml:space="preserve">modelling </w:t>
      </w:r>
    </w:p>
    <w:p w14:paraId="5799E55C" w14:textId="6C843811" w:rsidR="00BA7A06" w:rsidRDefault="00BA7A06" w:rsidP="00BA7A06">
      <w:pPr>
        <w:pStyle w:val="paragraph"/>
        <w:spacing w:before="0" w:beforeAutospacing="0" w:after="0" w:afterAutospacing="0"/>
        <w:jc w:val="center"/>
        <w:textAlignment w:val="baseline"/>
        <w:rPr>
          <w:rStyle w:val="eop"/>
          <w:rFonts w:ascii="Calibri" w:hAnsi="Calibri" w:cs="Calibri"/>
          <w:sz w:val="52"/>
          <w:szCs w:val="52"/>
        </w:rPr>
      </w:pPr>
      <w:r>
        <w:rPr>
          <w:rStyle w:val="normaltextrun"/>
          <w:rFonts w:ascii="Calibri" w:hAnsi="Calibri" w:cs="Calibri"/>
          <w:sz w:val="52"/>
          <w:szCs w:val="52"/>
          <w:lang w:val="en-GB"/>
        </w:rPr>
        <w:t>principles</w:t>
      </w:r>
      <w:r>
        <w:rPr>
          <w:rStyle w:val="eop"/>
          <w:rFonts w:ascii="Calibri" w:hAnsi="Calibri" w:cs="Calibri"/>
          <w:sz w:val="52"/>
          <w:szCs w:val="52"/>
        </w:rPr>
        <w:t> </w:t>
      </w:r>
      <w:r w:rsidR="00315678">
        <w:rPr>
          <w:rStyle w:val="eop"/>
          <w:rFonts w:ascii="Calibri" w:hAnsi="Calibri" w:cs="Calibri"/>
          <w:sz w:val="52"/>
          <w:szCs w:val="52"/>
        </w:rPr>
        <w:t>and requirements</w:t>
      </w:r>
    </w:p>
    <w:p w14:paraId="55558A24" w14:textId="48D72F28" w:rsidR="00315678" w:rsidRPr="00315678" w:rsidRDefault="00315678" w:rsidP="00BA7A06">
      <w:pPr>
        <w:pStyle w:val="paragraph"/>
        <w:spacing w:before="0" w:beforeAutospacing="0" w:after="0" w:afterAutospacing="0"/>
        <w:jc w:val="center"/>
        <w:textAlignment w:val="baseline"/>
        <w:rPr>
          <w:rFonts w:ascii="Segoe UI" w:hAnsi="Segoe UI" w:cs="Segoe UI"/>
          <w:sz w:val="10"/>
          <w:szCs w:val="10"/>
        </w:rPr>
      </w:pPr>
      <w:r w:rsidRPr="00315678">
        <w:rPr>
          <w:rStyle w:val="eop"/>
          <w:rFonts w:ascii="Calibri" w:hAnsi="Calibri" w:cs="Calibri"/>
          <w:sz w:val="36"/>
          <w:szCs w:val="36"/>
        </w:rPr>
        <w:t>-Based on IEC 81346 and IEC 61850</w:t>
      </w:r>
    </w:p>
    <w:p w14:paraId="5E343B77" w14:textId="77777777" w:rsidR="00315678" w:rsidRDefault="00315678" w:rsidP="00BA7A06">
      <w:pPr>
        <w:pStyle w:val="paragraph"/>
        <w:spacing w:before="0" w:beforeAutospacing="0" w:after="0" w:afterAutospacing="0"/>
        <w:jc w:val="center"/>
        <w:textAlignment w:val="baseline"/>
        <w:rPr>
          <w:rStyle w:val="normaltextrun"/>
          <w:rFonts w:ascii="Calibri" w:hAnsi="Calibri" w:cs="Calibri"/>
          <w:sz w:val="28"/>
          <w:szCs w:val="28"/>
          <w:lang w:val="en-GB"/>
        </w:rPr>
      </w:pPr>
    </w:p>
    <w:p w14:paraId="72697382" w14:textId="77777777" w:rsidR="00BA7A06" w:rsidRDefault="00BA7A06" w:rsidP="00BA7A06">
      <w:pPr>
        <w:pStyle w:val="paragraph"/>
        <w:spacing w:before="0" w:beforeAutospacing="0" w:after="0" w:afterAutospacing="0"/>
        <w:jc w:val="center"/>
        <w:textAlignment w:val="baseline"/>
        <w:rPr>
          <w:rStyle w:val="eop"/>
          <w:rFonts w:ascii="Calibri" w:hAnsi="Calibri" w:cs="Calibri"/>
          <w:sz w:val="28"/>
          <w:szCs w:val="28"/>
        </w:rPr>
      </w:pPr>
    </w:p>
    <w:p w14:paraId="24BE62FF" w14:textId="77777777" w:rsidR="00BA7A06" w:rsidRDefault="00BA7A06" w:rsidP="00BA7A06">
      <w:pPr>
        <w:pStyle w:val="paragraph"/>
        <w:spacing w:before="0" w:beforeAutospacing="0" w:after="0" w:afterAutospacing="0"/>
        <w:jc w:val="center"/>
        <w:textAlignment w:val="baseline"/>
        <w:rPr>
          <w:rStyle w:val="eop"/>
          <w:rFonts w:ascii="Calibri" w:hAnsi="Calibri" w:cs="Calibri"/>
          <w:sz w:val="28"/>
          <w:szCs w:val="28"/>
        </w:rPr>
      </w:pPr>
    </w:p>
    <w:p w14:paraId="157F4BE7" w14:textId="77777777" w:rsidR="00BA7A06" w:rsidRDefault="00BA7A06" w:rsidP="00BA7A06">
      <w:pPr>
        <w:pStyle w:val="paragraph"/>
        <w:spacing w:before="0" w:beforeAutospacing="0" w:after="0" w:afterAutospacing="0"/>
        <w:jc w:val="center"/>
        <w:textAlignment w:val="baseline"/>
        <w:rPr>
          <w:rStyle w:val="eop"/>
          <w:rFonts w:ascii="Calibri" w:hAnsi="Calibri" w:cs="Calibri"/>
          <w:sz w:val="28"/>
          <w:szCs w:val="28"/>
        </w:rPr>
      </w:pPr>
    </w:p>
    <w:p w14:paraId="52CB570B" w14:textId="77777777" w:rsidR="00BA7A06" w:rsidRDefault="00BA7A06" w:rsidP="00BA7A06">
      <w:pPr>
        <w:pStyle w:val="paragraph"/>
        <w:spacing w:before="0" w:beforeAutospacing="0" w:after="0" w:afterAutospacing="0"/>
        <w:jc w:val="center"/>
        <w:textAlignment w:val="baseline"/>
        <w:rPr>
          <w:rFonts w:ascii="Segoe UI" w:hAnsi="Segoe UI" w:cs="Segoe UI"/>
          <w:sz w:val="18"/>
          <w:szCs w:val="18"/>
        </w:rPr>
      </w:pPr>
    </w:p>
    <w:p w14:paraId="245F2D99" w14:textId="0ACA0F66" w:rsidR="00BA7A06" w:rsidRDefault="00BA7A06" w:rsidP="00BA7A06">
      <w:pPr>
        <w:keepLines w:val="0"/>
        <w:jc w:val="center"/>
        <w:rPr>
          <w:b/>
          <w:caps/>
          <w:kern w:val="28"/>
          <w:sz w:val="28"/>
          <w:szCs w:val="28"/>
        </w:rPr>
      </w:pPr>
      <w:r>
        <w:rPr>
          <w:rStyle w:val="wacimagecontainer"/>
          <w:rFonts w:ascii="Segoe UI" w:hAnsi="Segoe UI" w:cs="Segoe UI"/>
          <w:noProof/>
          <w:color w:val="000000"/>
          <w:sz w:val="18"/>
          <w:szCs w:val="18"/>
          <w:shd w:val="clear" w:color="auto" w:fill="FFFFFF"/>
        </w:rPr>
        <w:drawing>
          <wp:inline distT="0" distB="0" distL="0" distR="0" wp14:anchorId="79A47924" wp14:editId="60309233">
            <wp:extent cx="3223260" cy="2918460"/>
            <wp:effectExtent l="0" t="0" r="0" b="0"/>
            <wp:docPr id="2063436689" name="Picture 2063436689" descr="A diagram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cub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3260" cy="2918460"/>
                    </a:xfrm>
                    <a:prstGeom prst="rect">
                      <a:avLst/>
                    </a:prstGeom>
                    <a:noFill/>
                    <a:ln>
                      <a:noFill/>
                    </a:ln>
                  </pic:spPr>
                </pic:pic>
              </a:graphicData>
            </a:graphic>
          </wp:inline>
        </w:drawing>
      </w:r>
      <w:r>
        <w:rPr>
          <w:rFonts w:ascii="Calibri" w:hAnsi="Calibri" w:cs="Calibri"/>
          <w:color w:val="000000"/>
          <w:sz w:val="52"/>
          <w:szCs w:val="52"/>
          <w:shd w:val="clear" w:color="auto" w:fill="FFFFFF"/>
        </w:rPr>
        <w:br/>
      </w:r>
      <w:r>
        <w:br w:type="page"/>
      </w:r>
    </w:p>
    <w:p w14:paraId="726BE687" w14:textId="6A03D10C" w:rsidR="00315678" w:rsidRPr="00315678" w:rsidRDefault="00315678" w:rsidP="00315678">
      <w:pPr>
        <w:rPr>
          <w:b/>
          <w:bCs/>
          <w:sz w:val="28"/>
          <w:szCs w:val="28"/>
        </w:rPr>
      </w:pPr>
      <w:r w:rsidRPr="00315678">
        <w:rPr>
          <w:b/>
          <w:bCs/>
          <w:sz w:val="28"/>
          <w:szCs w:val="28"/>
        </w:rPr>
        <w:lastRenderedPageBreak/>
        <w:t>CHANGE LOG</w:t>
      </w:r>
    </w:p>
    <w:p w14:paraId="4BC20820" w14:textId="77777777" w:rsidR="00315678" w:rsidRDefault="00315678">
      <w:pPr>
        <w:keepLines w:val="0"/>
      </w:pPr>
    </w:p>
    <w:tbl>
      <w:tblPr>
        <w:tblStyle w:val="TableGrid"/>
        <w:tblW w:w="9464" w:type="dxa"/>
        <w:tblLook w:val="04A0" w:firstRow="1" w:lastRow="0" w:firstColumn="1" w:lastColumn="0" w:noHBand="0" w:noVBand="1"/>
        <w:tblPrChange w:id="2" w:author="Wiborg Erik Jacques" w:date="2024-01-31T10:23:00Z">
          <w:tblPr>
            <w:tblStyle w:val="TableGrid"/>
            <w:tblW w:w="9464" w:type="dxa"/>
            <w:tblLook w:val="04A0" w:firstRow="1" w:lastRow="0" w:firstColumn="1" w:lastColumn="0" w:noHBand="0" w:noVBand="1"/>
          </w:tblPr>
        </w:tblPrChange>
      </w:tblPr>
      <w:tblGrid>
        <w:gridCol w:w="1792"/>
        <w:gridCol w:w="986"/>
        <w:gridCol w:w="983"/>
        <w:gridCol w:w="5703"/>
        <w:tblGridChange w:id="3">
          <w:tblGrid>
            <w:gridCol w:w="1792"/>
            <w:gridCol w:w="25"/>
            <w:gridCol w:w="839"/>
            <w:gridCol w:w="122"/>
            <w:gridCol w:w="870"/>
            <w:gridCol w:w="113"/>
            <w:gridCol w:w="5703"/>
          </w:tblGrid>
        </w:tblGridChange>
      </w:tblGrid>
      <w:tr w:rsidR="00315678" w14:paraId="33105169" w14:textId="77777777" w:rsidTr="1DD0472C">
        <w:trPr>
          <w:trHeight w:val="300"/>
        </w:trPr>
        <w:tc>
          <w:tcPr>
            <w:tcW w:w="1817" w:type="dxa"/>
            <w:shd w:val="clear" w:color="auto" w:fill="F2F2F2" w:themeFill="background1" w:themeFillShade="F2"/>
            <w:tcPrChange w:id="4" w:author="Wiborg Erik Jacques" w:date="2024-01-31T10:23:00Z">
              <w:tcPr>
                <w:tcW w:w="1848" w:type="dxa"/>
                <w:gridSpan w:val="2"/>
                <w:shd w:val="clear" w:color="auto" w:fill="F2F2F2" w:themeFill="background1" w:themeFillShade="F2"/>
              </w:tcPr>
            </w:tcPrChange>
          </w:tcPr>
          <w:p w14:paraId="04601B78" w14:textId="484C96E6" w:rsidR="00315678" w:rsidRDefault="00315678" w:rsidP="00315678">
            <w:r>
              <w:t>Author</w:t>
            </w:r>
          </w:p>
        </w:tc>
        <w:tc>
          <w:tcPr>
            <w:tcW w:w="990" w:type="dxa"/>
            <w:shd w:val="clear" w:color="auto" w:fill="F2F2F2" w:themeFill="background1" w:themeFillShade="F2"/>
            <w:tcPrChange w:id="5" w:author="Wiborg Erik Jacques" w:date="2024-01-31T10:23:00Z">
              <w:tcPr>
                <w:tcW w:w="670" w:type="dxa"/>
                <w:shd w:val="clear" w:color="auto" w:fill="F2F2F2" w:themeFill="background1" w:themeFillShade="F2"/>
              </w:tcPr>
            </w:tcPrChange>
          </w:tcPr>
          <w:p w14:paraId="760A815D" w14:textId="35D74DA1" w:rsidR="00315678" w:rsidRDefault="00315678" w:rsidP="00315678">
            <w:r>
              <w:t>Date</w:t>
            </w:r>
          </w:p>
        </w:tc>
        <w:tc>
          <w:tcPr>
            <w:tcW w:w="841" w:type="dxa"/>
            <w:shd w:val="clear" w:color="auto" w:fill="F2F2F2" w:themeFill="background1" w:themeFillShade="F2"/>
            <w:tcPrChange w:id="6" w:author="Wiborg Erik Jacques" w:date="2024-01-31T10:23:00Z">
              <w:tcPr>
                <w:tcW w:w="992" w:type="dxa"/>
                <w:gridSpan w:val="2"/>
                <w:shd w:val="clear" w:color="auto" w:fill="F2F2F2" w:themeFill="background1" w:themeFillShade="F2"/>
              </w:tcPr>
            </w:tcPrChange>
          </w:tcPr>
          <w:p w14:paraId="0C11C486" w14:textId="225ED888" w:rsidR="00315678" w:rsidRDefault="00315678" w:rsidP="00315678">
            <w:r>
              <w:t>Revision</w:t>
            </w:r>
          </w:p>
        </w:tc>
        <w:tc>
          <w:tcPr>
            <w:tcW w:w="5816" w:type="dxa"/>
            <w:shd w:val="clear" w:color="auto" w:fill="F2F2F2" w:themeFill="background1" w:themeFillShade="F2"/>
            <w:tcPrChange w:id="7" w:author="Wiborg Erik Jacques" w:date="2024-01-31T10:23:00Z">
              <w:tcPr>
                <w:tcW w:w="5954" w:type="dxa"/>
                <w:gridSpan w:val="2"/>
                <w:shd w:val="clear" w:color="auto" w:fill="F2F2F2" w:themeFill="background1" w:themeFillShade="F2"/>
              </w:tcPr>
            </w:tcPrChange>
          </w:tcPr>
          <w:p w14:paraId="20AD0659" w14:textId="624CAB21" w:rsidR="00315678" w:rsidRDefault="00315678" w:rsidP="00315678">
            <w:r>
              <w:t>Description</w:t>
            </w:r>
          </w:p>
        </w:tc>
      </w:tr>
      <w:tr w:rsidR="00315678" w14:paraId="62D92E15" w14:textId="77777777" w:rsidTr="1DD0472C">
        <w:trPr>
          <w:trHeight w:val="300"/>
        </w:trPr>
        <w:tc>
          <w:tcPr>
            <w:tcW w:w="1817" w:type="dxa"/>
            <w:tcPrChange w:id="8" w:author="Wiborg Erik Jacques" w:date="2024-01-31T10:23:00Z">
              <w:tcPr>
                <w:tcW w:w="1848" w:type="dxa"/>
                <w:gridSpan w:val="2"/>
              </w:tcPr>
            </w:tcPrChange>
          </w:tcPr>
          <w:p w14:paraId="141003F6" w14:textId="1AEF6886" w:rsidR="00315678" w:rsidRPr="00315678" w:rsidRDefault="00315678" w:rsidP="00315678">
            <w:pPr>
              <w:rPr>
                <w:sz w:val="16"/>
                <w:szCs w:val="16"/>
              </w:rPr>
            </w:pPr>
            <w:r w:rsidRPr="00315678">
              <w:rPr>
                <w:sz w:val="16"/>
                <w:szCs w:val="16"/>
              </w:rPr>
              <w:t>Erik Wiborg</w:t>
            </w:r>
          </w:p>
        </w:tc>
        <w:tc>
          <w:tcPr>
            <w:tcW w:w="990" w:type="dxa"/>
            <w:tcPrChange w:id="9" w:author="Wiborg Erik Jacques" w:date="2024-01-31T10:23:00Z">
              <w:tcPr>
                <w:tcW w:w="670" w:type="dxa"/>
              </w:tcPr>
            </w:tcPrChange>
          </w:tcPr>
          <w:p w14:paraId="4574AD8A" w14:textId="04D5004F" w:rsidR="00315678" w:rsidRPr="00315678" w:rsidRDefault="00315678" w:rsidP="00315678">
            <w:pPr>
              <w:rPr>
                <w:sz w:val="16"/>
                <w:szCs w:val="16"/>
              </w:rPr>
            </w:pPr>
            <w:r w:rsidRPr="00315678">
              <w:rPr>
                <w:sz w:val="16"/>
                <w:szCs w:val="16"/>
              </w:rPr>
              <w:t>02.</w:t>
            </w:r>
            <w:r>
              <w:rPr>
                <w:sz w:val="16"/>
                <w:szCs w:val="16"/>
              </w:rPr>
              <w:t>0</w:t>
            </w:r>
            <w:r w:rsidRPr="00315678">
              <w:rPr>
                <w:sz w:val="16"/>
                <w:szCs w:val="16"/>
              </w:rPr>
              <w:t>1.24</w:t>
            </w:r>
          </w:p>
        </w:tc>
        <w:tc>
          <w:tcPr>
            <w:tcW w:w="841" w:type="dxa"/>
            <w:tcPrChange w:id="10" w:author="Wiborg Erik Jacques" w:date="2024-01-31T10:23:00Z">
              <w:tcPr>
                <w:tcW w:w="992" w:type="dxa"/>
                <w:gridSpan w:val="2"/>
              </w:tcPr>
            </w:tcPrChange>
          </w:tcPr>
          <w:p w14:paraId="28325150" w14:textId="2393F292" w:rsidR="00315678" w:rsidRPr="00315678" w:rsidRDefault="00315678" w:rsidP="00315678">
            <w:pPr>
              <w:rPr>
                <w:sz w:val="16"/>
                <w:szCs w:val="16"/>
              </w:rPr>
            </w:pPr>
            <w:r>
              <w:rPr>
                <w:sz w:val="16"/>
                <w:szCs w:val="16"/>
              </w:rPr>
              <w:t>1</w:t>
            </w:r>
          </w:p>
        </w:tc>
        <w:tc>
          <w:tcPr>
            <w:tcW w:w="5816" w:type="dxa"/>
            <w:tcPrChange w:id="11" w:author="Wiborg Erik Jacques" w:date="2024-01-31T10:23:00Z">
              <w:tcPr>
                <w:tcW w:w="5954" w:type="dxa"/>
                <w:gridSpan w:val="2"/>
              </w:tcPr>
            </w:tcPrChange>
          </w:tcPr>
          <w:p w14:paraId="2D663D29" w14:textId="443DCED5" w:rsidR="00315678" w:rsidRPr="00315678" w:rsidRDefault="00315678" w:rsidP="00315678">
            <w:pPr>
              <w:rPr>
                <w:sz w:val="16"/>
                <w:szCs w:val="16"/>
              </w:rPr>
            </w:pPr>
            <w:r>
              <w:rPr>
                <w:sz w:val="16"/>
                <w:szCs w:val="16"/>
              </w:rPr>
              <w:t>First edition</w:t>
            </w:r>
          </w:p>
        </w:tc>
      </w:tr>
      <w:tr w:rsidR="00315678" w14:paraId="6EE2799F" w14:textId="77777777" w:rsidTr="1DD0472C">
        <w:trPr>
          <w:trHeight w:val="300"/>
        </w:trPr>
        <w:tc>
          <w:tcPr>
            <w:tcW w:w="1817" w:type="dxa"/>
            <w:tcPrChange w:id="12" w:author="Wiborg Erik Jacques" w:date="2024-01-31T10:23:00Z">
              <w:tcPr>
                <w:tcW w:w="1848" w:type="dxa"/>
                <w:gridSpan w:val="2"/>
              </w:tcPr>
            </w:tcPrChange>
          </w:tcPr>
          <w:p w14:paraId="28038444" w14:textId="77777777" w:rsidR="00315678" w:rsidRPr="00315678" w:rsidRDefault="00315678" w:rsidP="00315678">
            <w:pPr>
              <w:rPr>
                <w:sz w:val="16"/>
                <w:szCs w:val="16"/>
              </w:rPr>
            </w:pPr>
          </w:p>
        </w:tc>
        <w:tc>
          <w:tcPr>
            <w:tcW w:w="990" w:type="dxa"/>
            <w:tcPrChange w:id="13" w:author="Wiborg Erik Jacques" w:date="2024-01-31T10:23:00Z">
              <w:tcPr>
                <w:tcW w:w="670" w:type="dxa"/>
              </w:tcPr>
            </w:tcPrChange>
          </w:tcPr>
          <w:p w14:paraId="29F5EBD0" w14:textId="77777777" w:rsidR="00315678" w:rsidRPr="00315678" w:rsidRDefault="00315678" w:rsidP="00315678">
            <w:pPr>
              <w:rPr>
                <w:sz w:val="16"/>
                <w:szCs w:val="16"/>
              </w:rPr>
            </w:pPr>
          </w:p>
        </w:tc>
        <w:tc>
          <w:tcPr>
            <w:tcW w:w="841" w:type="dxa"/>
            <w:tcPrChange w:id="14" w:author="Wiborg Erik Jacques" w:date="2024-01-31T10:23:00Z">
              <w:tcPr>
                <w:tcW w:w="992" w:type="dxa"/>
                <w:gridSpan w:val="2"/>
              </w:tcPr>
            </w:tcPrChange>
          </w:tcPr>
          <w:p w14:paraId="5A644C80" w14:textId="77777777" w:rsidR="00315678" w:rsidRPr="00315678" w:rsidRDefault="00315678" w:rsidP="00315678">
            <w:pPr>
              <w:rPr>
                <w:sz w:val="16"/>
                <w:szCs w:val="16"/>
              </w:rPr>
            </w:pPr>
          </w:p>
        </w:tc>
        <w:tc>
          <w:tcPr>
            <w:tcW w:w="5816" w:type="dxa"/>
            <w:tcPrChange w:id="15" w:author="Wiborg Erik Jacques" w:date="2024-01-31T10:23:00Z">
              <w:tcPr>
                <w:tcW w:w="5954" w:type="dxa"/>
                <w:gridSpan w:val="2"/>
              </w:tcPr>
            </w:tcPrChange>
          </w:tcPr>
          <w:p w14:paraId="54D79E58" w14:textId="77777777" w:rsidR="00315678" w:rsidRPr="00315678" w:rsidRDefault="00315678" w:rsidP="00315678">
            <w:pPr>
              <w:rPr>
                <w:sz w:val="16"/>
                <w:szCs w:val="16"/>
              </w:rPr>
            </w:pPr>
          </w:p>
        </w:tc>
      </w:tr>
      <w:tr w:rsidR="00315678" w14:paraId="3DE53B10" w14:textId="77777777" w:rsidTr="1DD0472C">
        <w:trPr>
          <w:trHeight w:val="300"/>
        </w:trPr>
        <w:tc>
          <w:tcPr>
            <w:tcW w:w="1817" w:type="dxa"/>
            <w:tcPrChange w:id="16" w:author="Wiborg Erik Jacques" w:date="2024-01-31T10:23:00Z">
              <w:tcPr>
                <w:tcW w:w="1848" w:type="dxa"/>
                <w:gridSpan w:val="2"/>
              </w:tcPr>
            </w:tcPrChange>
          </w:tcPr>
          <w:p w14:paraId="6E26B4BE" w14:textId="77777777" w:rsidR="00315678" w:rsidRPr="00315678" w:rsidRDefault="00315678" w:rsidP="00315678">
            <w:pPr>
              <w:rPr>
                <w:sz w:val="16"/>
                <w:szCs w:val="16"/>
              </w:rPr>
            </w:pPr>
          </w:p>
        </w:tc>
        <w:tc>
          <w:tcPr>
            <w:tcW w:w="990" w:type="dxa"/>
            <w:tcPrChange w:id="17" w:author="Wiborg Erik Jacques" w:date="2024-01-31T10:23:00Z">
              <w:tcPr>
                <w:tcW w:w="670" w:type="dxa"/>
              </w:tcPr>
            </w:tcPrChange>
          </w:tcPr>
          <w:p w14:paraId="5DF0E218" w14:textId="77777777" w:rsidR="00315678" w:rsidRPr="00315678" w:rsidRDefault="00315678" w:rsidP="00315678">
            <w:pPr>
              <w:rPr>
                <w:sz w:val="16"/>
                <w:szCs w:val="16"/>
              </w:rPr>
            </w:pPr>
          </w:p>
        </w:tc>
        <w:tc>
          <w:tcPr>
            <w:tcW w:w="841" w:type="dxa"/>
            <w:tcPrChange w:id="18" w:author="Wiborg Erik Jacques" w:date="2024-01-31T10:23:00Z">
              <w:tcPr>
                <w:tcW w:w="992" w:type="dxa"/>
                <w:gridSpan w:val="2"/>
              </w:tcPr>
            </w:tcPrChange>
          </w:tcPr>
          <w:p w14:paraId="7D1EA355" w14:textId="77777777" w:rsidR="00315678" w:rsidRPr="00315678" w:rsidRDefault="00315678" w:rsidP="00315678">
            <w:pPr>
              <w:rPr>
                <w:sz w:val="16"/>
                <w:szCs w:val="16"/>
              </w:rPr>
            </w:pPr>
          </w:p>
        </w:tc>
        <w:tc>
          <w:tcPr>
            <w:tcW w:w="5816" w:type="dxa"/>
            <w:tcPrChange w:id="19" w:author="Wiborg Erik Jacques" w:date="2024-01-31T10:23:00Z">
              <w:tcPr>
                <w:tcW w:w="5954" w:type="dxa"/>
                <w:gridSpan w:val="2"/>
              </w:tcPr>
            </w:tcPrChange>
          </w:tcPr>
          <w:p w14:paraId="1B6CF44F" w14:textId="77777777" w:rsidR="00315678" w:rsidRPr="00315678" w:rsidRDefault="00315678" w:rsidP="00315678">
            <w:pPr>
              <w:rPr>
                <w:sz w:val="16"/>
                <w:szCs w:val="16"/>
              </w:rPr>
            </w:pPr>
          </w:p>
        </w:tc>
      </w:tr>
    </w:tbl>
    <w:p w14:paraId="03341B68" w14:textId="77777777" w:rsidR="00315678" w:rsidRDefault="00315678" w:rsidP="00315678">
      <w:pPr>
        <w:pStyle w:val="Heading1"/>
        <w:numPr>
          <w:ilvl w:val="0"/>
          <w:numId w:val="0"/>
        </w:numPr>
      </w:pPr>
    </w:p>
    <w:p w14:paraId="45342E5F" w14:textId="77777777" w:rsidR="00315678" w:rsidRDefault="00315678">
      <w:pPr>
        <w:keepLines w:val="0"/>
        <w:rPr>
          <w:b/>
          <w:caps/>
          <w:kern w:val="28"/>
          <w:sz w:val="28"/>
          <w:szCs w:val="28"/>
        </w:rPr>
      </w:pPr>
      <w:r>
        <w:br w:type="page"/>
      </w:r>
    </w:p>
    <w:p w14:paraId="4CFE6D72" w14:textId="010C054E" w:rsidR="00304D5D" w:rsidRPr="00E536BD" w:rsidRDefault="00C538B9" w:rsidP="00E536BD">
      <w:pPr>
        <w:pStyle w:val="Heading1"/>
      </w:pPr>
      <w:r w:rsidRPr="00E536BD">
        <w:lastRenderedPageBreak/>
        <w:t>Purpose and Scope</w:t>
      </w:r>
      <w:bookmarkEnd w:id="0"/>
    </w:p>
    <w:p w14:paraId="71289DE5" w14:textId="77777777" w:rsidR="00BA7A06" w:rsidRDefault="00BA7A06" w:rsidP="00BA7A06">
      <w:pPr>
        <w:pStyle w:val="paragraph"/>
        <w:spacing w:before="0" w:beforeAutospacing="0" w:after="0" w:afterAutospacing="0"/>
        <w:textAlignment w:val="baseline"/>
        <w:rPr>
          <w:rFonts w:ascii="Segoe UI" w:hAnsi="Segoe UI" w:cs="Segoe UI"/>
          <w:sz w:val="18"/>
          <w:szCs w:val="18"/>
        </w:rPr>
      </w:pPr>
      <w:bookmarkStart w:id="20" w:name="_Toc339883045"/>
      <w:r>
        <w:rPr>
          <w:rStyle w:val="eop"/>
          <w:rFonts w:ascii="Calibri" w:hAnsi="Calibri" w:cs="Calibri"/>
          <w:sz w:val="20"/>
          <w:szCs w:val="20"/>
        </w:rPr>
        <w:t> </w:t>
      </w:r>
    </w:p>
    <w:p w14:paraId="4A0C964A" w14:textId="3F0AE23E" w:rsidR="00CA2E0F" w:rsidRDefault="00BA7A06" w:rsidP="00BA7A06">
      <w:pPr>
        <w:pStyle w:val="BodyText"/>
      </w:pPr>
      <w:r w:rsidRPr="00BA7A06">
        <w:t xml:space="preserve">This document describes general signal modelling principles used in Statkraft. </w:t>
      </w:r>
      <w:r w:rsidR="003670FE">
        <w:t>The modelling</w:t>
      </w:r>
      <w:r w:rsidRPr="00BA7A06">
        <w:t xml:space="preserve"> principles are </w:t>
      </w:r>
      <w:r w:rsidR="001464A6">
        <w:t xml:space="preserve">applicable for all </w:t>
      </w:r>
      <w:r w:rsidR="003C2DE3">
        <w:t xml:space="preserve">new </w:t>
      </w:r>
      <w:r w:rsidR="001464A6">
        <w:t xml:space="preserve">systems treating process </w:t>
      </w:r>
      <w:r w:rsidR="00D63C7C">
        <w:t xml:space="preserve">signals </w:t>
      </w:r>
      <w:r w:rsidR="00A559E0">
        <w:t>and data</w:t>
      </w:r>
      <w:r w:rsidR="009F750D">
        <w:t xml:space="preserve"> (process control, atomisation, data collection, communication</w:t>
      </w:r>
      <w:r w:rsidR="00BD02C9">
        <w:t>,</w:t>
      </w:r>
      <w:r w:rsidR="009F750D">
        <w:t xml:space="preserve"> </w:t>
      </w:r>
      <w:r w:rsidR="00DC2C5E">
        <w:t>analysis</w:t>
      </w:r>
      <w:r w:rsidR="00BD02C9">
        <w:t xml:space="preserve"> and more</w:t>
      </w:r>
      <w:r w:rsidR="00DC2C5E">
        <w:t>)</w:t>
      </w:r>
      <w:r w:rsidR="00CA2E0F">
        <w:t>.</w:t>
      </w:r>
      <w:r w:rsidRPr="00BA7A06">
        <w:t xml:space="preserve"> </w:t>
      </w:r>
      <w:r w:rsidR="00F443F0">
        <w:t>Retrofitting existing systems is encouraged whenever possible.</w:t>
      </w:r>
    </w:p>
    <w:p w14:paraId="5B08EAA2" w14:textId="77777777" w:rsidR="00CA2E0F" w:rsidRDefault="00CA2E0F" w:rsidP="00BA7A06">
      <w:pPr>
        <w:pStyle w:val="BodyText"/>
      </w:pPr>
    </w:p>
    <w:p w14:paraId="3E3E5A78" w14:textId="6723C0CB" w:rsidR="00BA7A06" w:rsidRPr="00BA7A06" w:rsidRDefault="00A63173" w:rsidP="00BA7A06">
      <w:pPr>
        <w:pStyle w:val="BodyText"/>
      </w:pPr>
      <w:r>
        <w:t>Regarding</w:t>
      </w:r>
      <w:r w:rsidR="003533F2">
        <w:t xml:space="preserve"> technology</w:t>
      </w:r>
      <w:r>
        <w:t xml:space="preserve">, these principles </w:t>
      </w:r>
      <w:r w:rsidR="00BA7A06" w:rsidRPr="00BA7A06">
        <w:t xml:space="preserve">aim </w:t>
      </w:r>
      <w:r>
        <w:t>primarily</w:t>
      </w:r>
      <w:r w:rsidR="00BA7A06" w:rsidRPr="00BA7A06">
        <w:t xml:space="preserve"> at Hydro Power systems, but can be extrapolated to other technologies (wind, PV, district heating, etc..).    </w:t>
      </w:r>
    </w:p>
    <w:p w14:paraId="2B5ECA1B" w14:textId="77777777" w:rsidR="00AD4F9B" w:rsidRDefault="00AD4F9B" w:rsidP="00BA7A06">
      <w:pPr>
        <w:pStyle w:val="BodyText"/>
      </w:pPr>
    </w:p>
    <w:p w14:paraId="16278111" w14:textId="77777777" w:rsidR="00BA7A06" w:rsidRPr="00BA7A06" w:rsidRDefault="00BA7A06" w:rsidP="00BA7A06">
      <w:pPr>
        <w:pStyle w:val="BodyText"/>
      </w:pPr>
      <w:r w:rsidRPr="00BA7A06">
        <w:t>Extract from IEC 81346-1:2022, annex L: </w:t>
      </w:r>
    </w:p>
    <w:p w14:paraId="65E83FE3" w14:textId="77777777" w:rsidR="00C81B65" w:rsidRPr="00BA7A06" w:rsidRDefault="00C81B65" w:rsidP="00BA7A06">
      <w:pPr>
        <w:pStyle w:val="BodyText"/>
      </w:pPr>
    </w:p>
    <w:p w14:paraId="048F37EE" w14:textId="77777777" w:rsidR="00BA7A06" w:rsidRPr="00E0278F" w:rsidRDefault="00BA7A06" w:rsidP="00BA7A06">
      <w:pPr>
        <w:pStyle w:val="BodyText"/>
        <w:rPr>
          <w:i/>
        </w:rPr>
      </w:pPr>
      <w:r w:rsidRPr="00E0278F">
        <w:rPr>
          <w:i/>
        </w:rPr>
        <w:t>“The rules defined in IEC 81346-1 and the other parts of the 81346 standard series offer a degree of flexibility in the development of a reference designation system. This necessitates that any organization applying any part of the standard series documents its application for the benefit of stakeholders.  </w:t>
      </w:r>
    </w:p>
    <w:p w14:paraId="05615545" w14:textId="77777777" w:rsidR="00BA7A06" w:rsidRPr="00E0278F" w:rsidRDefault="00BA7A06" w:rsidP="00BA7A06">
      <w:pPr>
        <w:pStyle w:val="BodyText"/>
        <w:rPr>
          <w:i/>
        </w:rPr>
      </w:pPr>
      <w:r w:rsidRPr="00E0278F">
        <w:rPr>
          <w:i/>
        </w:rPr>
        <w:t>Some rules of IEC 81346-1 require information on the application of the rules to be documented. Table L.1 list all the rules of this publication and provides further recommendations for supplementary information to be provided that may aid the use of a reference designation system in an organization.” </w:t>
      </w:r>
    </w:p>
    <w:p w14:paraId="50EF8EC3" w14:textId="77777777" w:rsidR="003B3146" w:rsidRDefault="003B3146" w:rsidP="00BA7A06">
      <w:pPr>
        <w:pStyle w:val="BodyText"/>
      </w:pPr>
    </w:p>
    <w:p w14:paraId="0210E733" w14:textId="188567E6" w:rsidR="00BA7A06" w:rsidRPr="00BA7A06" w:rsidRDefault="00BA7A06" w:rsidP="00BA7A06">
      <w:pPr>
        <w:pStyle w:val="BodyText"/>
      </w:pPr>
      <w:r w:rsidRPr="00BA7A06">
        <w:t>One of the main goals of this document is to address the needs for documentation addressed in the quotation above.  </w:t>
      </w:r>
    </w:p>
    <w:p w14:paraId="5D824CAB" w14:textId="77777777" w:rsidR="00BA7A06" w:rsidRPr="00BA7A06" w:rsidRDefault="00BA7A06" w:rsidP="00BA7A06">
      <w:pPr>
        <w:pStyle w:val="BodyText"/>
      </w:pPr>
      <w:r w:rsidRPr="00BA7A06">
        <w:t> </w:t>
      </w:r>
    </w:p>
    <w:p w14:paraId="6AC41E5A" w14:textId="77777777" w:rsidR="00BA7A06" w:rsidRPr="00BA7A06" w:rsidRDefault="00BA7A06" w:rsidP="00BA7A06">
      <w:pPr>
        <w:pStyle w:val="BodyText"/>
      </w:pPr>
      <w:r w:rsidRPr="00BA7A06">
        <w:t>The reader of the document should have a good understanding of the following standards series: </w:t>
      </w:r>
    </w:p>
    <w:p w14:paraId="00CD5890" w14:textId="77777777" w:rsidR="00BA7A06" w:rsidRPr="00BA7A06" w:rsidRDefault="00BA7A06" w:rsidP="00BA7A06">
      <w:pPr>
        <w:pStyle w:val="BodyText"/>
      </w:pPr>
      <w:r w:rsidRPr="00BA7A06">
        <w:t>IEC/ISO 81346 Industrial systems, installations and equipment and industrial products – structuring principles and reference designations </w:t>
      </w:r>
    </w:p>
    <w:p w14:paraId="60CB3526" w14:textId="77777777" w:rsidR="00BA7A06" w:rsidRPr="00BA7A06" w:rsidRDefault="00BA7A06" w:rsidP="00BA7A06">
      <w:pPr>
        <w:pStyle w:val="BodyText"/>
      </w:pPr>
      <w:r w:rsidRPr="00BA7A06">
        <w:t>IEC 61850-7 Communication networks and systems for power utility automation - Part 7: Basic communication structure </w:t>
      </w:r>
    </w:p>
    <w:p w14:paraId="2AC6449D" w14:textId="77777777" w:rsidR="00043D14" w:rsidRDefault="00043D14" w:rsidP="00BA7A06">
      <w:pPr>
        <w:pStyle w:val="BodyText"/>
      </w:pPr>
    </w:p>
    <w:p w14:paraId="6EC2CC6B" w14:textId="5FDFE0F7" w:rsidR="00BA7A06" w:rsidRPr="00BA7A06" w:rsidRDefault="00BA7A06" w:rsidP="00BA7A06">
      <w:pPr>
        <w:pStyle w:val="BodyText"/>
      </w:pPr>
      <w:r w:rsidRPr="00BA7A06">
        <w:t>General coursing in IEC/ISO 81346 (hereby referred to as “RDS-PS”) is available to all through a dedicated Statkraft Motimate course.  </w:t>
      </w:r>
    </w:p>
    <w:p w14:paraId="42291377" w14:textId="77777777" w:rsidR="00BA7A06" w:rsidRPr="00BA7A06" w:rsidRDefault="00BA7A06" w:rsidP="00BA7A06">
      <w:pPr>
        <w:pStyle w:val="BodyText"/>
      </w:pPr>
      <w:r w:rsidRPr="00BA7A06">
        <w:t> </w:t>
      </w:r>
    </w:p>
    <w:bookmarkEnd w:id="1"/>
    <w:bookmarkEnd w:id="20"/>
    <w:p w14:paraId="2138B386" w14:textId="77777777" w:rsidR="00B22762" w:rsidRDefault="00B22762">
      <w:pPr>
        <w:keepLines w:val="0"/>
        <w:rPr>
          <w:b/>
          <w:caps/>
          <w:kern w:val="28"/>
          <w:sz w:val="28"/>
          <w:szCs w:val="28"/>
        </w:rPr>
      </w:pPr>
      <w:r>
        <w:br w:type="page"/>
      </w:r>
    </w:p>
    <w:p w14:paraId="6B8E06E7" w14:textId="05AEE29F" w:rsidR="00927940" w:rsidRPr="00927940" w:rsidRDefault="00927940" w:rsidP="00927940">
      <w:pPr>
        <w:pStyle w:val="Heading1"/>
      </w:pPr>
      <w:r w:rsidRPr="00927940">
        <w:lastRenderedPageBreak/>
        <w:t>Abbreviations </w:t>
      </w:r>
    </w:p>
    <w:p w14:paraId="42ABB498" w14:textId="77777777" w:rsidR="00927940" w:rsidRPr="00927940" w:rsidRDefault="00927940" w:rsidP="00927940">
      <w:pPr>
        <w:pStyle w:val="BodyText"/>
        <w:rPr>
          <w:lang w:val="en-US"/>
        </w:rPr>
      </w:pPr>
      <w:r w:rsidRPr="00927940">
        <w:rPr>
          <w:lang w:val="en-US"/>
        </w:rPr>
        <w:t> </w:t>
      </w:r>
    </w:p>
    <w:p w14:paraId="4A26929D" w14:textId="0B65D9E2" w:rsidR="0018281A" w:rsidRDefault="0018281A" w:rsidP="00927940">
      <w:pPr>
        <w:pStyle w:val="BodyText"/>
      </w:pPr>
      <w:r>
        <w:t>IED</w:t>
      </w:r>
      <w:r>
        <w:tab/>
        <w:t>Intelligent Electronic Device</w:t>
      </w:r>
    </w:p>
    <w:p w14:paraId="503BFB9E" w14:textId="27D5A4F8" w:rsidR="00927940" w:rsidRPr="00927940" w:rsidRDefault="00927940" w:rsidP="00927940">
      <w:pPr>
        <w:pStyle w:val="BodyText"/>
        <w:rPr>
          <w:lang w:val="en-US"/>
        </w:rPr>
      </w:pPr>
      <w:r w:rsidRPr="00927940">
        <w:t>IT</w:t>
      </w:r>
      <w:r w:rsidRPr="00927940">
        <w:rPr>
          <w:lang w:val="en-US"/>
        </w:rPr>
        <w:tab/>
      </w:r>
      <w:r w:rsidRPr="00927940">
        <w:t>Information Technology</w:t>
      </w:r>
      <w:r w:rsidRPr="00927940">
        <w:rPr>
          <w:lang w:val="en-US"/>
        </w:rPr>
        <w:t> </w:t>
      </w:r>
    </w:p>
    <w:p w14:paraId="2830B26B" w14:textId="77777777" w:rsidR="00927940" w:rsidRPr="00927940" w:rsidRDefault="00927940" w:rsidP="00927940">
      <w:pPr>
        <w:pStyle w:val="BodyText"/>
        <w:rPr>
          <w:lang w:val="en-US"/>
        </w:rPr>
      </w:pPr>
      <w:r w:rsidRPr="00927940">
        <w:t>RD</w:t>
      </w:r>
      <w:r w:rsidRPr="00927940">
        <w:rPr>
          <w:lang w:val="en-US"/>
        </w:rPr>
        <w:tab/>
      </w:r>
      <w:r w:rsidRPr="00927940">
        <w:t>Reference Designations</w:t>
      </w:r>
      <w:r w:rsidRPr="00927940">
        <w:rPr>
          <w:lang w:val="en-US"/>
        </w:rPr>
        <w:t> </w:t>
      </w:r>
    </w:p>
    <w:p w14:paraId="6F397A6D" w14:textId="77777777" w:rsidR="00927940" w:rsidRPr="00927940" w:rsidRDefault="00927940" w:rsidP="00927940">
      <w:pPr>
        <w:pStyle w:val="BodyText"/>
        <w:rPr>
          <w:lang w:val="en-US"/>
        </w:rPr>
      </w:pPr>
      <w:r w:rsidRPr="00927940">
        <w:t>RDS</w:t>
      </w:r>
      <w:r w:rsidRPr="00927940">
        <w:rPr>
          <w:lang w:val="en-US"/>
        </w:rPr>
        <w:tab/>
      </w:r>
      <w:r w:rsidRPr="00927940">
        <w:t>Reference Designations System</w:t>
      </w:r>
      <w:r w:rsidRPr="00927940">
        <w:rPr>
          <w:lang w:val="en-US"/>
        </w:rPr>
        <w:t> </w:t>
      </w:r>
    </w:p>
    <w:p w14:paraId="0B1A9359" w14:textId="77777777" w:rsidR="00927940" w:rsidRPr="00927940" w:rsidRDefault="00927940" w:rsidP="00927940">
      <w:pPr>
        <w:pStyle w:val="BodyText"/>
        <w:rPr>
          <w:lang w:val="en-US"/>
        </w:rPr>
      </w:pPr>
      <w:r w:rsidRPr="00927940">
        <w:t>PV</w:t>
      </w:r>
      <w:r w:rsidRPr="00927940">
        <w:rPr>
          <w:lang w:val="en-US"/>
        </w:rPr>
        <w:tab/>
      </w:r>
      <w:r w:rsidRPr="00927940">
        <w:t>Photovoltaic</w:t>
      </w:r>
      <w:r w:rsidRPr="00927940">
        <w:rPr>
          <w:lang w:val="en-US"/>
        </w:rPr>
        <w:t> </w:t>
      </w:r>
    </w:p>
    <w:p w14:paraId="1593789A" w14:textId="77777777" w:rsidR="00927940" w:rsidRPr="00927940" w:rsidRDefault="00927940" w:rsidP="00927940">
      <w:pPr>
        <w:pStyle w:val="BodyText"/>
        <w:rPr>
          <w:lang w:val="en-US"/>
        </w:rPr>
      </w:pPr>
      <w:r w:rsidRPr="00927940">
        <w:rPr>
          <w:lang w:val="en-US"/>
        </w:rPr>
        <w:t> </w:t>
      </w:r>
    </w:p>
    <w:p w14:paraId="5586796C" w14:textId="77777777" w:rsidR="00927940" w:rsidRPr="00927940" w:rsidRDefault="00927940" w:rsidP="00927940">
      <w:pPr>
        <w:pStyle w:val="Heading1"/>
        <w:rPr>
          <w:bCs/>
          <w:lang w:val="en-US"/>
        </w:rPr>
      </w:pPr>
      <w:r w:rsidRPr="00927940">
        <w:t>Terms and definitions </w:t>
      </w:r>
    </w:p>
    <w:p w14:paraId="22ECF708" w14:textId="77777777" w:rsidR="00927940" w:rsidRPr="00927940" w:rsidRDefault="00927940" w:rsidP="00927940">
      <w:pPr>
        <w:pStyle w:val="BodyText"/>
        <w:rPr>
          <w:lang w:val="en-US"/>
        </w:rPr>
      </w:pPr>
      <w:r w:rsidRPr="00927940">
        <w:rPr>
          <w:lang w:val="en-US"/>
        </w:rPr>
        <w:t> </w:t>
      </w:r>
    </w:p>
    <w:p w14:paraId="77CDBCBA" w14:textId="77777777" w:rsidR="00927940" w:rsidRPr="00927940" w:rsidRDefault="00927940" w:rsidP="00927940">
      <w:pPr>
        <w:pStyle w:val="BodyText"/>
        <w:rPr>
          <w:b/>
          <w:bCs/>
          <w:lang w:val="en-US"/>
        </w:rPr>
      </w:pPr>
      <w:r w:rsidRPr="00927940">
        <w:rPr>
          <w:b/>
          <w:bCs/>
        </w:rPr>
        <w:t>RDS compatibility</w:t>
      </w:r>
      <w:r w:rsidRPr="00927940">
        <w:rPr>
          <w:b/>
          <w:bCs/>
          <w:lang w:val="en-US"/>
        </w:rPr>
        <w:t> </w:t>
      </w:r>
    </w:p>
    <w:p w14:paraId="2ACE2F12" w14:textId="77777777" w:rsidR="00927940" w:rsidRPr="00927940" w:rsidRDefault="00927940" w:rsidP="00927940">
      <w:pPr>
        <w:pStyle w:val="BodyText"/>
        <w:rPr>
          <w:lang w:val="en-US"/>
        </w:rPr>
      </w:pPr>
      <w:r w:rsidRPr="00927940">
        <w:t>RDS-compliance / compatibility refers to an IT-systems capability of:</w:t>
      </w:r>
      <w:r w:rsidRPr="00927940">
        <w:rPr>
          <w:lang w:val="en-US"/>
        </w:rPr>
        <w:t> </w:t>
      </w:r>
    </w:p>
    <w:p w14:paraId="42F096FC" w14:textId="77777777" w:rsidR="00927940" w:rsidRPr="00927940" w:rsidRDefault="00927940" w:rsidP="00021FC6">
      <w:pPr>
        <w:pStyle w:val="BodyText"/>
        <w:numPr>
          <w:ilvl w:val="0"/>
          <w:numId w:val="3"/>
        </w:numPr>
        <w:rPr>
          <w:lang w:val="en-US"/>
        </w:rPr>
      </w:pPr>
      <w:r w:rsidRPr="00927940">
        <w:t>Structuring its information according to a hierarchical view of a full system (e.g. powerplant), following one of the aspects of the RDS.</w:t>
      </w:r>
      <w:r w:rsidRPr="00927940">
        <w:rPr>
          <w:lang w:val="en-US"/>
        </w:rPr>
        <w:t> </w:t>
      </w:r>
    </w:p>
    <w:p w14:paraId="22DD2C66" w14:textId="77777777" w:rsidR="00927940" w:rsidRPr="00927940" w:rsidRDefault="00927940" w:rsidP="00021FC6">
      <w:pPr>
        <w:pStyle w:val="BodyText"/>
        <w:numPr>
          <w:ilvl w:val="0"/>
          <w:numId w:val="4"/>
        </w:numPr>
        <w:rPr>
          <w:lang w:val="en-US"/>
        </w:rPr>
      </w:pPr>
      <w:r w:rsidRPr="00927940">
        <w:t>Associating information to systems nodes (e.g. power plant sub-systems such as turbines or transformers), in particular other Reference Designations to the object of interest in other aspects (e.g. location or product tag)</w:t>
      </w:r>
      <w:r w:rsidRPr="00927940">
        <w:rPr>
          <w:lang w:val="en-US"/>
        </w:rPr>
        <w:t> </w:t>
      </w:r>
    </w:p>
    <w:p w14:paraId="19FCF948" w14:textId="77777777" w:rsidR="00927940" w:rsidRPr="00927940" w:rsidRDefault="00927940" w:rsidP="00927940">
      <w:pPr>
        <w:pStyle w:val="BodyText"/>
        <w:rPr>
          <w:lang w:val="en-US"/>
        </w:rPr>
      </w:pPr>
      <w:r w:rsidRPr="00927940">
        <w:rPr>
          <w:lang w:val="en-US"/>
        </w:rPr>
        <w:t> </w:t>
      </w:r>
    </w:p>
    <w:p w14:paraId="18F409CA" w14:textId="77777777" w:rsidR="00927940" w:rsidRPr="00927940" w:rsidRDefault="00927940" w:rsidP="00927940">
      <w:pPr>
        <w:pStyle w:val="BodyText"/>
        <w:rPr>
          <w:lang w:val="en-US"/>
        </w:rPr>
      </w:pPr>
      <w:r w:rsidRPr="00927940">
        <w:rPr>
          <w:lang w:val="en-US"/>
        </w:rPr>
        <w:t> </w:t>
      </w:r>
    </w:p>
    <w:p w14:paraId="65283A8F" w14:textId="77777777" w:rsidR="00927940" w:rsidRPr="00927940" w:rsidRDefault="00927940" w:rsidP="00927940">
      <w:pPr>
        <w:pStyle w:val="Heading1"/>
      </w:pPr>
      <w:r w:rsidRPr="00927940">
        <w:t>Deviations from international Standards </w:t>
      </w:r>
    </w:p>
    <w:p w14:paraId="535B7848" w14:textId="77777777" w:rsidR="00927940" w:rsidRPr="00927940" w:rsidRDefault="00927940" w:rsidP="00927940">
      <w:pPr>
        <w:pStyle w:val="Heading2"/>
      </w:pPr>
      <w:r w:rsidRPr="00927940">
        <w:t>IEC/ISO 81346 </w:t>
      </w:r>
    </w:p>
    <w:p w14:paraId="7722576A" w14:textId="77777777" w:rsidR="00927940" w:rsidRPr="00927940" w:rsidRDefault="00927940" w:rsidP="00927940">
      <w:pPr>
        <w:pStyle w:val="BodyText"/>
        <w:rPr>
          <w:lang w:val="en-US"/>
        </w:rPr>
      </w:pPr>
      <w:r w:rsidRPr="00927940">
        <w:rPr>
          <w:lang w:val="en-US"/>
        </w:rPr>
        <w:t> </w:t>
      </w:r>
    </w:p>
    <w:p w14:paraId="7B8087F9" w14:textId="3FB563FC" w:rsidR="00927940" w:rsidRDefault="002F0ACC" w:rsidP="00E55AD4">
      <w:pPr>
        <w:pStyle w:val="BodyText"/>
        <w:numPr>
          <w:ilvl w:val="0"/>
          <w:numId w:val="45"/>
        </w:numPr>
        <w:rPr>
          <w:b/>
          <w:bCs/>
          <w:lang w:val="en-US"/>
        </w:rPr>
      </w:pPr>
      <w:r w:rsidRPr="002F0ACC">
        <w:rPr>
          <w:b/>
          <w:bCs/>
        </w:rPr>
        <w:t>A</w:t>
      </w:r>
      <w:r w:rsidR="00927940" w:rsidRPr="00927940">
        <w:rPr>
          <w:b/>
          <w:bCs/>
        </w:rPr>
        <w:t>mbiguous Reference Designation Semantics</w:t>
      </w:r>
      <w:r w:rsidR="00927940" w:rsidRPr="00927940">
        <w:rPr>
          <w:b/>
          <w:bCs/>
          <w:lang w:val="en-US"/>
        </w:rPr>
        <w:t> </w:t>
      </w:r>
    </w:p>
    <w:p w14:paraId="5B795239" w14:textId="77777777" w:rsidR="002F0ACC" w:rsidRPr="00927940" w:rsidRDefault="002F0ACC" w:rsidP="002F0ACC">
      <w:pPr>
        <w:pStyle w:val="BodyText"/>
        <w:ind w:left="720"/>
        <w:rPr>
          <w:b/>
          <w:bCs/>
          <w:lang w:val="en-US"/>
        </w:rPr>
      </w:pPr>
    </w:p>
    <w:p w14:paraId="0CED4F13" w14:textId="77777777" w:rsidR="00927940" w:rsidRDefault="00927940" w:rsidP="00927940">
      <w:pPr>
        <w:pStyle w:val="BodyText"/>
        <w:rPr>
          <w:lang w:val="en-US"/>
        </w:rPr>
      </w:pPr>
      <w:r w:rsidRPr="00927940">
        <w:t>Horizontal ellipsis (…) should be used for ambiguous RD, which is commonly the case in the ++ site of location aspect (where a space generally will contain multiple objects). Because this is more common than not, in this aspect, the horizontal ellipsis will not be required. </w:t>
      </w:r>
      <w:r w:rsidRPr="00927940">
        <w:rPr>
          <w:lang w:val="en-US"/>
        </w:rPr>
        <w:t> </w:t>
      </w:r>
    </w:p>
    <w:p w14:paraId="0D7E5A8B" w14:textId="77777777" w:rsidR="002F0ACC" w:rsidRDefault="002F0ACC" w:rsidP="00927940">
      <w:pPr>
        <w:pStyle w:val="BodyText"/>
        <w:rPr>
          <w:lang w:val="en-US"/>
        </w:rPr>
      </w:pPr>
    </w:p>
    <w:p w14:paraId="78BD23DB" w14:textId="39D05C96" w:rsidR="002F0ACC" w:rsidRPr="002F0ACC" w:rsidRDefault="002F0ACC" w:rsidP="00E55AD4">
      <w:pPr>
        <w:pStyle w:val="BodyText"/>
        <w:numPr>
          <w:ilvl w:val="0"/>
          <w:numId w:val="45"/>
        </w:numPr>
        <w:rPr>
          <w:b/>
          <w:bCs/>
        </w:rPr>
      </w:pPr>
      <w:r w:rsidRPr="002F0ACC">
        <w:rPr>
          <w:b/>
          <w:bCs/>
        </w:rPr>
        <w:t xml:space="preserve">Meaningless instantiation </w:t>
      </w:r>
    </w:p>
    <w:p w14:paraId="630A45CB" w14:textId="77777777" w:rsidR="002F0ACC" w:rsidRDefault="002F0ACC" w:rsidP="00927940">
      <w:pPr>
        <w:pStyle w:val="BodyText"/>
        <w:rPr>
          <w:lang w:val="en-US"/>
        </w:rPr>
      </w:pPr>
    </w:p>
    <w:p w14:paraId="4DA47898" w14:textId="30F12502" w:rsidR="002F0ACC" w:rsidRDefault="00021FC6" w:rsidP="00927940">
      <w:pPr>
        <w:pStyle w:val="BodyText"/>
        <w:rPr>
          <w:lang w:val="en-US"/>
        </w:rPr>
      </w:pPr>
      <w:r>
        <w:rPr>
          <w:lang w:val="en-US"/>
        </w:rPr>
        <w:t>In accordance with IEC 81346-1, e</w:t>
      </w:r>
      <w:r w:rsidR="002F0ACC">
        <w:rPr>
          <w:lang w:val="en-US"/>
        </w:rPr>
        <w:t>very reference designation (RD) shall be instantiated regardless of the relevance or not (e.g. =A1, is “unit 1” and must be so, even if the powerplant only has one unit). The instantiation (numbering) must bear no meaningful information. It is strictly to identify potential multiple systems of the same nature within the structure, such as a gate system (e.g. =C1.KA1) composed of two actual gates (e.g. =C1.KA1.KA1 and =C1.KA1.KA2)</w:t>
      </w:r>
    </w:p>
    <w:p w14:paraId="2C6FBCD0" w14:textId="77777777" w:rsidR="002F0ACC" w:rsidRDefault="002F0ACC" w:rsidP="00927940">
      <w:pPr>
        <w:pStyle w:val="BodyText"/>
        <w:rPr>
          <w:lang w:val="en-US"/>
        </w:rPr>
      </w:pPr>
    </w:p>
    <w:p w14:paraId="1457A96D" w14:textId="11A5A477" w:rsidR="002F0ACC" w:rsidRDefault="002F0ACC" w:rsidP="00927940">
      <w:pPr>
        <w:pStyle w:val="BodyText"/>
        <w:rPr>
          <w:lang w:val="en-US"/>
        </w:rPr>
      </w:pPr>
      <w:r>
        <w:rPr>
          <w:lang w:val="en-US"/>
        </w:rPr>
        <w:t>There are some exceptions to this rule</w:t>
      </w:r>
      <w:r w:rsidR="005726E1">
        <w:rPr>
          <w:lang w:val="en-US"/>
        </w:rPr>
        <w:t xml:space="preserve">, including </w:t>
      </w:r>
      <w:r w:rsidR="00A56D05">
        <w:rPr>
          <w:lang w:val="en-US"/>
        </w:rPr>
        <w:t>-</w:t>
      </w:r>
      <w:r w:rsidR="005726E1">
        <w:rPr>
          <w:lang w:val="en-US"/>
        </w:rPr>
        <w:t>but not limited to</w:t>
      </w:r>
      <w:r w:rsidR="00A56D05">
        <w:rPr>
          <w:lang w:val="en-US"/>
        </w:rPr>
        <w:t>-</w:t>
      </w:r>
      <w:r w:rsidR="005726E1">
        <w:rPr>
          <w:lang w:val="en-US"/>
        </w:rPr>
        <w:t xml:space="preserve"> the following</w:t>
      </w:r>
      <w:r>
        <w:rPr>
          <w:lang w:val="en-US"/>
        </w:rPr>
        <w:t>:</w:t>
      </w:r>
    </w:p>
    <w:p w14:paraId="63236D51" w14:textId="77777777" w:rsidR="00021FC6" w:rsidRDefault="00021FC6" w:rsidP="00E55AD4">
      <w:pPr>
        <w:pStyle w:val="BodyText"/>
        <w:numPr>
          <w:ilvl w:val="0"/>
          <w:numId w:val="46"/>
        </w:numPr>
        <w:rPr>
          <w:lang w:val="en-US"/>
        </w:rPr>
      </w:pPr>
      <w:r>
        <w:rPr>
          <w:lang w:val="en-US"/>
        </w:rPr>
        <w:t xml:space="preserve">Within the location aspect (site of installation, “++”), the floor lever will be visible in the RD. See </w:t>
      </w:r>
      <w:r>
        <w:rPr>
          <w:lang w:val="en-US"/>
        </w:rPr>
        <w:fldChar w:fldCharType="begin"/>
      </w:r>
      <w:r>
        <w:rPr>
          <w:lang w:val="en-US"/>
        </w:rPr>
        <w:instrText xml:space="preserve"> REF _Ref155088628 \r \h </w:instrText>
      </w:r>
      <w:r>
        <w:rPr>
          <w:lang w:val="en-US"/>
        </w:rPr>
      </w:r>
      <w:r>
        <w:rPr>
          <w:lang w:val="en-US"/>
        </w:rPr>
        <w:fldChar w:fldCharType="separate"/>
      </w:r>
      <w:r>
        <w:rPr>
          <w:lang w:val="en-US"/>
        </w:rPr>
        <w:t>8.1</w:t>
      </w:r>
      <w:r>
        <w:rPr>
          <w:lang w:val="en-US"/>
        </w:rPr>
        <w:fldChar w:fldCharType="end"/>
      </w:r>
      <w:r>
        <w:rPr>
          <w:lang w:val="en-US"/>
        </w:rPr>
        <w:t xml:space="preserve">. </w:t>
      </w:r>
    </w:p>
    <w:p w14:paraId="0BA47F6A" w14:textId="2FCB9532" w:rsidR="002F0ACC" w:rsidRDefault="00021FC6" w:rsidP="00E55AD4">
      <w:pPr>
        <w:pStyle w:val="BodyText"/>
        <w:numPr>
          <w:ilvl w:val="0"/>
          <w:numId w:val="46"/>
        </w:numPr>
        <w:rPr>
          <w:lang w:val="en-US"/>
        </w:rPr>
      </w:pPr>
      <w:r>
        <w:rPr>
          <w:lang w:val="en-US"/>
        </w:rPr>
        <w:t xml:space="preserve">With the functional aspect the numbering will be used to reflect if a sub-system is on/in the upstream or downstream part of the larger system. See </w:t>
      </w:r>
      <w:r>
        <w:rPr>
          <w:lang w:val="en-US"/>
        </w:rPr>
        <w:fldChar w:fldCharType="begin"/>
      </w:r>
      <w:r>
        <w:rPr>
          <w:lang w:val="en-US"/>
        </w:rPr>
        <w:instrText xml:space="preserve"> REF _Ref155088748 \r \h </w:instrText>
      </w:r>
      <w:r>
        <w:rPr>
          <w:lang w:val="en-US"/>
        </w:rPr>
      </w:r>
      <w:r>
        <w:rPr>
          <w:lang w:val="en-US"/>
        </w:rPr>
        <w:fldChar w:fldCharType="separate"/>
      </w:r>
      <w:r>
        <w:rPr>
          <w:lang w:val="en-US"/>
        </w:rPr>
        <w:t>7.3</w:t>
      </w:r>
      <w:r>
        <w:rPr>
          <w:lang w:val="en-US"/>
        </w:rPr>
        <w:fldChar w:fldCharType="end"/>
      </w:r>
    </w:p>
    <w:p w14:paraId="3757D28F" w14:textId="39B33E74" w:rsidR="002F0ACC" w:rsidRPr="00927940" w:rsidRDefault="002F0ACC" w:rsidP="00927940">
      <w:pPr>
        <w:pStyle w:val="BodyText"/>
        <w:rPr>
          <w:lang w:val="en-US"/>
        </w:rPr>
      </w:pPr>
      <w:r>
        <w:rPr>
          <w:lang w:val="en-US"/>
        </w:rPr>
        <w:t xml:space="preserve"> </w:t>
      </w:r>
    </w:p>
    <w:p w14:paraId="06FF49DF" w14:textId="77777777" w:rsidR="00927940" w:rsidRPr="00927940" w:rsidRDefault="00927940" w:rsidP="00927940">
      <w:pPr>
        <w:pStyle w:val="Heading2"/>
      </w:pPr>
      <w:r w:rsidRPr="00927940">
        <w:t>IEC 61850 </w:t>
      </w:r>
    </w:p>
    <w:p w14:paraId="0AC1ABCF" w14:textId="77777777" w:rsidR="00927940" w:rsidRPr="00927940" w:rsidRDefault="00927940" w:rsidP="00927940">
      <w:pPr>
        <w:pStyle w:val="BodyText"/>
        <w:rPr>
          <w:lang w:val="en-US"/>
        </w:rPr>
      </w:pPr>
      <w:r w:rsidRPr="00927940">
        <w:rPr>
          <w:lang w:val="en-US"/>
        </w:rPr>
        <w:t> </w:t>
      </w:r>
    </w:p>
    <w:p w14:paraId="42E8D5BA" w14:textId="77777777" w:rsidR="00927940" w:rsidRPr="00927940" w:rsidRDefault="00927940" w:rsidP="00927940">
      <w:pPr>
        <w:pStyle w:val="BodyText"/>
        <w:rPr>
          <w:lang w:val="en-US"/>
        </w:rPr>
      </w:pPr>
      <w:r w:rsidRPr="00927940">
        <w:t xml:space="preserve">Although not a deviation as such, it is worth pointing out that Statkraft will employ a set of logical nodes and general extensions to the standard, described in this document. </w:t>
      </w:r>
      <w:r w:rsidRPr="00927940">
        <w:rPr>
          <w:lang w:val="en-US"/>
        </w:rPr>
        <w:t> </w:t>
      </w:r>
    </w:p>
    <w:p w14:paraId="795C1CE1" w14:textId="77777777" w:rsidR="00927940" w:rsidRPr="00927940" w:rsidRDefault="00927940" w:rsidP="00927940">
      <w:pPr>
        <w:pStyle w:val="Heading1"/>
      </w:pPr>
      <w:r w:rsidRPr="00927940">
        <w:lastRenderedPageBreak/>
        <w:t>General Modelling principles </w:t>
      </w:r>
    </w:p>
    <w:p w14:paraId="5DCCDB8C" w14:textId="77777777" w:rsidR="00927940" w:rsidRDefault="00927940" w:rsidP="00927940">
      <w:pPr>
        <w:pStyle w:val="Heading2"/>
      </w:pPr>
      <w:r w:rsidRPr="00927940">
        <w:t>Two standards </w:t>
      </w:r>
    </w:p>
    <w:p w14:paraId="57F8780A" w14:textId="2885723E" w:rsidR="00CC26BC" w:rsidRDefault="00CC26BC" w:rsidP="00CC26BC">
      <w:pPr>
        <w:pStyle w:val="BodyText"/>
      </w:pPr>
    </w:p>
    <w:tbl>
      <w:tblPr>
        <w:tblStyle w:val="TableGrid"/>
        <w:tblW w:w="0" w:type="auto"/>
        <w:tblLook w:val="04A0" w:firstRow="1" w:lastRow="0" w:firstColumn="1" w:lastColumn="0" w:noHBand="0" w:noVBand="1"/>
      </w:tblPr>
      <w:tblGrid>
        <w:gridCol w:w="1660"/>
        <w:gridCol w:w="7400"/>
      </w:tblGrid>
      <w:tr w:rsidR="00CC26BC" w14:paraId="48DF39D8" w14:textId="77777777" w:rsidTr="00CC26BC">
        <w:tc>
          <w:tcPr>
            <w:tcW w:w="1668" w:type="dxa"/>
            <w:tcBorders>
              <w:bottom w:val="single" w:sz="12" w:space="0" w:color="auto"/>
            </w:tcBorders>
          </w:tcPr>
          <w:p w14:paraId="48AFF3BA" w14:textId="55892BB9" w:rsidR="00CC26BC" w:rsidRPr="00CC26BC" w:rsidRDefault="00CC26BC" w:rsidP="00CC26BC">
            <w:pPr>
              <w:pStyle w:val="BodyText"/>
              <w:rPr>
                <w:b/>
                <w:bCs/>
              </w:rPr>
            </w:pPr>
            <w:r w:rsidRPr="00CC26BC">
              <w:rPr>
                <w:b/>
                <w:bCs/>
              </w:rPr>
              <w:t>Requirement</w:t>
            </w:r>
          </w:p>
        </w:tc>
        <w:tc>
          <w:tcPr>
            <w:tcW w:w="7618" w:type="dxa"/>
            <w:tcBorders>
              <w:bottom w:val="single" w:sz="12" w:space="0" w:color="auto"/>
            </w:tcBorders>
          </w:tcPr>
          <w:p w14:paraId="2125F971" w14:textId="6A126CA4" w:rsidR="00CC26BC" w:rsidRPr="00CC26BC" w:rsidRDefault="00CC26BC" w:rsidP="00CC26BC">
            <w:pPr>
              <w:pStyle w:val="BodyText"/>
              <w:rPr>
                <w:b/>
                <w:bCs/>
              </w:rPr>
            </w:pPr>
            <w:r w:rsidRPr="00CC26BC">
              <w:rPr>
                <w:b/>
                <w:bCs/>
              </w:rPr>
              <w:t>Description</w:t>
            </w:r>
          </w:p>
        </w:tc>
      </w:tr>
      <w:tr w:rsidR="00CC26BC" w14:paraId="2BB6A61B" w14:textId="77777777" w:rsidTr="00CC26BC">
        <w:tc>
          <w:tcPr>
            <w:tcW w:w="1668" w:type="dxa"/>
            <w:tcBorders>
              <w:top w:val="single" w:sz="12" w:space="0" w:color="auto"/>
            </w:tcBorders>
          </w:tcPr>
          <w:p w14:paraId="36BAEC7C" w14:textId="097DA23B" w:rsidR="00CC26BC" w:rsidRPr="00CC26BC" w:rsidRDefault="00CC26BC" w:rsidP="00CC26BC">
            <w:pPr>
              <w:pStyle w:val="BodyText"/>
              <w:rPr>
                <w:b/>
                <w:bCs/>
              </w:rPr>
            </w:pPr>
            <w:r w:rsidRPr="00CC26BC">
              <w:rPr>
                <w:b/>
                <w:bCs/>
              </w:rPr>
              <w:t>G</w:t>
            </w:r>
            <w:r w:rsidR="005D5938">
              <w:rPr>
                <w:b/>
                <w:bCs/>
              </w:rPr>
              <w:t>e</w:t>
            </w:r>
            <w:r w:rsidRPr="00CC26BC">
              <w:rPr>
                <w:b/>
                <w:bCs/>
              </w:rPr>
              <w:t>M</w:t>
            </w:r>
            <w:r w:rsidR="005D5938">
              <w:rPr>
                <w:b/>
                <w:bCs/>
              </w:rPr>
              <w:t>o</w:t>
            </w:r>
            <w:r w:rsidRPr="00CC26BC">
              <w:rPr>
                <w:b/>
                <w:bCs/>
              </w:rPr>
              <w:t>P</w:t>
            </w:r>
            <w:r w:rsidR="005D5938">
              <w:rPr>
                <w:b/>
                <w:bCs/>
              </w:rPr>
              <w:t>r</w:t>
            </w:r>
            <w:r w:rsidRPr="00CC26BC">
              <w:rPr>
                <w:b/>
                <w:bCs/>
              </w:rPr>
              <w:t>-M-001</w:t>
            </w:r>
          </w:p>
        </w:tc>
        <w:tc>
          <w:tcPr>
            <w:tcW w:w="7618" w:type="dxa"/>
            <w:tcBorders>
              <w:top w:val="single" w:sz="12" w:space="0" w:color="auto"/>
            </w:tcBorders>
          </w:tcPr>
          <w:p w14:paraId="3C0F22CB" w14:textId="7FD9998C" w:rsidR="00CC26BC" w:rsidRDefault="00CC26BC" w:rsidP="00CC26BC">
            <w:pPr>
              <w:pStyle w:val="BodyText"/>
            </w:pPr>
            <w:r>
              <w:t xml:space="preserve">Signal modelling and naming SHALL be done in accordance with IEC 81346 and IEC 61850, in accordance with the rules and guidelines in this document. </w:t>
            </w:r>
          </w:p>
        </w:tc>
      </w:tr>
    </w:tbl>
    <w:p w14:paraId="45BB78C4" w14:textId="77777777" w:rsidR="00CC26BC" w:rsidRDefault="00CC26BC" w:rsidP="00CC26BC">
      <w:pPr>
        <w:pStyle w:val="BodyText"/>
      </w:pPr>
    </w:p>
    <w:p w14:paraId="170F74C9" w14:textId="77777777" w:rsidR="00927940" w:rsidRPr="00927940" w:rsidRDefault="00927940" w:rsidP="00927940">
      <w:pPr>
        <w:pStyle w:val="BodyText"/>
        <w:rPr>
          <w:lang w:val="en-US"/>
        </w:rPr>
      </w:pPr>
      <w:r w:rsidRPr="00927940">
        <w:t>Two international standards are used for Signal modelling:</w:t>
      </w:r>
      <w:r w:rsidRPr="00927940">
        <w:rPr>
          <w:lang w:val="en-US"/>
        </w:rPr>
        <w:t> </w:t>
      </w:r>
    </w:p>
    <w:p w14:paraId="46FFFE36" w14:textId="636644EC" w:rsidR="00927940" w:rsidRPr="00927940" w:rsidRDefault="00927940" w:rsidP="00021FC6">
      <w:pPr>
        <w:pStyle w:val="BodyText"/>
        <w:numPr>
          <w:ilvl w:val="0"/>
          <w:numId w:val="5"/>
        </w:numPr>
        <w:rPr>
          <w:lang w:val="en-US"/>
        </w:rPr>
      </w:pPr>
      <w:r w:rsidRPr="00927940">
        <w:t>The IEC/ISO 81346 – series</w:t>
      </w:r>
      <w:r w:rsidR="00F81384">
        <w:rPr>
          <w:rStyle w:val="FootnoteReference"/>
        </w:rPr>
        <w:footnoteReference w:id="2"/>
      </w:r>
      <w:r w:rsidRPr="00927940">
        <w:t xml:space="preserve"> (referred to as the RDS from this point on) is used to provide the user with a reference designation (RD), an identification of the occurrence of an individual within a larger system. It is, in fact a Tagging system.  </w:t>
      </w:r>
      <w:r w:rsidRPr="00927940">
        <w:rPr>
          <w:lang w:val="en-US"/>
        </w:rPr>
        <w:t> </w:t>
      </w:r>
    </w:p>
    <w:p w14:paraId="65C84A7C" w14:textId="77777777" w:rsidR="00927940" w:rsidRDefault="00927940" w:rsidP="00021FC6">
      <w:pPr>
        <w:pStyle w:val="BodyText"/>
        <w:numPr>
          <w:ilvl w:val="0"/>
          <w:numId w:val="5"/>
        </w:numPr>
        <w:rPr>
          <w:lang w:val="en-US"/>
        </w:rPr>
      </w:pPr>
      <w:r w:rsidRPr="00927940">
        <w:t>The IEC 61850, part 7 specifically provides a system to model the nature of any signal or dataset.</w:t>
      </w:r>
      <w:r w:rsidRPr="00927940">
        <w:rPr>
          <w:lang w:val="en-US"/>
        </w:rPr>
        <w:t> </w:t>
      </w:r>
    </w:p>
    <w:p w14:paraId="4432D006" w14:textId="77777777" w:rsidR="00CC26BC" w:rsidRPr="00927940" w:rsidRDefault="00CC26BC" w:rsidP="00CC26BC">
      <w:pPr>
        <w:pStyle w:val="BodyText"/>
        <w:ind w:left="720"/>
        <w:rPr>
          <w:lang w:val="en-US"/>
        </w:rPr>
      </w:pPr>
    </w:p>
    <w:p w14:paraId="4FDE7454" w14:textId="77777777" w:rsidR="00927940" w:rsidRPr="00927940" w:rsidRDefault="00927940" w:rsidP="00927940">
      <w:pPr>
        <w:pStyle w:val="BodyText"/>
        <w:rPr>
          <w:lang w:val="en-US"/>
        </w:rPr>
      </w:pPr>
      <w:r w:rsidRPr="00927940">
        <w:t xml:space="preserve">A signal shall be modelled by combining the </w:t>
      </w:r>
      <w:r w:rsidRPr="00927940">
        <w:rPr>
          <w:b/>
          <w:bCs/>
          <w:color w:val="943634" w:themeColor="accent2" w:themeShade="BF"/>
        </w:rPr>
        <w:t>RD of the signal source</w:t>
      </w:r>
      <w:r w:rsidRPr="00927940">
        <w:t xml:space="preserve"> and the </w:t>
      </w:r>
      <w:r w:rsidRPr="00927940">
        <w:rPr>
          <w:b/>
          <w:bCs/>
          <w:color w:val="365F91" w:themeColor="accent1" w:themeShade="BF"/>
        </w:rPr>
        <w:t>signal description</w:t>
      </w:r>
      <w:r w:rsidRPr="00927940">
        <w:t xml:space="preserve"> using IEC 61850. </w:t>
      </w:r>
      <w:r w:rsidRPr="00927940">
        <w:rPr>
          <w:lang w:val="en-US"/>
        </w:rPr>
        <w:t> </w:t>
      </w:r>
    </w:p>
    <w:p w14:paraId="375834A1" w14:textId="77777777" w:rsidR="00CC26BC" w:rsidRDefault="00CC26BC" w:rsidP="00927940">
      <w:pPr>
        <w:pStyle w:val="BodyText"/>
      </w:pPr>
    </w:p>
    <w:p w14:paraId="242188F8" w14:textId="6C6344ED" w:rsidR="00927940" w:rsidRPr="00CC26BC" w:rsidRDefault="00927940" w:rsidP="00927940">
      <w:pPr>
        <w:pStyle w:val="BodyText"/>
        <w:rPr>
          <w:b/>
          <w:bCs/>
          <w:i/>
          <w:iCs/>
          <w:color w:val="943634" w:themeColor="accent2" w:themeShade="BF"/>
          <w:lang w:val="en-US"/>
        </w:rPr>
      </w:pPr>
      <w:r w:rsidRPr="00927940">
        <w:rPr>
          <w:i/>
          <w:iCs/>
        </w:rPr>
        <w:t>Example: </w:t>
      </w:r>
      <w:r w:rsidRPr="00927940">
        <w:rPr>
          <w:i/>
          <w:iCs/>
          <w:lang w:val="en-US"/>
        </w:rPr>
        <w:t> </w:t>
      </w:r>
    </w:p>
    <w:p w14:paraId="35904C64" w14:textId="6665809C" w:rsidR="00927940" w:rsidRPr="00F21F06" w:rsidRDefault="4523BDFD" w:rsidP="3E63CEB8">
      <w:pPr>
        <w:pStyle w:val="BodyText"/>
        <w:jc w:val="center"/>
        <w:rPr>
          <w:lang w:val="en-US"/>
        </w:rPr>
      </w:pPr>
      <w:r w:rsidRPr="00F21F06">
        <w:rPr>
          <w:b/>
          <w:bCs/>
          <w:color w:val="943634" w:themeColor="accent2" w:themeShade="BF"/>
          <w:lang w:val="en-US"/>
        </w:rPr>
        <w:t>&lt;Alta1.PS1&gt;=A1.KA1</w:t>
      </w:r>
      <w:r w:rsidRPr="00F21F06">
        <w:rPr>
          <w:b/>
          <w:bCs/>
          <w:color w:val="365F91" w:themeColor="accent1" w:themeShade="BF"/>
          <w:lang w:val="en-US"/>
        </w:rPr>
        <w:t>/KVLV1.OpnPos.stVal</w:t>
      </w:r>
    </w:p>
    <w:p w14:paraId="7BCF57F0" w14:textId="5F03D615" w:rsidR="00927940" w:rsidRPr="00927940" w:rsidRDefault="00927940" w:rsidP="00CC26BC">
      <w:pPr>
        <w:pStyle w:val="BodyText"/>
        <w:jc w:val="center"/>
        <w:rPr>
          <w:lang w:val="en-US"/>
        </w:rPr>
      </w:pPr>
      <w:r w:rsidRPr="00927940">
        <w:rPr>
          <w:b/>
          <w:bCs/>
          <w:color w:val="943634" w:themeColor="accent2" w:themeShade="BF"/>
        </w:rPr>
        <w:t>Main inlet valve, unit 1, Alta powerplant</w:t>
      </w:r>
      <w:r w:rsidRPr="00927940">
        <w:rPr>
          <w:color w:val="943634" w:themeColor="accent2" w:themeShade="BF"/>
        </w:rPr>
        <w:t xml:space="preserve"> </w:t>
      </w:r>
      <w:r w:rsidRPr="00927940">
        <w:rPr>
          <w:b/>
          <w:bCs/>
          <w:color w:val="365F91" w:themeColor="accent1" w:themeShade="BF"/>
        </w:rPr>
        <w:t>/ Open position status</w:t>
      </w:r>
    </w:p>
    <w:p w14:paraId="77F0A7E2" w14:textId="77777777" w:rsidR="00CC26BC" w:rsidRDefault="00CC26BC" w:rsidP="00927940">
      <w:pPr>
        <w:pStyle w:val="BodyText"/>
      </w:pPr>
    </w:p>
    <w:p w14:paraId="5C6D9A8E" w14:textId="154AF6F4" w:rsidR="00927940" w:rsidRPr="00927940" w:rsidRDefault="00927940" w:rsidP="00927940">
      <w:pPr>
        <w:pStyle w:val="BodyText"/>
        <w:rPr>
          <w:lang w:val="en-US"/>
        </w:rPr>
      </w:pPr>
      <w:r w:rsidRPr="00927940">
        <w:t>Note that the naming can be simplified to match system technical requirements (e.g. “Alta1A1KA1KVLV1OpnPosstVal”). </w:t>
      </w:r>
      <w:r w:rsidRPr="00927940">
        <w:rPr>
          <w:lang w:val="en-US"/>
        </w:rPr>
        <w:t> </w:t>
      </w:r>
    </w:p>
    <w:p w14:paraId="73CF29E7" w14:textId="77777777" w:rsidR="00927940" w:rsidRPr="00927940" w:rsidRDefault="00927940" w:rsidP="00927940">
      <w:pPr>
        <w:pStyle w:val="Heading2"/>
      </w:pPr>
      <w:r w:rsidRPr="00927940">
        <w:t>System naming </w:t>
      </w:r>
    </w:p>
    <w:p w14:paraId="1E29ADB1" w14:textId="47A33FFE" w:rsidR="00927940" w:rsidRPr="005D5938" w:rsidRDefault="00927940" w:rsidP="00927940">
      <w:pPr>
        <w:pStyle w:val="BodyText"/>
      </w:pPr>
      <w:r w:rsidRPr="00927940">
        <w:t xml:space="preserve">To all systems identifiable by a RD, a physical name (“Driftsbetegnelse” in Norwegian) should be attributed. </w:t>
      </w:r>
      <w:r w:rsidR="00CC26BC">
        <w:t xml:space="preserve">The term “system description” </w:t>
      </w:r>
      <w:r w:rsidRPr="00927940">
        <w:rPr>
          <w:lang w:val="en-US"/>
        </w:rPr>
        <w:t> </w:t>
      </w:r>
    </w:p>
    <w:p w14:paraId="1F71F281" w14:textId="77777777" w:rsidR="00CC26BC" w:rsidRDefault="00CC26BC" w:rsidP="00927940">
      <w:pPr>
        <w:pStyle w:val="BodyText"/>
        <w:rPr>
          <w:lang w:val="en-US"/>
        </w:rPr>
      </w:pPr>
    </w:p>
    <w:tbl>
      <w:tblPr>
        <w:tblStyle w:val="TableGrid"/>
        <w:tblW w:w="0" w:type="auto"/>
        <w:tblLook w:val="04A0" w:firstRow="1" w:lastRow="0" w:firstColumn="1" w:lastColumn="0" w:noHBand="0" w:noVBand="1"/>
      </w:tblPr>
      <w:tblGrid>
        <w:gridCol w:w="1657"/>
        <w:gridCol w:w="7403"/>
      </w:tblGrid>
      <w:tr w:rsidR="00CC26BC" w14:paraId="0936B012" w14:textId="77777777" w:rsidTr="00684B06">
        <w:tc>
          <w:tcPr>
            <w:tcW w:w="1668" w:type="dxa"/>
            <w:tcBorders>
              <w:bottom w:val="single" w:sz="12" w:space="0" w:color="auto"/>
            </w:tcBorders>
          </w:tcPr>
          <w:p w14:paraId="47CD976A" w14:textId="77777777" w:rsidR="00CC26BC" w:rsidRPr="00CC26BC" w:rsidRDefault="00CC26BC" w:rsidP="00684B06">
            <w:pPr>
              <w:pStyle w:val="BodyText"/>
              <w:rPr>
                <w:b/>
                <w:bCs/>
              </w:rPr>
            </w:pPr>
            <w:r w:rsidRPr="00CC26BC">
              <w:rPr>
                <w:b/>
                <w:bCs/>
              </w:rPr>
              <w:t>Requirement</w:t>
            </w:r>
          </w:p>
        </w:tc>
        <w:tc>
          <w:tcPr>
            <w:tcW w:w="7618" w:type="dxa"/>
            <w:tcBorders>
              <w:bottom w:val="single" w:sz="12" w:space="0" w:color="auto"/>
            </w:tcBorders>
          </w:tcPr>
          <w:p w14:paraId="35368FC8" w14:textId="77777777" w:rsidR="00CC26BC" w:rsidRPr="00CC26BC" w:rsidRDefault="00CC26BC" w:rsidP="00684B06">
            <w:pPr>
              <w:pStyle w:val="BodyText"/>
              <w:rPr>
                <w:b/>
                <w:bCs/>
              </w:rPr>
            </w:pPr>
            <w:r w:rsidRPr="00CC26BC">
              <w:rPr>
                <w:b/>
                <w:bCs/>
              </w:rPr>
              <w:t>Description</w:t>
            </w:r>
          </w:p>
        </w:tc>
      </w:tr>
      <w:tr w:rsidR="00CC26BC" w14:paraId="5AF5B517" w14:textId="77777777" w:rsidTr="005D5938">
        <w:tc>
          <w:tcPr>
            <w:tcW w:w="1668" w:type="dxa"/>
            <w:tcBorders>
              <w:top w:val="single" w:sz="12" w:space="0" w:color="auto"/>
              <w:bottom w:val="single" w:sz="4" w:space="0" w:color="auto"/>
            </w:tcBorders>
          </w:tcPr>
          <w:p w14:paraId="120D4FCD" w14:textId="25154808" w:rsidR="00CC26BC" w:rsidRPr="00CC26BC" w:rsidRDefault="005D5938" w:rsidP="00684B06">
            <w:pPr>
              <w:pStyle w:val="BodyText"/>
              <w:rPr>
                <w:b/>
                <w:bCs/>
              </w:rPr>
            </w:pPr>
            <w:r w:rsidRPr="00CC26BC">
              <w:rPr>
                <w:b/>
                <w:bCs/>
              </w:rPr>
              <w:t>G</w:t>
            </w:r>
            <w:r>
              <w:rPr>
                <w:b/>
                <w:bCs/>
              </w:rPr>
              <w:t>e</w:t>
            </w:r>
            <w:r w:rsidRPr="00CC26BC">
              <w:rPr>
                <w:b/>
                <w:bCs/>
              </w:rPr>
              <w:t>M</w:t>
            </w:r>
            <w:r>
              <w:rPr>
                <w:b/>
                <w:bCs/>
              </w:rPr>
              <w:t>o</w:t>
            </w:r>
            <w:r w:rsidRPr="00CC26BC">
              <w:rPr>
                <w:b/>
                <w:bCs/>
              </w:rPr>
              <w:t>P</w:t>
            </w:r>
            <w:r>
              <w:rPr>
                <w:b/>
                <w:bCs/>
              </w:rPr>
              <w:t>r</w:t>
            </w:r>
            <w:r w:rsidR="00CC26BC" w:rsidRPr="00CC26BC">
              <w:rPr>
                <w:b/>
                <w:bCs/>
              </w:rPr>
              <w:t>-M-00</w:t>
            </w:r>
            <w:r w:rsidR="00CC26BC">
              <w:rPr>
                <w:b/>
                <w:bCs/>
              </w:rPr>
              <w:t>2</w:t>
            </w:r>
          </w:p>
        </w:tc>
        <w:tc>
          <w:tcPr>
            <w:tcW w:w="7618" w:type="dxa"/>
            <w:tcBorders>
              <w:top w:val="single" w:sz="12" w:space="0" w:color="auto"/>
              <w:bottom w:val="single" w:sz="4" w:space="0" w:color="auto"/>
            </w:tcBorders>
          </w:tcPr>
          <w:p w14:paraId="10F83B51" w14:textId="2D0B8166" w:rsidR="005D5938" w:rsidRDefault="00CC26BC" w:rsidP="00684B06">
            <w:pPr>
              <w:pStyle w:val="BodyText"/>
            </w:pPr>
            <w:r>
              <w:t xml:space="preserve">To all systems identifiable with a reference designation, in accordance with IEC 81346, there </w:t>
            </w:r>
            <w:r w:rsidR="005D5938">
              <w:t>SHALL</w:t>
            </w:r>
            <w:r>
              <w:t xml:space="preserve"> exist a system description</w:t>
            </w:r>
            <w:r w:rsidR="005D5938">
              <w:t>.</w:t>
            </w:r>
            <w:r>
              <w:t xml:space="preserve"> </w:t>
            </w:r>
          </w:p>
          <w:p w14:paraId="3CAB34E5" w14:textId="77777777" w:rsidR="005D5938" w:rsidRDefault="005D5938" w:rsidP="00684B06">
            <w:pPr>
              <w:pStyle w:val="BodyText"/>
            </w:pPr>
          </w:p>
          <w:p w14:paraId="0F19096A" w14:textId="34A19493" w:rsidR="005D5938" w:rsidRPr="00927940" w:rsidRDefault="005D5938" w:rsidP="005D5938">
            <w:pPr>
              <w:pStyle w:val="BodyText"/>
              <w:rPr>
                <w:lang w:val="en-US"/>
              </w:rPr>
            </w:pPr>
            <w:r w:rsidRPr="00927940">
              <w:t xml:space="preserve">The </w:t>
            </w:r>
            <w:r>
              <w:t>description SHALL be</w:t>
            </w:r>
            <w:r w:rsidRPr="00927940">
              <w:t>:</w:t>
            </w:r>
            <w:r w:rsidRPr="00927940">
              <w:rPr>
                <w:lang w:val="en-US"/>
              </w:rPr>
              <w:t> </w:t>
            </w:r>
          </w:p>
          <w:p w14:paraId="4E8AE147" w14:textId="67D24F8B" w:rsidR="005D5938" w:rsidRPr="00927940" w:rsidRDefault="005D5938" w:rsidP="00021FC6">
            <w:pPr>
              <w:pStyle w:val="BodyText"/>
              <w:numPr>
                <w:ilvl w:val="0"/>
                <w:numId w:val="6"/>
              </w:numPr>
              <w:rPr>
                <w:lang w:val="en-US"/>
              </w:rPr>
            </w:pPr>
            <w:r w:rsidRPr="00927940">
              <w:t xml:space="preserve">In English (also in </w:t>
            </w:r>
            <w:r w:rsidR="00F227AF">
              <w:t>local language when required</w:t>
            </w:r>
            <w:r w:rsidRPr="00927940">
              <w:t>)</w:t>
            </w:r>
          </w:p>
          <w:p w14:paraId="40F13C5B" w14:textId="77777777" w:rsidR="005D5938" w:rsidRPr="00927940" w:rsidRDefault="005D5938" w:rsidP="00021FC6">
            <w:pPr>
              <w:pStyle w:val="BodyText"/>
              <w:numPr>
                <w:ilvl w:val="0"/>
                <w:numId w:val="6"/>
              </w:numPr>
              <w:rPr>
                <w:lang w:val="en-US"/>
              </w:rPr>
            </w:pPr>
            <w:r w:rsidRPr="00927940">
              <w:t>Humanly readable and understandable </w:t>
            </w:r>
            <w:r w:rsidRPr="00927940">
              <w:rPr>
                <w:lang w:val="en-US"/>
              </w:rPr>
              <w:t> </w:t>
            </w:r>
          </w:p>
          <w:p w14:paraId="01A5478E" w14:textId="77777777" w:rsidR="005D5938" w:rsidRPr="00927940" w:rsidRDefault="005D5938" w:rsidP="00021FC6">
            <w:pPr>
              <w:pStyle w:val="BodyText"/>
              <w:numPr>
                <w:ilvl w:val="0"/>
                <w:numId w:val="6"/>
              </w:numPr>
              <w:rPr>
                <w:lang w:val="en-US"/>
              </w:rPr>
            </w:pPr>
            <w:r w:rsidRPr="00927940">
              <w:t>Following an international standard whenever possible </w:t>
            </w:r>
            <w:r w:rsidRPr="00927940">
              <w:rPr>
                <w:lang w:val="en-US"/>
              </w:rPr>
              <w:t> </w:t>
            </w:r>
          </w:p>
          <w:p w14:paraId="23BB13DC" w14:textId="3E3A2513" w:rsidR="00CC26BC" w:rsidRPr="005D5938" w:rsidRDefault="005D5938" w:rsidP="00021FC6">
            <w:pPr>
              <w:pStyle w:val="BodyText"/>
              <w:numPr>
                <w:ilvl w:val="0"/>
                <w:numId w:val="6"/>
              </w:numPr>
              <w:rPr>
                <w:lang w:val="en-US"/>
              </w:rPr>
            </w:pPr>
            <w:r>
              <w:t>L</w:t>
            </w:r>
            <w:r w:rsidRPr="00927940">
              <w:t>abelled using 61850 signal name: LPHD1.PhyNam.name</w:t>
            </w:r>
            <w:r w:rsidRPr="00927940">
              <w:rPr>
                <w:lang w:val="en-US"/>
              </w:rPr>
              <w:t> </w:t>
            </w:r>
          </w:p>
        </w:tc>
      </w:tr>
      <w:tr w:rsidR="005D5938" w14:paraId="5AFADEB0" w14:textId="77777777" w:rsidTr="005D5938">
        <w:tc>
          <w:tcPr>
            <w:tcW w:w="1668" w:type="dxa"/>
            <w:tcBorders>
              <w:top w:val="single" w:sz="4" w:space="0" w:color="auto"/>
            </w:tcBorders>
          </w:tcPr>
          <w:p w14:paraId="7A7E43A1" w14:textId="6B47608B" w:rsidR="005D5938" w:rsidRPr="00CC26BC" w:rsidRDefault="005D5938" w:rsidP="00684B06">
            <w:pPr>
              <w:pStyle w:val="BodyText"/>
              <w:rPr>
                <w:b/>
                <w:bCs/>
              </w:rPr>
            </w:pPr>
            <w:r w:rsidRPr="00CC26BC">
              <w:rPr>
                <w:b/>
                <w:bCs/>
              </w:rPr>
              <w:t>G</w:t>
            </w:r>
            <w:r>
              <w:rPr>
                <w:b/>
                <w:bCs/>
              </w:rPr>
              <w:t>e</w:t>
            </w:r>
            <w:r w:rsidRPr="00CC26BC">
              <w:rPr>
                <w:b/>
                <w:bCs/>
              </w:rPr>
              <w:t>M</w:t>
            </w:r>
            <w:r>
              <w:rPr>
                <w:b/>
                <w:bCs/>
              </w:rPr>
              <w:t>o</w:t>
            </w:r>
            <w:r w:rsidRPr="00CC26BC">
              <w:rPr>
                <w:b/>
                <w:bCs/>
              </w:rPr>
              <w:t>P</w:t>
            </w:r>
            <w:r>
              <w:rPr>
                <w:b/>
                <w:bCs/>
              </w:rPr>
              <w:t>r</w:t>
            </w:r>
            <w:r w:rsidRPr="00CC26BC">
              <w:rPr>
                <w:b/>
                <w:bCs/>
              </w:rPr>
              <w:t>-</w:t>
            </w:r>
            <w:r>
              <w:rPr>
                <w:b/>
                <w:bCs/>
              </w:rPr>
              <w:t>O</w:t>
            </w:r>
            <w:r w:rsidRPr="00CC26BC">
              <w:rPr>
                <w:b/>
                <w:bCs/>
              </w:rPr>
              <w:t>-00</w:t>
            </w:r>
            <w:r>
              <w:rPr>
                <w:b/>
                <w:bCs/>
              </w:rPr>
              <w:t>3</w:t>
            </w:r>
          </w:p>
        </w:tc>
        <w:tc>
          <w:tcPr>
            <w:tcW w:w="7618" w:type="dxa"/>
            <w:tcBorders>
              <w:top w:val="single" w:sz="4" w:space="0" w:color="auto"/>
            </w:tcBorders>
          </w:tcPr>
          <w:p w14:paraId="6C5D32DF" w14:textId="77777777" w:rsidR="005D5938" w:rsidRDefault="005D5938" w:rsidP="00684B06">
            <w:pPr>
              <w:pStyle w:val="BodyText"/>
              <w:rPr>
                <w:lang w:val="en-US"/>
              </w:rPr>
            </w:pPr>
            <w:r w:rsidRPr="00927940">
              <w:t xml:space="preserve">Names </w:t>
            </w:r>
            <w:r>
              <w:t>SHOULD</w:t>
            </w:r>
            <w:r w:rsidRPr="00927940">
              <w:t xml:space="preserve"> be intuitive names, not necessarily the class names given by the RDS system. </w:t>
            </w:r>
            <w:r w:rsidRPr="00927940">
              <w:rPr>
                <w:lang w:val="en-US"/>
              </w:rPr>
              <w:t> </w:t>
            </w:r>
          </w:p>
          <w:p w14:paraId="0EEA5C51" w14:textId="77777777" w:rsidR="005D5938" w:rsidRDefault="005D5938" w:rsidP="00684B06">
            <w:pPr>
              <w:pStyle w:val="BodyText"/>
              <w:rPr>
                <w:lang w:val="en-US"/>
              </w:rPr>
            </w:pPr>
          </w:p>
          <w:p w14:paraId="58F570F2" w14:textId="02660F6A" w:rsidR="005D5938" w:rsidRPr="005D5938" w:rsidRDefault="005D5938" w:rsidP="00684B06">
            <w:pPr>
              <w:pStyle w:val="BodyText"/>
              <w:rPr>
                <w:lang w:val="en-US"/>
              </w:rPr>
            </w:pPr>
            <w:r w:rsidRPr="00927940">
              <w:t>E</w:t>
            </w:r>
            <w:r>
              <w:t>xample:</w:t>
            </w:r>
            <w:r w:rsidRPr="00927940">
              <w:t xml:space="preserve"> =A1.KA1 is the “Main Inlet Valve”, not a “Flow Control System”.</w:t>
            </w:r>
            <w:r w:rsidRPr="00927940">
              <w:rPr>
                <w:lang w:val="en-US"/>
              </w:rPr>
              <w:t> </w:t>
            </w:r>
          </w:p>
        </w:tc>
      </w:tr>
    </w:tbl>
    <w:p w14:paraId="1088DBD8" w14:textId="1B07D0D3" w:rsidR="00751EB6" w:rsidRDefault="00751EB6" w:rsidP="00751EB6">
      <w:pPr>
        <w:pStyle w:val="Heading2"/>
      </w:pPr>
      <w:r>
        <w:lastRenderedPageBreak/>
        <w:t>Deviations from Signal Modelling Principles</w:t>
      </w:r>
    </w:p>
    <w:p w14:paraId="3FF924E9" w14:textId="60F0CA2C" w:rsidR="00927940" w:rsidRPr="00927940" w:rsidRDefault="00927940" w:rsidP="00927940">
      <w:pPr>
        <w:pStyle w:val="Heading1"/>
      </w:pPr>
      <w:r w:rsidRPr="00927940">
        <w:t>RDS, General Modelling principles </w:t>
      </w:r>
    </w:p>
    <w:p w14:paraId="5409CEAB" w14:textId="77777777" w:rsidR="00927940" w:rsidRPr="00927940" w:rsidRDefault="00927940" w:rsidP="00927940">
      <w:pPr>
        <w:pStyle w:val="Heading2"/>
      </w:pPr>
      <w:r w:rsidRPr="00927940">
        <w:t>Maximum depth of a structure </w:t>
      </w:r>
    </w:p>
    <w:p w14:paraId="59878867" w14:textId="77777777" w:rsidR="00927940" w:rsidRDefault="00927940" w:rsidP="00927940">
      <w:pPr>
        <w:pStyle w:val="BodyText"/>
        <w:rPr>
          <w:b/>
          <w:bCs/>
        </w:rPr>
      </w:pPr>
    </w:p>
    <w:p w14:paraId="174A4FAA" w14:textId="1B104082" w:rsidR="00927940" w:rsidRPr="00927940" w:rsidRDefault="00927940" w:rsidP="00927940">
      <w:pPr>
        <w:pStyle w:val="BodyText"/>
        <w:rPr>
          <w:lang w:val="en-US"/>
        </w:rPr>
      </w:pPr>
      <w:r w:rsidRPr="00927940">
        <w:rPr>
          <w:b/>
          <w:bCs/>
        </w:rPr>
        <w:t>Product aspect:</w:t>
      </w:r>
      <w:r w:rsidRPr="00927940">
        <w:t xml:space="preserve"> Lowest level of interest for maintenance.  </w:t>
      </w:r>
      <w:r w:rsidRPr="00927940">
        <w:rPr>
          <w:lang w:val="en-US"/>
        </w:rPr>
        <w:t> </w:t>
      </w:r>
    </w:p>
    <w:p w14:paraId="18DEE28F" w14:textId="77777777" w:rsidR="00927940" w:rsidRPr="00927940" w:rsidRDefault="00927940" w:rsidP="00927940">
      <w:pPr>
        <w:pStyle w:val="BodyText"/>
        <w:rPr>
          <w:lang w:val="en-US"/>
        </w:rPr>
      </w:pPr>
      <w:r w:rsidRPr="00927940">
        <w:t>Objects of a simple nature such as common screws and bolts should not be included unless of particular interest (e.g. for maintenance purposes, such as turbine cover housing bolts who could potentially even be instrumented).</w:t>
      </w:r>
      <w:r w:rsidRPr="00927940">
        <w:rPr>
          <w:lang w:val="en-US"/>
        </w:rPr>
        <w:t> </w:t>
      </w:r>
    </w:p>
    <w:p w14:paraId="625968A4" w14:textId="77777777" w:rsidR="00927940" w:rsidRDefault="00927940" w:rsidP="00927940">
      <w:pPr>
        <w:pStyle w:val="BodyText"/>
        <w:rPr>
          <w:b/>
          <w:bCs/>
        </w:rPr>
      </w:pPr>
    </w:p>
    <w:p w14:paraId="39A64B76" w14:textId="76A9922B" w:rsidR="00927940" w:rsidRPr="00927940" w:rsidRDefault="00927940" w:rsidP="00927940">
      <w:pPr>
        <w:pStyle w:val="BodyText"/>
        <w:rPr>
          <w:lang w:val="en-US"/>
        </w:rPr>
      </w:pPr>
      <w:r w:rsidRPr="00927940">
        <w:rPr>
          <w:b/>
          <w:bCs/>
        </w:rPr>
        <w:t>Functional aspect:</w:t>
      </w:r>
      <w:r w:rsidRPr="00927940">
        <w:t xml:space="preserve"> Lowest level of interest for automation: requirements according to signal modelling</w:t>
      </w:r>
      <w:r w:rsidRPr="00927940">
        <w:rPr>
          <w:lang w:val="en-US"/>
        </w:rPr>
        <w:t> </w:t>
      </w:r>
    </w:p>
    <w:p w14:paraId="3BA9BA98" w14:textId="77777777" w:rsidR="00927940" w:rsidRPr="00927940" w:rsidRDefault="00927940" w:rsidP="00927940">
      <w:pPr>
        <w:pStyle w:val="BodyText"/>
        <w:rPr>
          <w:lang w:val="en-US"/>
        </w:rPr>
      </w:pPr>
      <w:r w:rsidRPr="00927940">
        <w:t>As a rule of thumb, the leaves (outer edges) of a model in the functional aspect, should all have data/signals attached to them (e.g. sensors producing data, or systems receiving/creating signals).</w:t>
      </w:r>
      <w:r w:rsidRPr="00927940">
        <w:rPr>
          <w:lang w:val="en-US"/>
        </w:rPr>
        <w:t> </w:t>
      </w:r>
    </w:p>
    <w:p w14:paraId="7968330E" w14:textId="77777777" w:rsidR="00927940" w:rsidRPr="00927940" w:rsidRDefault="00927940" w:rsidP="00927940">
      <w:pPr>
        <w:pStyle w:val="Heading2"/>
      </w:pPr>
      <w:r w:rsidRPr="00927940">
        <w:t>Sub-system or sibling system </w:t>
      </w:r>
    </w:p>
    <w:p w14:paraId="2D7B981F" w14:textId="77777777" w:rsidR="00927940" w:rsidRPr="00927940" w:rsidRDefault="00927940" w:rsidP="00021FC6">
      <w:pPr>
        <w:pStyle w:val="BodyText"/>
        <w:numPr>
          <w:ilvl w:val="0"/>
          <w:numId w:val="7"/>
        </w:numPr>
        <w:rPr>
          <w:lang w:val="en-US"/>
        </w:rPr>
      </w:pPr>
      <w:r w:rsidRPr="00927940">
        <w:t>If a systems BB1 only serves one system =A1.AA1, then BB1 is a sub-system of =A1.AA1 (=A1.AA1.BB1)</w:t>
      </w:r>
      <w:r w:rsidRPr="00927940">
        <w:rPr>
          <w:lang w:val="en-US"/>
        </w:rPr>
        <w:t> </w:t>
      </w:r>
    </w:p>
    <w:p w14:paraId="7987B6CC" w14:textId="77777777" w:rsidR="00927940" w:rsidRPr="00927940" w:rsidRDefault="00927940" w:rsidP="00927940">
      <w:pPr>
        <w:pStyle w:val="BodyText"/>
        <w:rPr>
          <w:lang w:val="en-US"/>
        </w:rPr>
      </w:pPr>
      <w:r w:rsidRPr="00927940">
        <w:rPr>
          <w:lang w:val="en-US"/>
        </w:rPr>
        <w:t> </w:t>
      </w:r>
    </w:p>
    <w:p w14:paraId="667CB2A2" w14:textId="77777777" w:rsidR="00927940" w:rsidRPr="00927940" w:rsidRDefault="00927940" w:rsidP="00021FC6">
      <w:pPr>
        <w:pStyle w:val="BodyText"/>
        <w:numPr>
          <w:ilvl w:val="0"/>
          <w:numId w:val="8"/>
        </w:numPr>
        <w:rPr>
          <w:lang w:val="en-US"/>
        </w:rPr>
      </w:pPr>
      <w:r w:rsidRPr="00927940">
        <w:t>If a system BB1 serves more than one system (e.g. =A1.AA1 and =A1.AA2) then one should elevate the system BB1 to a higher level (e.g. =A1.BB1)</w:t>
      </w:r>
      <w:r w:rsidRPr="00927940">
        <w:rPr>
          <w:lang w:val="en-US"/>
        </w:rPr>
        <w:t> </w:t>
      </w:r>
    </w:p>
    <w:p w14:paraId="58DDDAE0" w14:textId="77777777" w:rsidR="00927940" w:rsidRPr="00927940" w:rsidRDefault="00927940" w:rsidP="00927940">
      <w:pPr>
        <w:pStyle w:val="BodyText"/>
        <w:rPr>
          <w:lang w:val="en-US"/>
        </w:rPr>
      </w:pPr>
      <w:r w:rsidRPr="00927940">
        <w:rPr>
          <w:lang w:val="en-US"/>
        </w:rPr>
        <w:t> </w:t>
      </w:r>
    </w:p>
    <w:p w14:paraId="52229E0A" w14:textId="77777777" w:rsidR="00927940" w:rsidRPr="00927940" w:rsidRDefault="00927940" w:rsidP="00021FC6">
      <w:pPr>
        <w:pStyle w:val="BodyText"/>
        <w:numPr>
          <w:ilvl w:val="0"/>
          <w:numId w:val="9"/>
        </w:numPr>
        <w:rPr>
          <w:lang w:val="en-US"/>
        </w:rPr>
      </w:pPr>
      <w:r w:rsidRPr="00927940">
        <w:t>If a system BB1 only serves one system =A1.AA1, but often serves more than system in other power plants (e.g. it is often a common system to =A1.AA1 and =A1.AA2) then one should consider elevating the system BB1 to a higher level (e.g. =A1.BB1)</w:t>
      </w:r>
      <w:r w:rsidRPr="00927940">
        <w:rPr>
          <w:lang w:val="en-US"/>
        </w:rPr>
        <w:t> </w:t>
      </w:r>
    </w:p>
    <w:p w14:paraId="1515B73C" w14:textId="77777777" w:rsidR="00927940" w:rsidRPr="00927940" w:rsidRDefault="00927940" w:rsidP="00927940">
      <w:pPr>
        <w:pStyle w:val="Heading2"/>
      </w:pPr>
      <w:bookmarkStart w:id="21" w:name="_Ref155088748"/>
      <w:r w:rsidRPr="00927940">
        <w:t>System Numbering / instantiation</w:t>
      </w:r>
      <w:bookmarkEnd w:id="21"/>
      <w:r w:rsidRPr="00927940">
        <w:t> </w:t>
      </w:r>
    </w:p>
    <w:p w14:paraId="7D2324DA" w14:textId="77777777" w:rsidR="00927940" w:rsidRPr="00927940" w:rsidRDefault="00927940" w:rsidP="00927940">
      <w:pPr>
        <w:pStyle w:val="BodyText"/>
        <w:rPr>
          <w:lang w:val="en-US"/>
        </w:rPr>
      </w:pPr>
      <w:r w:rsidRPr="00927940">
        <w:t xml:space="preserve">In general terms, numbering should not carry any meaning. IEC 81346-1 allows for certain deviations </w:t>
      </w:r>
      <w:r w:rsidRPr="00927940">
        <w:rPr>
          <w:vertAlign w:val="superscript"/>
        </w:rPr>
        <w:t>1</w:t>
      </w:r>
      <w:r w:rsidRPr="00927940">
        <w:t xml:space="preserve"> if documented, which is the purpose of this document. </w:t>
      </w:r>
      <w:r w:rsidRPr="00927940">
        <w:rPr>
          <w:lang w:val="en-US"/>
        </w:rPr>
        <w:t> </w:t>
      </w:r>
    </w:p>
    <w:p w14:paraId="4849B7E8" w14:textId="77777777" w:rsidR="00927940" w:rsidRPr="00927940" w:rsidRDefault="00927940" w:rsidP="00927940">
      <w:pPr>
        <w:pStyle w:val="BodyText"/>
        <w:rPr>
          <w:lang w:val="en-US"/>
        </w:rPr>
      </w:pPr>
      <w:r w:rsidRPr="00927940">
        <w:t>Rules:</w:t>
      </w:r>
      <w:r w:rsidRPr="00927940">
        <w:rPr>
          <w:lang w:val="en-US"/>
        </w:rPr>
        <w:t> </w:t>
      </w:r>
    </w:p>
    <w:p w14:paraId="4F210ABC" w14:textId="77777777" w:rsidR="00927940" w:rsidRPr="00927940" w:rsidRDefault="00927940" w:rsidP="00021FC6">
      <w:pPr>
        <w:pStyle w:val="BodyText"/>
        <w:numPr>
          <w:ilvl w:val="0"/>
          <w:numId w:val="10"/>
        </w:numPr>
        <w:rPr>
          <w:lang w:val="en-US"/>
        </w:rPr>
      </w:pPr>
      <w:r w:rsidRPr="00927940">
        <w:t xml:space="preserve">Numbering shall not carry meaning regarding the system characteristics (size, type, affinity, etc…). </w:t>
      </w:r>
      <w:r w:rsidRPr="00927940">
        <w:rPr>
          <w:b/>
          <w:bCs/>
          <w:u w:val="single"/>
        </w:rPr>
        <w:t>Exceptions</w:t>
      </w:r>
      <w:r w:rsidRPr="00927940">
        <w:t xml:space="preserve"> to this rule are listed in this chapter.</w:t>
      </w:r>
      <w:r w:rsidRPr="00927940">
        <w:rPr>
          <w:lang w:val="en-US"/>
        </w:rPr>
        <w:t> </w:t>
      </w:r>
    </w:p>
    <w:p w14:paraId="41A5A4C4" w14:textId="77777777" w:rsidR="00927940" w:rsidRPr="00927940" w:rsidRDefault="00927940" w:rsidP="00021FC6">
      <w:pPr>
        <w:pStyle w:val="BodyText"/>
        <w:numPr>
          <w:ilvl w:val="0"/>
          <w:numId w:val="10"/>
        </w:numPr>
        <w:rPr>
          <w:lang w:val="en-US"/>
        </w:rPr>
      </w:pPr>
      <w:r w:rsidRPr="00927940">
        <w:t>No system shall be numbered zero “0”</w:t>
      </w:r>
      <w:r w:rsidRPr="00927940">
        <w:rPr>
          <w:lang w:val="en-US"/>
        </w:rPr>
        <w:t> </w:t>
      </w:r>
    </w:p>
    <w:p w14:paraId="0AAEBE36" w14:textId="77777777" w:rsidR="00927940" w:rsidRPr="00927940" w:rsidRDefault="00927940" w:rsidP="00927940">
      <w:pPr>
        <w:pStyle w:val="BodyText"/>
        <w:rPr>
          <w:lang w:val="en-US"/>
        </w:rPr>
      </w:pPr>
      <w:r w:rsidRPr="00927940">
        <w:t>Guiding principles:</w:t>
      </w:r>
      <w:r w:rsidRPr="00927940">
        <w:rPr>
          <w:lang w:val="en-US"/>
        </w:rPr>
        <w:t> </w:t>
      </w:r>
    </w:p>
    <w:p w14:paraId="6CC3CA46" w14:textId="77777777" w:rsidR="00927940" w:rsidRPr="00927940" w:rsidRDefault="00927940" w:rsidP="00021FC6">
      <w:pPr>
        <w:pStyle w:val="BodyText"/>
        <w:numPr>
          <w:ilvl w:val="0"/>
          <w:numId w:val="11"/>
        </w:numPr>
        <w:rPr>
          <w:lang w:val="en-US"/>
        </w:rPr>
      </w:pPr>
      <w:r w:rsidRPr="00927940">
        <w:t>IT-systems collecting data should strive to be independent of system numbering</w:t>
      </w:r>
      <w:r w:rsidRPr="00927940">
        <w:rPr>
          <w:lang w:val="en-US"/>
        </w:rPr>
        <w:t> </w:t>
      </w:r>
    </w:p>
    <w:p w14:paraId="2E33C329" w14:textId="77777777" w:rsidR="00927940" w:rsidRDefault="00927940" w:rsidP="00021FC6">
      <w:pPr>
        <w:pStyle w:val="BodyText"/>
        <w:numPr>
          <w:ilvl w:val="0"/>
          <w:numId w:val="11"/>
        </w:numPr>
        <w:rPr>
          <w:lang w:val="en-US"/>
        </w:rPr>
      </w:pPr>
      <w:r w:rsidRPr="00927940">
        <w:t>When instantiating, one should follow the flow of energy </w:t>
      </w:r>
      <w:r w:rsidRPr="00927940">
        <w:rPr>
          <w:lang w:val="en-US"/>
        </w:rPr>
        <w:t> </w:t>
      </w:r>
    </w:p>
    <w:p w14:paraId="08D9C885" w14:textId="77777777" w:rsidR="005D5938" w:rsidRPr="00927940" w:rsidRDefault="005D5938" w:rsidP="00021FC6">
      <w:pPr>
        <w:pStyle w:val="BodyText"/>
        <w:ind w:left="720"/>
        <w:rPr>
          <w:lang w:val="en-US"/>
        </w:rPr>
      </w:pPr>
    </w:p>
    <w:p w14:paraId="12D2CCBF" w14:textId="77777777" w:rsidR="00927940" w:rsidRPr="00927940" w:rsidRDefault="00927940" w:rsidP="00927940">
      <w:pPr>
        <w:pStyle w:val="BodyText"/>
        <w:rPr>
          <w:lang w:val="en-US"/>
        </w:rPr>
      </w:pPr>
      <w:r w:rsidRPr="00927940">
        <w:rPr>
          <w:b/>
          <w:bCs/>
          <w:u w:val="single"/>
        </w:rPr>
        <w:t>Exceptions to the numbering rules:</w:t>
      </w:r>
      <w:r w:rsidRPr="00927940">
        <w:rPr>
          <w:lang w:val="en-US"/>
        </w:rPr>
        <w:t> </w:t>
      </w:r>
    </w:p>
    <w:p w14:paraId="414FA565" w14:textId="77777777" w:rsidR="005D5938" w:rsidRPr="005D5938" w:rsidRDefault="005D5938" w:rsidP="005D5938">
      <w:pPr>
        <w:pStyle w:val="BodyText"/>
        <w:ind w:left="720"/>
        <w:rPr>
          <w:lang w:val="en-US"/>
        </w:rPr>
      </w:pPr>
    </w:p>
    <w:p w14:paraId="3C056E7D" w14:textId="25EE4812" w:rsidR="00927940" w:rsidRPr="00927940" w:rsidRDefault="00927940" w:rsidP="00021FC6">
      <w:pPr>
        <w:pStyle w:val="BodyText"/>
        <w:numPr>
          <w:ilvl w:val="0"/>
          <w:numId w:val="12"/>
        </w:numPr>
        <w:rPr>
          <w:lang w:val="en-US"/>
        </w:rPr>
      </w:pPr>
      <w:r w:rsidRPr="00927940">
        <w:t xml:space="preserve">When instantiating measurements </w:t>
      </w:r>
      <w:r w:rsidRPr="00927940">
        <w:rPr>
          <w:u w:val="single"/>
        </w:rPr>
        <w:t>performed before/after a system</w:t>
      </w:r>
      <w:r w:rsidRPr="00927940">
        <w:t xml:space="preserve"> the following guiding principles should be used: </w:t>
      </w:r>
      <w:r w:rsidRPr="00927940">
        <w:rPr>
          <w:lang w:val="en-US"/>
        </w:rPr>
        <w:t> </w:t>
      </w:r>
    </w:p>
    <w:p w14:paraId="376C869B" w14:textId="77777777" w:rsidR="00927940" w:rsidRPr="00927940" w:rsidRDefault="00927940" w:rsidP="00021FC6">
      <w:pPr>
        <w:pStyle w:val="BodyText"/>
        <w:numPr>
          <w:ilvl w:val="0"/>
          <w:numId w:val="12"/>
        </w:numPr>
      </w:pPr>
      <w:r w:rsidRPr="00927940">
        <w:t>Upstream/before the system core, all measurement numbering should be “1” or the instantiation should be preceded by a leading “1”   </w:t>
      </w:r>
    </w:p>
    <w:p w14:paraId="5974AFF0" w14:textId="77777777" w:rsidR="00927940" w:rsidRPr="00927940" w:rsidRDefault="00927940" w:rsidP="00021FC6">
      <w:pPr>
        <w:pStyle w:val="BodyText"/>
        <w:numPr>
          <w:ilvl w:val="0"/>
          <w:numId w:val="12"/>
        </w:numPr>
      </w:pPr>
      <w:r w:rsidRPr="00927940">
        <w:t>Downstream/after the system core, all measurement numbering should be “2” or the instantiation should be preceded by a leading “2” </w:t>
      </w:r>
    </w:p>
    <w:p w14:paraId="6C8E7CE6" w14:textId="77777777" w:rsidR="00927940" w:rsidRPr="00927940" w:rsidRDefault="00927940" w:rsidP="00927940">
      <w:pPr>
        <w:pStyle w:val="BodyText"/>
        <w:rPr>
          <w:lang w:val="en-US"/>
        </w:rPr>
      </w:pPr>
      <w:r w:rsidRPr="00927940">
        <w:rPr>
          <w:lang w:val="en-US"/>
        </w:rPr>
        <w:t> </w:t>
      </w:r>
    </w:p>
    <w:p w14:paraId="315A8748" w14:textId="7C150C96" w:rsidR="00927940" w:rsidRPr="00927940" w:rsidRDefault="00927940" w:rsidP="00927940">
      <w:pPr>
        <w:pStyle w:val="BodyText"/>
        <w:rPr>
          <w:lang w:val="en-US"/>
        </w:rPr>
      </w:pPr>
      <w:r w:rsidRPr="00927940">
        <w:rPr>
          <w:noProof/>
          <w:lang w:val="en-US"/>
        </w:rPr>
        <w:lastRenderedPageBreak/>
        <w:drawing>
          <wp:inline distT="0" distB="0" distL="0" distR="0" wp14:anchorId="09A6CF17" wp14:editId="37CAD9DF">
            <wp:extent cx="5759450" cy="2854960"/>
            <wp:effectExtent l="0" t="0" r="0" b="2540"/>
            <wp:docPr id="2052148046" name="Picture 2052148046" descr="A diagram of a val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8046" name="Picture 22" descr="A diagram of a valv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854960"/>
                    </a:xfrm>
                    <a:prstGeom prst="rect">
                      <a:avLst/>
                    </a:prstGeom>
                    <a:noFill/>
                    <a:ln>
                      <a:noFill/>
                    </a:ln>
                  </pic:spPr>
                </pic:pic>
              </a:graphicData>
            </a:graphic>
          </wp:inline>
        </w:drawing>
      </w:r>
      <w:r w:rsidRPr="00927940">
        <w:rPr>
          <w:lang w:val="en-US"/>
        </w:rPr>
        <w:t> </w:t>
      </w:r>
    </w:p>
    <w:p w14:paraId="79049537" w14:textId="77777777" w:rsidR="00927940" w:rsidRPr="00927940" w:rsidRDefault="00927940" w:rsidP="00927940">
      <w:pPr>
        <w:pStyle w:val="BodyText"/>
        <w:rPr>
          <w:lang w:val="en-US"/>
        </w:rPr>
      </w:pPr>
      <w:r w:rsidRPr="00927940">
        <w:rPr>
          <w:lang w:val="en-US"/>
        </w:rPr>
        <w:t> </w:t>
      </w:r>
    </w:p>
    <w:p w14:paraId="3FDD6ACC" w14:textId="77777777" w:rsidR="00927940" w:rsidRPr="00927940" w:rsidRDefault="00927940" w:rsidP="00927940">
      <w:pPr>
        <w:pStyle w:val="Heading2"/>
      </w:pPr>
      <w:r w:rsidRPr="00927940">
        <w:t>RDS and 61850 where one ends and the other begins  </w:t>
      </w:r>
    </w:p>
    <w:p w14:paraId="2C56EBDA" w14:textId="77777777" w:rsidR="00927940" w:rsidRPr="00927940" w:rsidRDefault="00927940" w:rsidP="00927940">
      <w:pPr>
        <w:pStyle w:val="BodyText"/>
        <w:rPr>
          <w:lang w:val="en-US"/>
        </w:rPr>
      </w:pPr>
      <w:r w:rsidRPr="00927940">
        <w:t>For signal modelling one should apply the RDS to the final object, the component in question. </w:t>
      </w:r>
      <w:r w:rsidRPr="00927940">
        <w:rPr>
          <w:lang w:val="en-US"/>
        </w:rPr>
        <w:t> </w:t>
      </w:r>
    </w:p>
    <w:p w14:paraId="4A43C839" w14:textId="77777777" w:rsidR="005D5938" w:rsidRDefault="005D5938" w:rsidP="00927940">
      <w:pPr>
        <w:pStyle w:val="BodyText"/>
      </w:pPr>
    </w:p>
    <w:p w14:paraId="1DA2D893" w14:textId="2FFAF989" w:rsidR="00927940" w:rsidRPr="00927940" w:rsidRDefault="00927940" w:rsidP="00927940">
      <w:pPr>
        <w:pStyle w:val="BodyText"/>
        <w:rPr>
          <w:i/>
          <w:iCs/>
          <w:lang w:val="en-US"/>
        </w:rPr>
      </w:pPr>
      <w:r w:rsidRPr="00927940">
        <w:rPr>
          <w:i/>
          <w:iCs/>
        </w:rPr>
        <w:t>Example</w:t>
      </w:r>
      <w:r w:rsidRPr="00927940">
        <w:rPr>
          <w:i/>
          <w:iCs/>
          <w:lang w:val="en-US"/>
        </w:rPr>
        <w:t> </w:t>
      </w:r>
    </w:p>
    <w:p w14:paraId="0B5B32BB" w14:textId="683AD1BB" w:rsidR="00927940" w:rsidRPr="00927940" w:rsidRDefault="00927940" w:rsidP="005D5938">
      <w:pPr>
        <w:pStyle w:val="BodyText"/>
        <w:jc w:val="center"/>
        <w:rPr>
          <w:sz w:val="24"/>
          <w:szCs w:val="24"/>
          <w:lang w:val="en-US"/>
        </w:rPr>
      </w:pPr>
      <w:r w:rsidRPr="00927940">
        <w:rPr>
          <w:color w:val="943634" w:themeColor="accent2" w:themeShade="BF"/>
          <w:sz w:val="24"/>
          <w:szCs w:val="24"/>
        </w:rPr>
        <w:t>=A1.KA1</w:t>
      </w:r>
      <w:r w:rsidRPr="00927940">
        <w:rPr>
          <w:sz w:val="24"/>
          <w:szCs w:val="24"/>
        </w:rPr>
        <w:t>/</w:t>
      </w:r>
      <w:r w:rsidRPr="0595A9A6">
        <w:rPr>
          <w:color w:val="4F81BD" w:themeColor="accent1"/>
          <w:sz w:val="24"/>
          <w:szCs w:val="24"/>
        </w:rPr>
        <w:t>KVLV</w:t>
      </w:r>
      <w:r w:rsidR="56083B85" w:rsidRPr="0595A9A6">
        <w:rPr>
          <w:color w:val="4F81BD" w:themeColor="accent1"/>
          <w:sz w:val="24"/>
          <w:szCs w:val="24"/>
        </w:rPr>
        <w:t>1</w:t>
      </w:r>
      <w:r w:rsidRPr="00927940">
        <w:rPr>
          <w:color w:val="4F81BD" w:themeColor="accent1"/>
          <w:sz w:val="24"/>
          <w:szCs w:val="24"/>
        </w:rPr>
        <w:t>.OpenPos.StVal</w:t>
      </w:r>
    </w:p>
    <w:p w14:paraId="301DCE5A" w14:textId="77777777" w:rsidR="005D5938" w:rsidRDefault="005D5938" w:rsidP="00927940">
      <w:pPr>
        <w:pStyle w:val="BodyText"/>
      </w:pPr>
    </w:p>
    <w:p w14:paraId="44B5F3AB" w14:textId="2565092D" w:rsidR="00927940" w:rsidRDefault="00927940" w:rsidP="00927940">
      <w:pPr>
        <w:pStyle w:val="BodyText"/>
        <w:rPr>
          <w:lang w:val="en-US"/>
        </w:rPr>
      </w:pPr>
      <w:r w:rsidRPr="00927940">
        <w:t xml:space="preserve">Where =A1.KA1 identifies the </w:t>
      </w:r>
      <w:r w:rsidRPr="00927940">
        <w:rPr>
          <w:color w:val="943634" w:themeColor="accent2" w:themeShade="BF"/>
          <w:sz w:val="22"/>
          <w:szCs w:val="22"/>
        </w:rPr>
        <w:t>unit main inlet valve</w:t>
      </w:r>
      <w:r w:rsidRPr="00927940">
        <w:t xml:space="preserve">, and the KVLV.OpenPos.StVal indicates the binary value of the </w:t>
      </w:r>
      <w:r w:rsidRPr="00927940">
        <w:rPr>
          <w:color w:val="4F81BD" w:themeColor="accent1"/>
          <w:sz w:val="22"/>
          <w:szCs w:val="22"/>
        </w:rPr>
        <w:t>valve open-state signal</w:t>
      </w:r>
      <w:r w:rsidRPr="00927940">
        <w:t>.</w:t>
      </w:r>
      <w:r w:rsidRPr="00927940">
        <w:rPr>
          <w:lang w:val="en-US"/>
        </w:rPr>
        <w:t> </w:t>
      </w:r>
    </w:p>
    <w:p w14:paraId="1D1A0565" w14:textId="77777777" w:rsidR="005D5938" w:rsidRDefault="005D5938" w:rsidP="00927940">
      <w:pPr>
        <w:pStyle w:val="BodyText"/>
        <w:rPr>
          <w:lang w:val="en-US"/>
        </w:rPr>
      </w:pPr>
    </w:p>
    <w:p w14:paraId="626BB343" w14:textId="77777777" w:rsidR="005D5938" w:rsidRPr="00927940" w:rsidRDefault="005D5938" w:rsidP="00927940">
      <w:pPr>
        <w:pStyle w:val="BodyText"/>
        <w:rPr>
          <w:lang w:val="en-US"/>
        </w:rPr>
      </w:pPr>
    </w:p>
    <w:p w14:paraId="1351C8C1" w14:textId="5734E545" w:rsidR="00927940" w:rsidRDefault="00927940" w:rsidP="00927940">
      <w:pPr>
        <w:pStyle w:val="BodyText"/>
        <w:rPr>
          <w:lang w:val="en-US"/>
        </w:rPr>
      </w:pPr>
      <w:r w:rsidRPr="00927940">
        <w:t>The example above shows an unsatisfying duplication of perceived information:  the notion of a valve is present in both the RDS</w:t>
      </w:r>
      <w:r w:rsidR="005D5938">
        <w:t>-</w:t>
      </w:r>
      <w:r w:rsidRPr="00927940">
        <w:t xml:space="preserve"> and 61850</w:t>
      </w:r>
      <w:r w:rsidR="005D5938">
        <w:t>-</w:t>
      </w:r>
      <w:r w:rsidRPr="00927940">
        <w:t>part of the signal designation (KA1 is the main inlet valve, and KVLV is a logical node for valve control). </w:t>
      </w:r>
      <w:r w:rsidRPr="00927940">
        <w:rPr>
          <w:lang w:val="en-US"/>
        </w:rPr>
        <w:t> </w:t>
      </w:r>
    </w:p>
    <w:p w14:paraId="489EE18D" w14:textId="77777777" w:rsidR="005D5938" w:rsidRPr="00927940" w:rsidRDefault="005D5938" w:rsidP="00927940">
      <w:pPr>
        <w:pStyle w:val="BodyText"/>
        <w:rPr>
          <w:lang w:val="en-US"/>
        </w:rPr>
      </w:pPr>
    </w:p>
    <w:p w14:paraId="438F6197" w14:textId="1862349A" w:rsidR="00927940" w:rsidRPr="00927940" w:rsidRDefault="00927940" w:rsidP="00927940">
      <w:pPr>
        <w:pStyle w:val="BodyText"/>
        <w:rPr>
          <w:lang w:val="en-US"/>
        </w:rPr>
      </w:pPr>
      <w:r w:rsidRPr="009C51A7">
        <w:rPr>
          <w:lang w:val="en-US"/>
        </w:rPr>
        <w:t> </w:t>
      </w:r>
      <w:r w:rsidRPr="00927940">
        <w:t>This principle should still be upheld to harmonize the use of the combined standards and to cater for a potential need to attach more than one logical node to a certain object (e.g. =A1.KA1/</w:t>
      </w:r>
      <w:r w:rsidR="726BBD18">
        <w:t>CALH for alarm handling</w:t>
      </w:r>
      <w:r>
        <w:t>). </w:t>
      </w:r>
      <w:r w:rsidRPr="26BDA148">
        <w:rPr>
          <w:lang w:val="en-US"/>
        </w:rPr>
        <w:t> </w:t>
      </w:r>
    </w:p>
    <w:p w14:paraId="6E9FB0A6" w14:textId="77777777" w:rsidR="00927940" w:rsidRPr="00927940" w:rsidRDefault="00927940" w:rsidP="00927940">
      <w:pPr>
        <w:pStyle w:val="Heading2"/>
      </w:pPr>
      <w:r w:rsidRPr="00927940">
        <w:t>RDS and Signals: Functional aspect only </w:t>
      </w:r>
    </w:p>
    <w:p w14:paraId="1439864D" w14:textId="77777777" w:rsidR="005D5938" w:rsidRDefault="005D5938" w:rsidP="00927940">
      <w:pPr>
        <w:pStyle w:val="BodyText"/>
        <w:rPr>
          <w:lang w:val="en-US"/>
        </w:rPr>
      </w:pPr>
    </w:p>
    <w:tbl>
      <w:tblPr>
        <w:tblStyle w:val="TableGrid"/>
        <w:tblW w:w="0" w:type="auto"/>
        <w:tblLook w:val="04A0" w:firstRow="1" w:lastRow="0" w:firstColumn="1" w:lastColumn="0" w:noHBand="0" w:noVBand="1"/>
      </w:tblPr>
      <w:tblGrid>
        <w:gridCol w:w="1660"/>
        <w:gridCol w:w="7400"/>
      </w:tblGrid>
      <w:tr w:rsidR="005D5938" w:rsidRPr="00CC26BC" w14:paraId="6FBB6A30" w14:textId="77777777" w:rsidTr="00684B06">
        <w:tc>
          <w:tcPr>
            <w:tcW w:w="1668" w:type="dxa"/>
            <w:tcBorders>
              <w:bottom w:val="single" w:sz="12" w:space="0" w:color="auto"/>
            </w:tcBorders>
          </w:tcPr>
          <w:p w14:paraId="38355E83" w14:textId="77777777" w:rsidR="005D5938" w:rsidRPr="00CC26BC" w:rsidRDefault="005D5938" w:rsidP="00684B06">
            <w:pPr>
              <w:pStyle w:val="BodyText"/>
              <w:rPr>
                <w:b/>
                <w:bCs/>
              </w:rPr>
            </w:pPr>
            <w:r w:rsidRPr="00CC26BC">
              <w:rPr>
                <w:b/>
                <w:bCs/>
              </w:rPr>
              <w:t>Requirement</w:t>
            </w:r>
          </w:p>
        </w:tc>
        <w:tc>
          <w:tcPr>
            <w:tcW w:w="7618" w:type="dxa"/>
            <w:tcBorders>
              <w:bottom w:val="single" w:sz="12" w:space="0" w:color="auto"/>
            </w:tcBorders>
          </w:tcPr>
          <w:p w14:paraId="72778F25" w14:textId="77777777" w:rsidR="005D5938" w:rsidRPr="00CC26BC" w:rsidRDefault="005D5938" w:rsidP="00684B06">
            <w:pPr>
              <w:pStyle w:val="BodyText"/>
              <w:rPr>
                <w:b/>
                <w:bCs/>
              </w:rPr>
            </w:pPr>
            <w:r w:rsidRPr="00CC26BC">
              <w:rPr>
                <w:b/>
                <w:bCs/>
              </w:rPr>
              <w:t>Description</w:t>
            </w:r>
          </w:p>
        </w:tc>
      </w:tr>
      <w:tr w:rsidR="005D5938" w:rsidRPr="005D5938" w14:paraId="7EB96557" w14:textId="77777777" w:rsidTr="00684B06">
        <w:tc>
          <w:tcPr>
            <w:tcW w:w="1668" w:type="dxa"/>
            <w:tcBorders>
              <w:top w:val="single" w:sz="12" w:space="0" w:color="auto"/>
              <w:bottom w:val="single" w:sz="4" w:space="0" w:color="auto"/>
            </w:tcBorders>
          </w:tcPr>
          <w:p w14:paraId="03E59513" w14:textId="09D962C5" w:rsidR="005D5938" w:rsidRPr="00CC26BC" w:rsidRDefault="005D5938" w:rsidP="00684B06">
            <w:pPr>
              <w:pStyle w:val="BodyText"/>
              <w:rPr>
                <w:b/>
                <w:bCs/>
              </w:rPr>
            </w:pPr>
            <w:r w:rsidRPr="00CC26BC">
              <w:rPr>
                <w:b/>
                <w:bCs/>
              </w:rPr>
              <w:t>G</w:t>
            </w:r>
            <w:r>
              <w:rPr>
                <w:b/>
                <w:bCs/>
              </w:rPr>
              <w:t>e</w:t>
            </w:r>
            <w:r w:rsidRPr="00CC26BC">
              <w:rPr>
                <w:b/>
                <w:bCs/>
              </w:rPr>
              <w:t>M</w:t>
            </w:r>
            <w:r>
              <w:rPr>
                <w:b/>
                <w:bCs/>
              </w:rPr>
              <w:t>o</w:t>
            </w:r>
            <w:r w:rsidRPr="00CC26BC">
              <w:rPr>
                <w:b/>
                <w:bCs/>
              </w:rPr>
              <w:t>P</w:t>
            </w:r>
            <w:r>
              <w:rPr>
                <w:b/>
                <w:bCs/>
              </w:rPr>
              <w:t>r</w:t>
            </w:r>
            <w:r w:rsidRPr="00CC26BC">
              <w:rPr>
                <w:b/>
                <w:bCs/>
              </w:rPr>
              <w:t>-M-00</w:t>
            </w:r>
            <w:r>
              <w:rPr>
                <w:b/>
                <w:bCs/>
              </w:rPr>
              <w:t>4</w:t>
            </w:r>
          </w:p>
        </w:tc>
        <w:tc>
          <w:tcPr>
            <w:tcW w:w="7618" w:type="dxa"/>
            <w:tcBorders>
              <w:top w:val="single" w:sz="12" w:space="0" w:color="auto"/>
              <w:bottom w:val="single" w:sz="4" w:space="0" w:color="auto"/>
            </w:tcBorders>
          </w:tcPr>
          <w:p w14:paraId="019CFD98" w14:textId="30EB055A" w:rsidR="005D5938" w:rsidRPr="005D5938" w:rsidRDefault="005D5938" w:rsidP="005D5938">
            <w:pPr>
              <w:pStyle w:val="BodyText"/>
              <w:rPr>
                <w:lang w:val="en-US"/>
              </w:rPr>
            </w:pPr>
            <w:r w:rsidRPr="00927940">
              <w:t xml:space="preserve">For signal structuring the reference designations according to </w:t>
            </w:r>
            <w:r w:rsidR="00902B86">
              <w:t>IEC/ISO 81346</w:t>
            </w:r>
            <w:r w:rsidRPr="00927940">
              <w:t xml:space="preserve"> </w:t>
            </w:r>
            <w:r>
              <w:t>SHALL</w:t>
            </w:r>
            <w:r w:rsidRPr="00927940">
              <w:t xml:space="preserve"> always be in the functional aspect. </w:t>
            </w:r>
            <w:r w:rsidRPr="00927940">
              <w:rPr>
                <w:lang w:val="en-US"/>
              </w:rPr>
              <w:t>  </w:t>
            </w:r>
          </w:p>
        </w:tc>
      </w:tr>
    </w:tbl>
    <w:p w14:paraId="20C833C6" w14:textId="77777777" w:rsidR="005D5938" w:rsidRPr="00927940" w:rsidRDefault="005D5938" w:rsidP="00927940">
      <w:pPr>
        <w:pStyle w:val="BodyText"/>
        <w:rPr>
          <w:lang w:val="en-US"/>
        </w:rPr>
      </w:pPr>
    </w:p>
    <w:p w14:paraId="25CD4FE9" w14:textId="77777777" w:rsidR="00927940" w:rsidRPr="00927940" w:rsidRDefault="00927940" w:rsidP="00927940">
      <w:pPr>
        <w:pStyle w:val="Heading2"/>
      </w:pPr>
      <w:r w:rsidRPr="00927940">
        <w:t>Signal simplification  </w:t>
      </w:r>
    </w:p>
    <w:p w14:paraId="507F6F17" w14:textId="77777777" w:rsidR="00927940" w:rsidRDefault="00927940" w:rsidP="00927940">
      <w:pPr>
        <w:pStyle w:val="BodyText"/>
        <w:rPr>
          <w:lang w:val="en-US"/>
        </w:rPr>
      </w:pPr>
      <w:r w:rsidRPr="00927940">
        <w:t>RDS and 61850 tags must still be readable if the signal is simplified (e.g. if all punctuation is removed)</w:t>
      </w:r>
      <w:r w:rsidRPr="00927940">
        <w:rPr>
          <w:b/>
          <w:bCs/>
        </w:rPr>
        <w:t>. </w:t>
      </w:r>
      <w:r w:rsidRPr="00927940">
        <w:rPr>
          <w:lang w:val="en-US"/>
        </w:rPr>
        <w:t> </w:t>
      </w:r>
    </w:p>
    <w:p w14:paraId="6D5C8AE3" w14:textId="77777777" w:rsidR="005D5938" w:rsidRDefault="005D5938" w:rsidP="00927940">
      <w:pPr>
        <w:pStyle w:val="BodyText"/>
        <w:rPr>
          <w:lang w:val="en-US"/>
        </w:rPr>
      </w:pPr>
    </w:p>
    <w:tbl>
      <w:tblPr>
        <w:tblStyle w:val="TableGrid"/>
        <w:tblW w:w="0" w:type="auto"/>
        <w:tblLook w:val="04A0" w:firstRow="1" w:lastRow="0" w:firstColumn="1" w:lastColumn="0" w:noHBand="0" w:noVBand="1"/>
      </w:tblPr>
      <w:tblGrid>
        <w:gridCol w:w="1656"/>
        <w:gridCol w:w="7404"/>
      </w:tblGrid>
      <w:tr w:rsidR="005D5938" w:rsidRPr="00CC26BC" w14:paraId="711910A4" w14:textId="77777777" w:rsidTr="00684B06">
        <w:tc>
          <w:tcPr>
            <w:tcW w:w="1668" w:type="dxa"/>
            <w:tcBorders>
              <w:bottom w:val="single" w:sz="12" w:space="0" w:color="auto"/>
            </w:tcBorders>
          </w:tcPr>
          <w:p w14:paraId="046C9524" w14:textId="77777777" w:rsidR="005D5938" w:rsidRPr="00CC26BC" w:rsidRDefault="005D5938" w:rsidP="00684B06">
            <w:pPr>
              <w:pStyle w:val="BodyText"/>
              <w:rPr>
                <w:b/>
                <w:bCs/>
              </w:rPr>
            </w:pPr>
            <w:r w:rsidRPr="00CC26BC">
              <w:rPr>
                <w:b/>
                <w:bCs/>
              </w:rPr>
              <w:lastRenderedPageBreak/>
              <w:t>Requirement</w:t>
            </w:r>
          </w:p>
        </w:tc>
        <w:tc>
          <w:tcPr>
            <w:tcW w:w="7618" w:type="dxa"/>
            <w:tcBorders>
              <w:bottom w:val="single" w:sz="12" w:space="0" w:color="auto"/>
            </w:tcBorders>
          </w:tcPr>
          <w:p w14:paraId="54A24AB6" w14:textId="77777777" w:rsidR="005D5938" w:rsidRPr="00CC26BC" w:rsidRDefault="005D5938" w:rsidP="00684B06">
            <w:pPr>
              <w:pStyle w:val="BodyText"/>
              <w:rPr>
                <w:b/>
                <w:bCs/>
              </w:rPr>
            </w:pPr>
            <w:r w:rsidRPr="00CC26BC">
              <w:rPr>
                <w:b/>
                <w:bCs/>
              </w:rPr>
              <w:t>Description</w:t>
            </w:r>
          </w:p>
        </w:tc>
      </w:tr>
      <w:tr w:rsidR="005D5938" w:rsidRPr="005D5938" w14:paraId="3493D4DF" w14:textId="77777777" w:rsidTr="00684B06">
        <w:tc>
          <w:tcPr>
            <w:tcW w:w="1668" w:type="dxa"/>
            <w:tcBorders>
              <w:top w:val="single" w:sz="12" w:space="0" w:color="auto"/>
              <w:bottom w:val="single" w:sz="4" w:space="0" w:color="auto"/>
            </w:tcBorders>
          </w:tcPr>
          <w:p w14:paraId="69A04C53" w14:textId="41CADFDF" w:rsidR="005D5938" w:rsidRPr="00CC26BC" w:rsidRDefault="005D5938" w:rsidP="00684B06">
            <w:pPr>
              <w:pStyle w:val="BodyText"/>
              <w:rPr>
                <w:b/>
                <w:bCs/>
              </w:rPr>
            </w:pPr>
            <w:r w:rsidRPr="00CC26BC">
              <w:rPr>
                <w:b/>
                <w:bCs/>
              </w:rPr>
              <w:t>G</w:t>
            </w:r>
            <w:r>
              <w:rPr>
                <w:b/>
                <w:bCs/>
              </w:rPr>
              <w:t>e</w:t>
            </w:r>
            <w:r w:rsidRPr="00CC26BC">
              <w:rPr>
                <w:b/>
                <w:bCs/>
              </w:rPr>
              <w:t>M</w:t>
            </w:r>
            <w:r>
              <w:rPr>
                <w:b/>
                <w:bCs/>
              </w:rPr>
              <w:t>o</w:t>
            </w:r>
            <w:r w:rsidRPr="00CC26BC">
              <w:rPr>
                <w:b/>
                <w:bCs/>
              </w:rPr>
              <w:t>P</w:t>
            </w:r>
            <w:r>
              <w:rPr>
                <w:b/>
                <w:bCs/>
              </w:rPr>
              <w:t>r</w:t>
            </w:r>
            <w:r w:rsidRPr="00CC26BC">
              <w:rPr>
                <w:b/>
                <w:bCs/>
              </w:rPr>
              <w:t>-M-00</w:t>
            </w:r>
            <w:r>
              <w:rPr>
                <w:b/>
                <w:bCs/>
              </w:rPr>
              <w:t>6</w:t>
            </w:r>
          </w:p>
        </w:tc>
        <w:tc>
          <w:tcPr>
            <w:tcW w:w="7618" w:type="dxa"/>
            <w:tcBorders>
              <w:top w:val="single" w:sz="12" w:space="0" w:color="auto"/>
              <w:bottom w:val="single" w:sz="4" w:space="0" w:color="auto"/>
            </w:tcBorders>
          </w:tcPr>
          <w:p w14:paraId="008EE855" w14:textId="0FFB399D" w:rsidR="005D5938" w:rsidRPr="00927940" w:rsidRDefault="00371BCC" w:rsidP="005D5938">
            <w:pPr>
              <w:pStyle w:val="BodyText"/>
              <w:rPr>
                <w:lang w:val="en-US"/>
              </w:rPr>
            </w:pPr>
            <w:r>
              <w:t>Disregarding prefixes (“=”) and level separators (“.” and “/”), a</w:t>
            </w:r>
            <w:r w:rsidR="005D5938" w:rsidRPr="00927940">
              <w:t xml:space="preserve">ll levels </w:t>
            </w:r>
            <w:r w:rsidR="005D5938">
              <w:t xml:space="preserve">in </w:t>
            </w:r>
            <w:r>
              <w:t xml:space="preserve">the </w:t>
            </w:r>
            <w:r w:rsidR="00AE4EA2">
              <w:t xml:space="preserve">(functional) RDS-part of </w:t>
            </w:r>
            <w:r w:rsidR="005D5938">
              <w:t>a signal description</w:t>
            </w:r>
            <w:r>
              <w:t xml:space="preserve">, </w:t>
            </w:r>
            <w:r w:rsidR="00AE4EA2">
              <w:t>as well as</w:t>
            </w:r>
            <w:r>
              <w:t xml:space="preserve"> the </w:t>
            </w:r>
            <w:r w:rsidRPr="00371BCC">
              <w:rPr>
                <w:i/>
                <w:iCs/>
                <w:color w:val="4F81BD" w:themeColor="accent1"/>
              </w:rPr>
              <w:t>logical node</w:t>
            </w:r>
            <w:r w:rsidRPr="00371BCC">
              <w:rPr>
                <w:color w:val="4F81BD" w:themeColor="accent1"/>
              </w:rPr>
              <w:t xml:space="preserve"> </w:t>
            </w:r>
            <w:r>
              <w:t>(see IEC 61850-7)</w:t>
            </w:r>
            <w:r w:rsidR="005D5938">
              <w:t xml:space="preserve"> SHALL</w:t>
            </w:r>
            <w:r w:rsidR="005D5938" w:rsidRPr="00927940">
              <w:t xml:space="preserve"> start with a letter and end with a number. </w:t>
            </w:r>
            <w:r w:rsidR="005D5938" w:rsidRPr="00927940">
              <w:rPr>
                <w:lang w:val="en-US"/>
              </w:rPr>
              <w:t> </w:t>
            </w:r>
          </w:p>
          <w:p w14:paraId="4D2DA26B" w14:textId="77777777" w:rsidR="00371BCC" w:rsidRDefault="00371BCC" w:rsidP="00684B06">
            <w:pPr>
              <w:pStyle w:val="BodyText"/>
              <w:rPr>
                <w:lang w:val="en-US"/>
              </w:rPr>
            </w:pPr>
          </w:p>
          <w:p w14:paraId="459D09F5" w14:textId="3D772704" w:rsidR="005D5938" w:rsidRPr="005D5938" w:rsidRDefault="00371BCC" w:rsidP="00684B06">
            <w:pPr>
              <w:pStyle w:val="BodyText"/>
              <w:rPr>
                <w:lang w:val="en-US"/>
              </w:rPr>
            </w:pPr>
            <w:r>
              <w:rPr>
                <w:lang w:val="en-US"/>
              </w:rPr>
              <w:t>Example: =</w:t>
            </w:r>
            <w:r w:rsidRPr="00371BCC">
              <w:rPr>
                <w:b/>
                <w:bCs/>
                <w:lang w:val="en-US"/>
              </w:rPr>
              <w:t>A1</w:t>
            </w:r>
            <w:r>
              <w:rPr>
                <w:lang w:val="en-US"/>
              </w:rPr>
              <w:t>.</w:t>
            </w:r>
            <w:r w:rsidRPr="00371BCC">
              <w:rPr>
                <w:b/>
                <w:bCs/>
                <w:lang w:val="en-US"/>
              </w:rPr>
              <w:t>KA1</w:t>
            </w:r>
            <w:r>
              <w:rPr>
                <w:lang w:val="en-US"/>
              </w:rPr>
              <w:t>.</w:t>
            </w:r>
            <w:r w:rsidRPr="00371BCC">
              <w:rPr>
                <w:b/>
                <w:bCs/>
                <w:lang w:val="en-US"/>
              </w:rPr>
              <w:t>KA1</w:t>
            </w:r>
            <w:r>
              <w:rPr>
                <w:lang w:val="en-US"/>
              </w:rPr>
              <w:t>/</w:t>
            </w:r>
            <w:r w:rsidRPr="00371BCC">
              <w:rPr>
                <w:b/>
                <w:bCs/>
                <w:i/>
                <w:iCs/>
                <w:color w:val="4F81BD" w:themeColor="accent1"/>
                <w:lang w:val="en-US"/>
              </w:rPr>
              <w:t>KVLV1</w:t>
            </w:r>
            <w:r>
              <w:rPr>
                <w:lang w:val="en-US"/>
              </w:rPr>
              <w:t>.OpenPos.StVal</w:t>
            </w:r>
          </w:p>
        </w:tc>
      </w:tr>
    </w:tbl>
    <w:p w14:paraId="4CD5B096" w14:textId="77777777" w:rsidR="005D5938" w:rsidRDefault="005D5938" w:rsidP="00927940">
      <w:pPr>
        <w:pStyle w:val="BodyText"/>
        <w:rPr>
          <w:lang w:val="en-US"/>
        </w:rPr>
      </w:pPr>
    </w:p>
    <w:p w14:paraId="57D45A50" w14:textId="77777777" w:rsidR="00927940" w:rsidRPr="00927940" w:rsidRDefault="00927940" w:rsidP="00927940">
      <w:pPr>
        <w:pStyle w:val="Heading1"/>
      </w:pPr>
      <w:r w:rsidRPr="00927940">
        <w:t>RDS - Specific Modelling Principles </w:t>
      </w:r>
    </w:p>
    <w:p w14:paraId="0899859C" w14:textId="77777777" w:rsidR="00927940" w:rsidRPr="00927940" w:rsidRDefault="00927940" w:rsidP="00927940">
      <w:pPr>
        <w:pStyle w:val="Heading2"/>
      </w:pPr>
      <w:bookmarkStart w:id="22" w:name="_Ref155088628"/>
      <w:r w:rsidRPr="00927940">
        <w:t>Location aspect</w:t>
      </w:r>
      <w:bookmarkEnd w:id="22"/>
      <w:r w:rsidRPr="00927940">
        <w:t> </w:t>
      </w:r>
    </w:p>
    <w:p w14:paraId="5E90D059" w14:textId="77777777" w:rsidR="002F0ACC" w:rsidRDefault="002F0ACC" w:rsidP="00927940">
      <w:pPr>
        <w:pStyle w:val="BodyText"/>
      </w:pPr>
    </w:p>
    <w:tbl>
      <w:tblPr>
        <w:tblStyle w:val="TableGrid"/>
        <w:tblW w:w="0" w:type="auto"/>
        <w:tblLook w:val="04A0" w:firstRow="1" w:lastRow="0" w:firstColumn="1" w:lastColumn="0" w:noHBand="0" w:noVBand="1"/>
      </w:tblPr>
      <w:tblGrid>
        <w:gridCol w:w="1660"/>
        <w:gridCol w:w="7400"/>
      </w:tblGrid>
      <w:tr w:rsidR="002F0ACC" w:rsidRPr="00CC26BC" w14:paraId="27B977C4" w14:textId="77777777" w:rsidTr="00684B06">
        <w:tc>
          <w:tcPr>
            <w:tcW w:w="1668" w:type="dxa"/>
            <w:tcBorders>
              <w:bottom w:val="single" w:sz="12" w:space="0" w:color="auto"/>
            </w:tcBorders>
          </w:tcPr>
          <w:p w14:paraId="0D0F62FA" w14:textId="77777777" w:rsidR="002F0ACC" w:rsidRPr="00CC26BC" w:rsidRDefault="002F0ACC" w:rsidP="00684B06">
            <w:pPr>
              <w:pStyle w:val="BodyText"/>
              <w:rPr>
                <w:b/>
                <w:bCs/>
              </w:rPr>
            </w:pPr>
            <w:r w:rsidRPr="00CC26BC">
              <w:rPr>
                <w:b/>
                <w:bCs/>
              </w:rPr>
              <w:t>Requirement</w:t>
            </w:r>
          </w:p>
        </w:tc>
        <w:tc>
          <w:tcPr>
            <w:tcW w:w="7618" w:type="dxa"/>
            <w:tcBorders>
              <w:bottom w:val="single" w:sz="12" w:space="0" w:color="auto"/>
            </w:tcBorders>
          </w:tcPr>
          <w:p w14:paraId="2254BBE8" w14:textId="77777777" w:rsidR="002F0ACC" w:rsidRPr="00CC26BC" w:rsidRDefault="002F0ACC" w:rsidP="00684B06">
            <w:pPr>
              <w:pStyle w:val="BodyText"/>
              <w:rPr>
                <w:b/>
                <w:bCs/>
              </w:rPr>
            </w:pPr>
            <w:r w:rsidRPr="00CC26BC">
              <w:rPr>
                <w:b/>
                <w:bCs/>
              </w:rPr>
              <w:t>Description</w:t>
            </w:r>
          </w:p>
        </w:tc>
      </w:tr>
      <w:tr w:rsidR="002F0ACC" w:rsidRPr="005D5938" w14:paraId="17FFE25F" w14:textId="77777777" w:rsidTr="00684B06">
        <w:tc>
          <w:tcPr>
            <w:tcW w:w="1668" w:type="dxa"/>
            <w:tcBorders>
              <w:top w:val="single" w:sz="12" w:space="0" w:color="auto"/>
              <w:bottom w:val="single" w:sz="4" w:space="0" w:color="auto"/>
            </w:tcBorders>
          </w:tcPr>
          <w:p w14:paraId="113474CB" w14:textId="54C4AEBC" w:rsidR="002F0ACC" w:rsidRPr="00CC26BC" w:rsidRDefault="002F0ACC" w:rsidP="00684B06">
            <w:pPr>
              <w:pStyle w:val="BodyText"/>
              <w:rPr>
                <w:b/>
                <w:bCs/>
              </w:rPr>
            </w:pPr>
            <w:r w:rsidRPr="00CC26BC">
              <w:rPr>
                <w:b/>
                <w:bCs/>
              </w:rPr>
              <w:t>G</w:t>
            </w:r>
            <w:r>
              <w:rPr>
                <w:b/>
                <w:bCs/>
              </w:rPr>
              <w:t>e</w:t>
            </w:r>
            <w:r w:rsidRPr="00CC26BC">
              <w:rPr>
                <w:b/>
                <w:bCs/>
              </w:rPr>
              <w:t>M</w:t>
            </w:r>
            <w:r>
              <w:rPr>
                <w:b/>
                <w:bCs/>
              </w:rPr>
              <w:t>o</w:t>
            </w:r>
            <w:r w:rsidRPr="00CC26BC">
              <w:rPr>
                <w:b/>
                <w:bCs/>
              </w:rPr>
              <w:t>P</w:t>
            </w:r>
            <w:r>
              <w:rPr>
                <w:b/>
                <w:bCs/>
              </w:rPr>
              <w:t>r</w:t>
            </w:r>
            <w:r w:rsidRPr="00CC26BC">
              <w:rPr>
                <w:b/>
                <w:bCs/>
              </w:rPr>
              <w:t>-M-00</w:t>
            </w:r>
            <w:r>
              <w:rPr>
                <w:b/>
                <w:bCs/>
              </w:rPr>
              <w:t>7</w:t>
            </w:r>
          </w:p>
        </w:tc>
        <w:tc>
          <w:tcPr>
            <w:tcW w:w="7618" w:type="dxa"/>
            <w:tcBorders>
              <w:top w:val="single" w:sz="12" w:space="0" w:color="auto"/>
              <w:bottom w:val="single" w:sz="4" w:space="0" w:color="auto"/>
            </w:tcBorders>
          </w:tcPr>
          <w:p w14:paraId="70E839D7" w14:textId="1FFFED77" w:rsidR="002F0ACC" w:rsidRPr="005D5938" w:rsidRDefault="002F0ACC" w:rsidP="00684B06">
            <w:pPr>
              <w:pStyle w:val="BodyText"/>
              <w:rPr>
                <w:lang w:val="en-US"/>
              </w:rPr>
            </w:pPr>
            <w:r w:rsidRPr="00927940">
              <w:t xml:space="preserve">Floor numbering in the </w:t>
            </w:r>
            <w:r w:rsidRPr="00927940">
              <w:rPr>
                <w:i/>
                <w:iCs/>
              </w:rPr>
              <w:t>site of installation aspect</w:t>
            </w:r>
            <w:r w:rsidRPr="00927940">
              <w:t xml:space="preserve"> </w:t>
            </w:r>
            <w:r>
              <w:t>(RD with the prefix “++”, see IEC</w:t>
            </w:r>
            <w:r w:rsidR="008D1404">
              <w:t xml:space="preserve"> </w:t>
            </w:r>
            <w:r>
              <w:t xml:space="preserve">81346-1) </w:t>
            </w:r>
            <w:r w:rsidRPr="00927940">
              <w:t>will be done in accordance with ISO 4157.</w:t>
            </w:r>
          </w:p>
        </w:tc>
      </w:tr>
    </w:tbl>
    <w:p w14:paraId="2097AA1A" w14:textId="77777777" w:rsidR="002F0ACC" w:rsidRDefault="002F0ACC" w:rsidP="00927940">
      <w:pPr>
        <w:pStyle w:val="BodyText"/>
      </w:pPr>
    </w:p>
    <w:p w14:paraId="1FF0C919" w14:textId="5856E9C1" w:rsidR="002F0ACC" w:rsidRDefault="00927940" w:rsidP="00927940">
      <w:pPr>
        <w:pStyle w:val="BodyText"/>
      </w:pPr>
      <w:r w:rsidRPr="00927940">
        <w:t>This</w:t>
      </w:r>
      <w:r w:rsidR="002F0ACC">
        <w:t xml:space="preserve"> requirement</w:t>
      </w:r>
      <w:r w:rsidRPr="00927940">
        <w:t xml:space="preserve"> implies a deviation from the proposed principles of IEC 81346-1, as numbers in a RD will be given a meaning (the floor numbering).</w:t>
      </w:r>
    </w:p>
    <w:p w14:paraId="04A75D49" w14:textId="430E8AD4" w:rsidR="00927940" w:rsidRPr="00927940" w:rsidRDefault="00927940" w:rsidP="00927940">
      <w:pPr>
        <w:pStyle w:val="BodyText"/>
        <w:rPr>
          <w:lang w:val="en-US"/>
        </w:rPr>
      </w:pPr>
      <w:r w:rsidRPr="00927940">
        <w:t>  </w:t>
      </w:r>
      <w:r w:rsidRPr="00927940">
        <w:rPr>
          <w:lang w:val="en-US"/>
        </w:rPr>
        <w:t> </w:t>
      </w:r>
    </w:p>
    <w:p w14:paraId="23B2620F" w14:textId="77777777" w:rsidR="00927940" w:rsidRPr="00927940" w:rsidRDefault="00927940" w:rsidP="00927940">
      <w:pPr>
        <w:pStyle w:val="BodyText"/>
        <w:rPr>
          <w:lang w:val="en-US"/>
        </w:rPr>
      </w:pPr>
      <w:r w:rsidRPr="00927940">
        <w:t>It is proposed that the floor should be added to a (++) site of installation RD by using a dedicated level containing only the floor number.</w:t>
      </w:r>
      <w:r w:rsidRPr="00927940">
        <w:rPr>
          <w:lang w:val="en-US"/>
        </w:rPr>
        <w:t> </w:t>
      </w:r>
    </w:p>
    <w:p w14:paraId="0D689732" w14:textId="77777777" w:rsidR="00927940" w:rsidRPr="00927940" w:rsidRDefault="00927940" w:rsidP="00927940">
      <w:pPr>
        <w:pStyle w:val="BodyText"/>
        <w:rPr>
          <w:lang w:val="en-US"/>
        </w:rPr>
      </w:pPr>
      <w:r w:rsidRPr="00927940">
        <w:t>e.g. ++C1.CA1</w:t>
      </w:r>
      <w:r w:rsidRPr="00927940">
        <w:rPr>
          <w:b/>
          <w:bCs/>
        </w:rPr>
        <w:t>.3.</w:t>
      </w:r>
      <w:r w:rsidRPr="00927940">
        <w:t>CAA2  </w:t>
      </w:r>
      <w:r w:rsidRPr="00927940">
        <w:rPr>
          <w:lang w:val="en-US"/>
        </w:rPr>
        <w:t> </w:t>
      </w:r>
    </w:p>
    <w:p w14:paraId="007D000E" w14:textId="77777777" w:rsidR="00927940" w:rsidRPr="00927940" w:rsidRDefault="00927940" w:rsidP="00927940">
      <w:pPr>
        <w:pStyle w:val="BodyText"/>
        <w:rPr>
          <w:lang w:val="en-US"/>
        </w:rPr>
      </w:pPr>
      <w:r w:rsidRPr="00927940">
        <w:rPr>
          <w:lang w:val="en-US"/>
        </w:rPr>
        <w:t> </w:t>
      </w:r>
    </w:p>
    <w:p w14:paraId="5677D6FA" w14:textId="77777777" w:rsidR="00927940" w:rsidRPr="00927940" w:rsidRDefault="00927940" w:rsidP="00315678">
      <w:pPr>
        <w:pStyle w:val="Heading2"/>
      </w:pPr>
      <w:r w:rsidRPr="00927940">
        <w:t>Prime Systems </w:t>
      </w:r>
    </w:p>
    <w:p w14:paraId="4E7F1002" w14:textId="77777777" w:rsidR="00927940" w:rsidRPr="00927940" w:rsidRDefault="00927940" w:rsidP="00315678">
      <w:pPr>
        <w:pStyle w:val="Heading3"/>
      </w:pPr>
      <w:r w:rsidRPr="00927940">
        <w:t>A systems </w:t>
      </w:r>
    </w:p>
    <w:p w14:paraId="74C18557" w14:textId="77777777" w:rsidR="00315678" w:rsidRDefault="00315678" w:rsidP="00927940">
      <w:pPr>
        <w:pStyle w:val="BodyText"/>
        <w:rPr>
          <w:b/>
          <w:bCs/>
        </w:rPr>
      </w:pPr>
    </w:p>
    <w:tbl>
      <w:tblPr>
        <w:tblStyle w:val="TableGrid"/>
        <w:tblW w:w="0" w:type="auto"/>
        <w:tblLook w:val="04A0" w:firstRow="1" w:lastRow="0" w:firstColumn="1" w:lastColumn="0" w:noHBand="0" w:noVBand="1"/>
      </w:tblPr>
      <w:tblGrid>
        <w:gridCol w:w="2191"/>
        <w:gridCol w:w="4821"/>
        <w:gridCol w:w="2048"/>
      </w:tblGrid>
      <w:tr w:rsidR="00315678" w14:paraId="3A2A2DED" w14:textId="77777777" w:rsidTr="00CC26BC">
        <w:tc>
          <w:tcPr>
            <w:tcW w:w="2235" w:type="dxa"/>
            <w:shd w:val="clear" w:color="auto" w:fill="DBE5F1" w:themeFill="accent1" w:themeFillTint="33"/>
          </w:tcPr>
          <w:p w14:paraId="7F69E239" w14:textId="1388D9B0" w:rsidR="00315678" w:rsidRDefault="00315678" w:rsidP="00315678">
            <w:pPr>
              <w:pStyle w:val="BodyText"/>
              <w:jc w:val="center"/>
              <w:rPr>
                <w:b/>
                <w:bCs/>
              </w:rPr>
            </w:pPr>
            <w:r>
              <w:rPr>
                <w:b/>
                <w:bCs/>
              </w:rPr>
              <w:t>Definition</w:t>
            </w:r>
          </w:p>
        </w:tc>
        <w:tc>
          <w:tcPr>
            <w:tcW w:w="4961" w:type="dxa"/>
            <w:shd w:val="clear" w:color="auto" w:fill="DBE5F1" w:themeFill="accent1" w:themeFillTint="33"/>
          </w:tcPr>
          <w:p w14:paraId="1C188E22" w14:textId="3348147E" w:rsidR="00315678" w:rsidRDefault="00315678" w:rsidP="00315678">
            <w:pPr>
              <w:pStyle w:val="BodyText"/>
              <w:jc w:val="center"/>
              <w:rPr>
                <w:b/>
                <w:bCs/>
              </w:rPr>
            </w:pPr>
            <w:r>
              <w:rPr>
                <w:b/>
                <w:bCs/>
              </w:rPr>
              <w:t>Boundaries</w:t>
            </w:r>
          </w:p>
        </w:tc>
        <w:tc>
          <w:tcPr>
            <w:tcW w:w="2090" w:type="dxa"/>
            <w:shd w:val="clear" w:color="auto" w:fill="DBE5F1" w:themeFill="accent1" w:themeFillTint="33"/>
          </w:tcPr>
          <w:p w14:paraId="751177B4" w14:textId="5C6B3EF1" w:rsidR="00315678" w:rsidRDefault="00315678" w:rsidP="00315678">
            <w:pPr>
              <w:pStyle w:val="BodyText"/>
              <w:jc w:val="center"/>
              <w:rPr>
                <w:b/>
                <w:bCs/>
              </w:rPr>
            </w:pPr>
            <w:r>
              <w:rPr>
                <w:b/>
                <w:bCs/>
              </w:rPr>
              <w:t>Typical examples</w:t>
            </w:r>
          </w:p>
        </w:tc>
      </w:tr>
      <w:tr w:rsidR="00315678" w14:paraId="6FA5E718" w14:textId="77777777" w:rsidTr="00CC26BC">
        <w:tc>
          <w:tcPr>
            <w:tcW w:w="2235" w:type="dxa"/>
          </w:tcPr>
          <w:p w14:paraId="7726B98A" w14:textId="77777777" w:rsidR="00315678" w:rsidRPr="00927940" w:rsidRDefault="00315678" w:rsidP="00315678">
            <w:pPr>
              <w:pStyle w:val="BodyText"/>
              <w:rPr>
                <w:sz w:val="18"/>
                <w:szCs w:val="18"/>
                <w:lang w:val="en-US"/>
              </w:rPr>
            </w:pPr>
            <w:r w:rsidRPr="00927940">
              <w:rPr>
                <w:sz w:val="18"/>
                <w:szCs w:val="18"/>
              </w:rPr>
              <w:t>Functional system transforming energy or energy carrier.</w:t>
            </w:r>
            <w:r w:rsidRPr="00927940">
              <w:rPr>
                <w:sz w:val="18"/>
                <w:szCs w:val="18"/>
                <w:lang w:val="en-US"/>
              </w:rPr>
              <w:t> </w:t>
            </w:r>
          </w:p>
          <w:p w14:paraId="7F30A88C" w14:textId="77777777" w:rsidR="00315678" w:rsidRPr="00315678" w:rsidRDefault="00315678" w:rsidP="00927940">
            <w:pPr>
              <w:pStyle w:val="BodyText"/>
              <w:rPr>
                <w:b/>
                <w:bCs/>
                <w:sz w:val="18"/>
                <w:szCs w:val="18"/>
              </w:rPr>
            </w:pPr>
          </w:p>
        </w:tc>
        <w:tc>
          <w:tcPr>
            <w:tcW w:w="4961" w:type="dxa"/>
          </w:tcPr>
          <w:p w14:paraId="60C4992B" w14:textId="77777777" w:rsidR="00315678" w:rsidRPr="00927940" w:rsidRDefault="00315678" w:rsidP="00315678">
            <w:pPr>
              <w:pStyle w:val="BodyText"/>
              <w:rPr>
                <w:sz w:val="18"/>
                <w:szCs w:val="18"/>
                <w:lang w:val="en-US"/>
              </w:rPr>
            </w:pPr>
            <w:r w:rsidRPr="00927940">
              <w:rPr>
                <w:sz w:val="18"/>
                <w:szCs w:val="18"/>
              </w:rPr>
              <w:t xml:space="preserve">On the hydraulic/waterway side the A system starts with the main inlet valve (=A1.KA1 - </w:t>
            </w:r>
            <w:r w:rsidRPr="00927940">
              <w:rPr>
                <w:b/>
                <w:bCs/>
                <w:sz w:val="18"/>
                <w:szCs w:val="18"/>
              </w:rPr>
              <w:t>including</w:t>
            </w:r>
            <w:r w:rsidRPr="00927940">
              <w:rPr>
                <w:sz w:val="18"/>
                <w:szCs w:val="18"/>
              </w:rPr>
              <w:t xml:space="preserve">) and ends with the draft tube gate (=H1.KA1 </w:t>
            </w:r>
            <w:r w:rsidRPr="00927940">
              <w:rPr>
                <w:b/>
                <w:bCs/>
                <w:sz w:val="18"/>
                <w:szCs w:val="18"/>
              </w:rPr>
              <w:t>excluding</w:t>
            </w:r>
            <w:r w:rsidRPr="00927940">
              <w:rPr>
                <w:sz w:val="18"/>
                <w:szCs w:val="18"/>
              </w:rPr>
              <w:t>).</w:t>
            </w:r>
            <w:r w:rsidRPr="00927940">
              <w:rPr>
                <w:sz w:val="18"/>
                <w:szCs w:val="18"/>
                <w:lang w:val="en-US"/>
              </w:rPr>
              <w:t> </w:t>
            </w:r>
          </w:p>
          <w:p w14:paraId="52E4E216" w14:textId="77777777" w:rsidR="00315678" w:rsidRPr="00315678" w:rsidRDefault="00315678" w:rsidP="00315678">
            <w:pPr>
              <w:pStyle w:val="BodyText"/>
              <w:rPr>
                <w:sz w:val="18"/>
                <w:szCs w:val="18"/>
              </w:rPr>
            </w:pPr>
          </w:p>
          <w:p w14:paraId="7AD594F8" w14:textId="77777777" w:rsidR="00315678" w:rsidRDefault="00315678" w:rsidP="00315678">
            <w:pPr>
              <w:pStyle w:val="BodyText"/>
              <w:rPr>
                <w:sz w:val="18"/>
                <w:szCs w:val="18"/>
              </w:rPr>
            </w:pPr>
            <w:r w:rsidRPr="00927940">
              <w:rPr>
                <w:sz w:val="18"/>
                <w:szCs w:val="18"/>
              </w:rPr>
              <w:t>On the electrical side the A system starts with the generator system and ends with the unit transformer system switchgear (including)</w:t>
            </w:r>
          </w:p>
          <w:p w14:paraId="08BEFFB2" w14:textId="0C487609" w:rsidR="00CC26BC" w:rsidRPr="00315678" w:rsidRDefault="00CC26BC" w:rsidP="00315678">
            <w:pPr>
              <w:pStyle w:val="BodyText"/>
              <w:rPr>
                <w:b/>
                <w:bCs/>
                <w:sz w:val="18"/>
                <w:szCs w:val="18"/>
              </w:rPr>
            </w:pPr>
          </w:p>
        </w:tc>
        <w:tc>
          <w:tcPr>
            <w:tcW w:w="2090" w:type="dxa"/>
          </w:tcPr>
          <w:p w14:paraId="7C03DA06" w14:textId="77777777" w:rsidR="00315678" w:rsidRDefault="00315678" w:rsidP="00927940">
            <w:pPr>
              <w:pStyle w:val="BodyText"/>
              <w:rPr>
                <w:sz w:val="18"/>
                <w:szCs w:val="18"/>
              </w:rPr>
            </w:pPr>
            <w:r w:rsidRPr="00CC26BC">
              <w:rPr>
                <w:sz w:val="18"/>
                <w:szCs w:val="18"/>
              </w:rPr>
              <w:t>Wind turbine</w:t>
            </w:r>
          </w:p>
          <w:p w14:paraId="27E2990E" w14:textId="77777777" w:rsidR="00CC26BC" w:rsidRDefault="00CC26BC" w:rsidP="00927940">
            <w:pPr>
              <w:pStyle w:val="BodyText"/>
              <w:rPr>
                <w:sz w:val="18"/>
                <w:szCs w:val="18"/>
              </w:rPr>
            </w:pPr>
            <w:r>
              <w:rPr>
                <w:sz w:val="18"/>
                <w:szCs w:val="18"/>
              </w:rPr>
              <w:t>Hydro unit</w:t>
            </w:r>
          </w:p>
          <w:p w14:paraId="552480D0" w14:textId="77777777" w:rsidR="00CC26BC" w:rsidRDefault="00CC26BC" w:rsidP="00927940">
            <w:pPr>
              <w:pStyle w:val="BodyText"/>
              <w:rPr>
                <w:sz w:val="18"/>
                <w:szCs w:val="18"/>
              </w:rPr>
            </w:pPr>
            <w:r>
              <w:rPr>
                <w:sz w:val="18"/>
                <w:szCs w:val="18"/>
              </w:rPr>
              <w:t>Steam turbine</w:t>
            </w:r>
          </w:p>
          <w:p w14:paraId="2263F475" w14:textId="5A467574" w:rsidR="00CC26BC" w:rsidRPr="00CC26BC" w:rsidRDefault="00CC26BC" w:rsidP="00927940">
            <w:pPr>
              <w:pStyle w:val="BodyText"/>
              <w:rPr>
                <w:sz w:val="18"/>
                <w:szCs w:val="18"/>
              </w:rPr>
            </w:pPr>
            <w:r>
              <w:rPr>
                <w:sz w:val="18"/>
                <w:szCs w:val="18"/>
              </w:rPr>
              <w:t xml:space="preserve">Gass turbine </w:t>
            </w:r>
          </w:p>
        </w:tc>
      </w:tr>
    </w:tbl>
    <w:p w14:paraId="6CC0D754" w14:textId="77777777" w:rsidR="00315678" w:rsidRDefault="00315678" w:rsidP="00927940">
      <w:pPr>
        <w:pStyle w:val="BodyText"/>
        <w:rPr>
          <w:b/>
          <w:bCs/>
        </w:rPr>
      </w:pPr>
    </w:p>
    <w:p w14:paraId="44F00F3C" w14:textId="0DAA7E86" w:rsidR="00927940" w:rsidRPr="00927940" w:rsidRDefault="00927940" w:rsidP="00315678">
      <w:pPr>
        <w:pStyle w:val="BodyText"/>
        <w:rPr>
          <w:lang w:val="en-US"/>
        </w:rPr>
      </w:pPr>
      <w:r w:rsidRPr="00927940">
        <w:rPr>
          <w:lang w:val="en-US"/>
        </w:rPr>
        <w:t> </w:t>
      </w:r>
    </w:p>
    <w:p w14:paraId="48854637" w14:textId="0FF9F8A3" w:rsidR="00927940" w:rsidRPr="00927940" w:rsidRDefault="00315678" w:rsidP="00927940">
      <w:pPr>
        <w:pStyle w:val="BodyText"/>
        <w:rPr>
          <w:b/>
          <w:bCs/>
          <w:lang w:val="en-US"/>
        </w:rPr>
      </w:pPr>
      <w:r>
        <w:rPr>
          <w:b/>
          <w:bCs/>
        </w:rPr>
        <w:t>Notable</w:t>
      </w:r>
      <w:r w:rsidR="00927940" w:rsidRPr="00927940">
        <w:rPr>
          <w:b/>
          <w:bCs/>
        </w:rPr>
        <w:t xml:space="preserve"> sub-systems:</w:t>
      </w:r>
      <w:r w:rsidR="00927940" w:rsidRPr="00927940">
        <w:rPr>
          <w:b/>
          <w:bCs/>
          <w:lang w:val="en-US"/>
        </w:rPr>
        <w:t> </w:t>
      </w:r>
    </w:p>
    <w:p w14:paraId="04B7E0DD" w14:textId="77777777" w:rsidR="00315678" w:rsidRDefault="00315678" w:rsidP="00927940">
      <w:pPr>
        <w:pStyle w:val="BodyText"/>
        <w:rPr>
          <w:b/>
          <w:bCs/>
        </w:rPr>
      </w:pPr>
    </w:p>
    <w:p w14:paraId="3BE38884" w14:textId="0BD9CFC8" w:rsidR="00927940" w:rsidRPr="00927940" w:rsidRDefault="00623B04" w:rsidP="00927940">
      <w:pPr>
        <w:pStyle w:val="BodyText"/>
        <w:rPr>
          <w:b/>
          <w:bCs/>
          <w:lang w:val="en-US"/>
        </w:rPr>
      </w:pPr>
      <w:r>
        <w:rPr>
          <w:b/>
          <w:bCs/>
        </w:rPr>
        <w:t>A1.</w:t>
      </w:r>
      <w:r w:rsidR="00927940" w:rsidRPr="00927940">
        <w:rPr>
          <w:b/>
          <w:bCs/>
        </w:rPr>
        <w:t>RA</w:t>
      </w:r>
      <w:r w:rsidR="00E44E9E">
        <w:rPr>
          <w:b/>
          <w:bCs/>
        </w:rPr>
        <w:t>1</w:t>
      </w:r>
      <w:r w:rsidR="00927940" w:rsidRPr="00927940">
        <w:rPr>
          <w:b/>
          <w:bCs/>
        </w:rPr>
        <w:t xml:space="preserve"> - Generator</w:t>
      </w:r>
      <w:r w:rsidR="00927940" w:rsidRPr="00927940">
        <w:rPr>
          <w:b/>
          <w:bCs/>
          <w:lang w:val="en-US"/>
        </w:rPr>
        <w:t> </w:t>
      </w:r>
    </w:p>
    <w:p w14:paraId="5ACBCC89" w14:textId="3E04E653" w:rsidR="0054077D" w:rsidRDefault="00623B04" w:rsidP="00636A25">
      <w:pPr>
        <w:pStyle w:val="BodyText"/>
        <w:ind w:left="708"/>
        <w:rPr>
          <w:b/>
          <w:bCs/>
        </w:rPr>
      </w:pPr>
      <w:r>
        <w:rPr>
          <w:b/>
          <w:bCs/>
        </w:rPr>
        <w:t>A1.</w:t>
      </w:r>
      <w:r w:rsidR="00927940" w:rsidRPr="00927940">
        <w:rPr>
          <w:b/>
          <w:bCs/>
        </w:rPr>
        <w:t>RA</w:t>
      </w:r>
      <w:r w:rsidR="0054077D">
        <w:rPr>
          <w:b/>
          <w:bCs/>
        </w:rPr>
        <w:t>1</w:t>
      </w:r>
      <w:r w:rsidR="00927940" w:rsidRPr="00927940">
        <w:rPr>
          <w:b/>
          <w:bCs/>
        </w:rPr>
        <w:t>.R</w:t>
      </w:r>
      <w:r w:rsidR="00997379">
        <w:rPr>
          <w:b/>
          <w:bCs/>
        </w:rPr>
        <w:t>J</w:t>
      </w:r>
      <w:r w:rsidR="0054077D">
        <w:rPr>
          <w:b/>
          <w:bCs/>
        </w:rPr>
        <w:t>1</w:t>
      </w:r>
      <w:r w:rsidR="00927940" w:rsidRPr="00927940">
        <w:rPr>
          <w:b/>
          <w:bCs/>
        </w:rPr>
        <w:t xml:space="preserve"> </w:t>
      </w:r>
      <w:r w:rsidR="0054077D">
        <w:rPr>
          <w:b/>
          <w:bCs/>
        </w:rPr>
        <w:t>Rotor</w:t>
      </w:r>
    </w:p>
    <w:p w14:paraId="22F9164F" w14:textId="5D04E09B" w:rsidR="00927940" w:rsidRPr="00927940" w:rsidRDefault="00623B04" w:rsidP="00636A25">
      <w:pPr>
        <w:pStyle w:val="BodyText"/>
        <w:ind w:left="708"/>
        <w:rPr>
          <w:b/>
          <w:bCs/>
          <w:lang w:val="en-US"/>
        </w:rPr>
      </w:pPr>
      <w:r>
        <w:rPr>
          <w:b/>
          <w:bCs/>
        </w:rPr>
        <w:t>A1.</w:t>
      </w:r>
      <w:r w:rsidR="0054077D" w:rsidRPr="00997379">
        <w:rPr>
          <w:b/>
          <w:bCs/>
        </w:rPr>
        <w:t>RA1.</w:t>
      </w:r>
      <w:r w:rsidR="00927940" w:rsidRPr="00927940">
        <w:rPr>
          <w:b/>
          <w:bCs/>
        </w:rPr>
        <w:t>RK</w:t>
      </w:r>
      <w:r w:rsidR="0054077D" w:rsidRPr="00997379">
        <w:rPr>
          <w:b/>
          <w:bCs/>
        </w:rPr>
        <w:t>1</w:t>
      </w:r>
      <w:r w:rsidR="0054077D" w:rsidRPr="0054077D">
        <w:rPr>
          <w:b/>
          <w:bCs/>
        </w:rPr>
        <w:t xml:space="preserve"> </w:t>
      </w:r>
      <w:r w:rsidR="00927940" w:rsidRPr="00927940">
        <w:rPr>
          <w:b/>
          <w:bCs/>
        </w:rPr>
        <w:t>Stator</w:t>
      </w:r>
      <w:r w:rsidR="00927940" w:rsidRPr="00927940">
        <w:rPr>
          <w:b/>
          <w:bCs/>
          <w:lang w:val="en-US"/>
        </w:rPr>
        <w:t> </w:t>
      </w:r>
    </w:p>
    <w:p w14:paraId="48D98CD2" w14:textId="77777777" w:rsidR="00927940" w:rsidRPr="00927940" w:rsidRDefault="00927940" w:rsidP="00636A25">
      <w:pPr>
        <w:pStyle w:val="BodyText"/>
        <w:ind w:left="708"/>
        <w:rPr>
          <w:lang w:val="en-US"/>
        </w:rPr>
      </w:pPr>
      <w:r w:rsidRPr="00927940">
        <w:t>Notable systems: </w:t>
      </w:r>
      <w:r w:rsidRPr="00927940">
        <w:rPr>
          <w:lang w:val="en-US"/>
        </w:rPr>
        <w:t> </w:t>
      </w:r>
    </w:p>
    <w:p w14:paraId="5CFC3000" w14:textId="59A5EAE1" w:rsidR="00927940" w:rsidRPr="00927940" w:rsidRDefault="00623B04" w:rsidP="00636A25">
      <w:pPr>
        <w:pStyle w:val="BodyText"/>
        <w:numPr>
          <w:ilvl w:val="0"/>
          <w:numId w:val="13"/>
        </w:numPr>
        <w:tabs>
          <w:tab w:val="clear" w:pos="720"/>
          <w:tab w:val="num" w:pos="1428"/>
        </w:tabs>
        <w:ind w:left="1428"/>
        <w:rPr>
          <w:lang w:val="en-US"/>
        </w:rPr>
      </w:pPr>
      <w:r>
        <w:t>A1.</w:t>
      </w:r>
      <w:r w:rsidR="00927940" w:rsidRPr="00927940">
        <w:t>RA1.RK1.FEC1 - Stator Core </w:t>
      </w:r>
      <w:r w:rsidR="00927940" w:rsidRPr="00927940">
        <w:rPr>
          <w:lang w:val="en-US"/>
        </w:rPr>
        <w:t> </w:t>
      </w:r>
    </w:p>
    <w:p w14:paraId="51CA566D" w14:textId="1A12D1D1" w:rsidR="00927940" w:rsidRPr="00927940" w:rsidRDefault="00623B04" w:rsidP="00636A25">
      <w:pPr>
        <w:pStyle w:val="BodyText"/>
        <w:numPr>
          <w:ilvl w:val="0"/>
          <w:numId w:val="13"/>
        </w:numPr>
        <w:ind w:left="1428"/>
        <w:rPr>
          <w:lang w:val="en-US"/>
        </w:rPr>
      </w:pPr>
      <w:r w:rsidRPr="00623B04">
        <w:t>A1.</w:t>
      </w:r>
      <w:r w:rsidR="00927940" w:rsidRPr="00927940">
        <w:rPr>
          <w:u w:val="single"/>
        </w:rPr>
        <w:t>R</w:t>
      </w:r>
      <w:r w:rsidR="00927940" w:rsidRPr="00927940">
        <w:t>A1.RK1.FEC1.UAA1 - Stator Tooth</w:t>
      </w:r>
      <w:r w:rsidR="00927940" w:rsidRPr="00927940">
        <w:rPr>
          <w:lang w:val="en-US"/>
        </w:rPr>
        <w:t> </w:t>
      </w:r>
    </w:p>
    <w:p w14:paraId="5A62790D" w14:textId="69E1765F" w:rsidR="00927940" w:rsidRPr="00927940" w:rsidRDefault="00623B04" w:rsidP="00636A25">
      <w:pPr>
        <w:pStyle w:val="BodyText"/>
        <w:numPr>
          <w:ilvl w:val="0"/>
          <w:numId w:val="13"/>
        </w:numPr>
        <w:ind w:left="1428"/>
        <w:rPr>
          <w:lang w:val="en-US"/>
        </w:rPr>
      </w:pPr>
      <w:r>
        <w:t>A1.</w:t>
      </w:r>
      <w:r w:rsidR="00927940" w:rsidRPr="00927940">
        <w:t>RA1.RK1.WBB# – Stator winding L#</w:t>
      </w:r>
      <w:r w:rsidR="00927940" w:rsidRPr="00927940">
        <w:rPr>
          <w:lang w:val="en-US"/>
        </w:rPr>
        <w:t> </w:t>
      </w:r>
    </w:p>
    <w:p w14:paraId="0ECABF51" w14:textId="04FD7E10" w:rsidR="00927940" w:rsidRPr="00927940" w:rsidRDefault="00623B04" w:rsidP="00F737BE">
      <w:pPr>
        <w:pStyle w:val="BodyText"/>
        <w:ind w:left="708"/>
        <w:rPr>
          <w:b/>
          <w:bCs/>
          <w:lang w:val="en-US"/>
        </w:rPr>
      </w:pPr>
      <w:r>
        <w:rPr>
          <w:b/>
          <w:bCs/>
        </w:rPr>
        <w:t>A1.</w:t>
      </w:r>
      <w:r w:rsidR="00927940" w:rsidRPr="00927940">
        <w:rPr>
          <w:b/>
          <w:bCs/>
        </w:rPr>
        <w:t>RA</w:t>
      </w:r>
      <w:r w:rsidR="00E44E9E">
        <w:rPr>
          <w:b/>
          <w:bCs/>
        </w:rPr>
        <w:t>1</w:t>
      </w:r>
      <w:r w:rsidR="00927940" w:rsidRPr="00927940">
        <w:rPr>
          <w:b/>
          <w:bCs/>
        </w:rPr>
        <w:t>.LD</w:t>
      </w:r>
      <w:r w:rsidR="00E44E9E">
        <w:rPr>
          <w:b/>
          <w:bCs/>
        </w:rPr>
        <w:t>1</w:t>
      </w:r>
      <w:r w:rsidR="00927940" w:rsidRPr="00927940">
        <w:rPr>
          <w:b/>
          <w:bCs/>
        </w:rPr>
        <w:t xml:space="preserve"> - Excitation system</w:t>
      </w:r>
      <w:r w:rsidR="00927940" w:rsidRPr="00927940">
        <w:rPr>
          <w:b/>
          <w:bCs/>
          <w:lang w:val="en-US"/>
        </w:rPr>
        <w:t> </w:t>
      </w:r>
    </w:p>
    <w:p w14:paraId="131A46DE" w14:textId="77777777" w:rsidR="00927940" w:rsidRPr="00927940" w:rsidRDefault="00927940" w:rsidP="00F737BE">
      <w:pPr>
        <w:pStyle w:val="BodyText"/>
        <w:ind w:left="708"/>
        <w:rPr>
          <w:lang w:val="en-US"/>
        </w:rPr>
      </w:pPr>
      <w:r w:rsidRPr="00927940">
        <w:t>Notable systems: </w:t>
      </w:r>
      <w:r w:rsidRPr="00927940">
        <w:rPr>
          <w:lang w:val="en-US"/>
        </w:rPr>
        <w:t> </w:t>
      </w:r>
    </w:p>
    <w:p w14:paraId="721D6E37" w14:textId="66B7769E" w:rsidR="00927940" w:rsidRPr="00927940" w:rsidRDefault="00623B04" w:rsidP="00F737BE">
      <w:pPr>
        <w:pStyle w:val="BodyText"/>
        <w:numPr>
          <w:ilvl w:val="0"/>
          <w:numId w:val="14"/>
        </w:numPr>
        <w:tabs>
          <w:tab w:val="clear" w:pos="720"/>
          <w:tab w:val="num" w:pos="1428"/>
        </w:tabs>
        <w:ind w:left="1428"/>
        <w:rPr>
          <w:lang w:val="en-US"/>
        </w:rPr>
      </w:pPr>
      <w:r>
        <w:t>A1.</w:t>
      </w:r>
      <w:r w:rsidR="00927940" w:rsidRPr="00927940">
        <w:t>RA1.LD1.XZA1 – Slip ring</w:t>
      </w:r>
      <w:r w:rsidR="00927940" w:rsidRPr="00927940">
        <w:rPr>
          <w:lang w:val="en-US"/>
        </w:rPr>
        <w:t> </w:t>
      </w:r>
    </w:p>
    <w:p w14:paraId="6E1A1D54" w14:textId="73E4071D" w:rsidR="00927940" w:rsidRPr="00927940" w:rsidRDefault="00623B04" w:rsidP="00F737BE">
      <w:pPr>
        <w:pStyle w:val="BodyText"/>
        <w:numPr>
          <w:ilvl w:val="0"/>
          <w:numId w:val="14"/>
        </w:numPr>
        <w:tabs>
          <w:tab w:val="clear" w:pos="720"/>
          <w:tab w:val="num" w:pos="1428"/>
        </w:tabs>
        <w:ind w:left="1428"/>
        <w:rPr>
          <w:lang w:val="en-US"/>
        </w:rPr>
      </w:pPr>
      <w:r>
        <w:lastRenderedPageBreak/>
        <w:t>A1.</w:t>
      </w:r>
      <w:r w:rsidR="00927940" w:rsidRPr="00927940">
        <w:t>RA1.LD1.TAA1 – Excitation system core</w:t>
      </w:r>
      <w:r w:rsidR="00927940" w:rsidRPr="00927940">
        <w:rPr>
          <w:lang w:val="en-US"/>
        </w:rPr>
        <w:t> </w:t>
      </w:r>
    </w:p>
    <w:p w14:paraId="7AE40856" w14:textId="0DF1CBFD" w:rsidR="00927940" w:rsidRPr="00927940" w:rsidRDefault="00623B04" w:rsidP="00F737BE">
      <w:pPr>
        <w:pStyle w:val="BodyText"/>
        <w:numPr>
          <w:ilvl w:val="0"/>
          <w:numId w:val="14"/>
        </w:numPr>
        <w:tabs>
          <w:tab w:val="clear" w:pos="720"/>
          <w:tab w:val="num" w:pos="1428"/>
        </w:tabs>
        <w:ind w:left="1428"/>
        <w:rPr>
          <w:lang w:val="en-US"/>
        </w:rPr>
      </w:pPr>
      <w:r>
        <w:t>A1.</w:t>
      </w:r>
      <w:r w:rsidR="00927940" w:rsidRPr="00927940">
        <w:t>RA1.LD1.TAA1.WBB# – Excitation system winding L#</w:t>
      </w:r>
      <w:r w:rsidR="00927940" w:rsidRPr="00927940">
        <w:rPr>
          <w:lang w:val="en-US"/>
        </w:rPr>
        <w:t> </w:t>
      </w:r>
    </w:p>
    <w:p w14:paraId="1920CFF1" w14:textId="102B647B" w:rsidR="00927940" w:rsidRPr="00927940" w:rsidRDefault="00623B04" w:rsidP="00F737BE">
      <w:pPr>
        <w:pStyle w:val="BodyText"/>
        <w:numPr>
          <w:ilvl w:val="0"/>
          <w:numId w:val="14"/>
        </w:numPr>
        <w:tabs>
          <w:tab w:val="clear" w:pos="720"/>
          <w:tab w:val="num" w:pos="1428"/>
        </w:tabs>
        <w:ind w:left="1428"/>
        <w:rPr>
          <w:lang w:val="en-US"/>
        </w:rPr>
      </w:pPr>
      <w:r>
        <w:t>A1.</w:t>
      </w:r>
      <w:r w:rsidR="00927940" w:rsidRPr="00927940">
        <w:t>RA1.LD1.QAB1 – Excitation trigger</w:t>
      </w:r>
      <w:r w:rsidR="00927940" w:rsidRPr="00927940">
        <w:rPr>
          <w:lang w:val="en-US"/>
        </w:rPr>
        <w:t> </w:t>
      </w:r>
    </w:p>
    <w:p w14:paraId="1AD61E67" w14:textId="283B461D" w:rsidR="00927940" w:rsidRPr="00927940" w:rsidRDefault="00623B04" w:rsidP="00F737BE">
      <w:pPr>
        <w:pStyle w:val="BodyText"/>
        <w:ind w:left="708"/>
        <w:rPr>
          <w:b/>
          <w:bCs/>
          <w:lang w:val="en-US"/>
        </w:rPr>
      </w:pPr>
      <w:r>
        <w:rPr>
          <w:b/>
          <w:bCs/>
        </w:rPr>
        <w:t>A1.</w:t>
      </w:r>
      <w:r w:rsidR="00927940" w:rsidRPr="00927940">
        <w:rPr>
          <w:b/>
          <w:bCs/>
        </w:rPr>
        <w:t>RA</w:t>
      </w:r>
      <w:r w:rsidR="00E44E9E">
        <w:rPr>
          <w:b/>
          <w:bCs/>
        </w:rPr>
        <w:t>1</w:t>
      </w:r>
      <w:r w:rsidR="00927940" w:rsidRPr="00927940">
        <w:rPr>
          <w:b/>
          <w:bCs/>
        </w:rPr>
        <w:t>.HE</w:t>
      </w:r>
      <w:r w:rsidR="00E44E9E">
        <w:rPr>
          <w:b/>
          <w:bCs/>
        </w:rPr>
        <w:t>1</w:t>
      </w:r>
      <w:r w:rsidR="00927940" w:rsidRPr="00927940">
        <w:rPr>
          <w:b/>
          <w:bCs/>
        </w:rPr>
        <w:t xml:space="preserve"> - Cooling system</w:t>
      </w:r>
      <w:r w:rsidR="00927940" w:rsidRPr="00927940">
        <w:rPr>
          <w:b/>
          <w:bCs/>
          <w:lang w:val="en-US"/>
        </w:rPr>
        <w:t> </w:t>
      </w:r>
    </w:p>
    <w:p w14:paraId="235924B2" w14:textId="77777777" w:rsidR="00927940" w:rsidRPr="00927940" w:rsidRDefault="00927940" w:rsidP="00F737BE">
      <w:pPr>
        <w:pStyle w:val="BodyText"/>
        <w:ind w:left="708"/>
        <w:rPr>
          <w:lang w:val="en-US"/>
        </w:rPr>
      </w:pPr>
      <w:r w:rsidRPr="00927940">
        <w:t>Notable systems:</w:t>
      </w:r>
      <w:r w:rsidRPr="00927940">
        <w:rPr>
          <w:lang w:val="en-US"/>
        </w:rPr>
        <w:t> </w:t>
      </w:r>
    </w:p>
    <w:p w14:paraId="2DE17AE3" w14:textId="6BBA85AB" w:rsidR="00927940" w:rsidRPr="00927940" w:rsidRDefault="00623B04" w:rsidP="00F737BE">
      <w:pPr>
        <w:pStyle w:val="BodyText"/>
        <w:numPr>
          <w:ilvl w:val="0"/>
          <w:numId w:val="15"/>
        </w:numPr>
        <w:tabs>
          <w:tab w:val="clear" w:pos="720"/>
          <w:tab w:val="num" w:pos="1428"/>
        </w:tabs>
        <w:ind w:left="1428"/>
        <w:rPr>
          <w:lang w:val="en-US"/>
        </w:rPr>
      </w:pPr>
      <w:r>
        <w:t>A1.</w:t>
      </w:r>
      <w:r w:rsidR="00927940" w:rsidRPr="00927940">
        <w:t>RA1.HE1.HE1.EQC# – Air cooling system #</w:t>
      </w:r>
      <w:r w:rsidR="00927940" w:rsidRPr="00927940">
        <w:rPr>
          <w:lang w:val="en-US"/>
        </w:rPr>
        <w:t> </w:t>
      </w:r>
    </w:p>
    <w:p w14:paraId="3E340F1C" w14:textId="6DA6D9CB" w:rsidR="00927940" w:rsidRPr="00927940" w:rsidRDefault="00623B04" w:rsidP="00F737BE">
      <w:pPr>
        <w:pStyle w:val="BodyText"/>
        <w:numPr>
          <w:ilvl w:val="0"/>
          <w:numId w:val="15"/>
        </w:numPr>
        <w:tabs>
          <w:tab w:val="clear" w:pos="720"/>
          <w:tab w:val="num" w:pos="1428"/>
        </w:tabs>
        <w:ind w:left="1428"/>
        <w:rPr>
          <w:lang w:val="en-US"/>
        </w:rPr>
      </w:pPr>
      <w:r>
        <w:t>A1.</w:t>
      </w:r>
      <w:r w:rsidR="00927940" w:rsidRPr="00927940">
        <w:t>RA1.HE1.HE1.EQD# – Water cooling system #</w:t>
      </w:r>
      <w:r w:rsidR="00927940" w:rsidRPr="00927940">
        <w:rPr>
          <w:lang w:val="en-US"/>
        </w:rPr>
        <w:t> </w:t>
      </w:r>
    </w:p>
    <w:p w14:paraId="6E348B4C" w14:textId="7FDD3CF8" w:rsidR="00927940" w:rsidRPr="00927940" w:rsidRDefault="00623B04" w:rsidP="00927940">
      <w:pPr>
        <w:pStyle w:val="BodyText"/>
        <w:rPr>
          <w:b/>
          <w:bCs/>
          <w:lang w:val="en-US"/>
        </w:rPr>
      </w:pPr>
      <w:r>
        <w:rPr>
          <w:b/>
          <w:bCs/>
        </w:rPr>
        <w:t>A1.</w:t>
      </w:r>
      <w:r w:rsidR="00927940" w:rsidRPr="00927940">
        <w:rPr>
          <w:b/>
          <w:bCs/>
        </w:rPr>
        <w:t>RB</w:t>
      </w:r>
      <w:r w:rsidR="00E44E9E">
        <w:rPr>
          <w:b/>
          <w:bCs/>
        </w:rPr>
        <w:t>1</w:t>
      </w:r>
      <w:r w:rsidR="00927940" w:rsidRPr="00927940">
        <w:rPr>
          <w:b/>
          <w:bCs/>
        </w:rPr>
        <w:t xml:space="preserve"> - Turbine</w:t>
      </w:r>
      <w:r w:rsidR="00927940" w:rsidRPr="00927940">
        <w:rPr>
          <w:b/>
          <w:bCs/>
          <w:lang w:val="en-US"/>
        </w:rPr>
        <w:t> </w:t>
      </w:r>
    </w:p>
    <w:p w14:paraId="70D0D28D" w14:textId="6578E73C" w:rsidR="00927940" w:rsidRPr="00927940" w:rsidRDefault="00623B04" w:rsidP="00F737BE">
      <w:pPr>
        <w:pStyle w:val="BodyText"/>
        <w:ind w:left="708"/>
        <w:rPr>
          <w:b/>
          <w:bCs/>
          <w:lang w:val="en-US"/>
        </w:rPr>
      </w:pPr>
      <w:r>
        <w:rPr>
          <w:b/>
          <w:bCs/>
        </w:rPr>
        <w:t>A1.</w:t>
      </w:r>
      <w:r w:rsidR="00927940" w:rsidRPr="00927940">
        <w:rPr>
          <w:b/>
          <w:bCs/>
        </w:rPr>
        <w:t>RB.AE - Turbine housing </w:t>
      </w:r>
      <w:r w:rsidR="00927940" w:rsidRPr="00927940">
        <w:rPr>
          <w:b/>
          <w:bCs/>
          <w:lang w:val="en-US"/>
        </w:rPr>
        <w:t> </w:t>
      </w:r>
    </w:p>
    <w:p w14:paraId="162A5373" w14:textId="6A4BCD6C" w:rsidR="00927940" w:rsidRPr="00927940" w:rsidRDefault="00623B04" w:rsidP="00F737BE">
      <w:pPr>
        <w:pStyle w:val="BodyText"/>
        <w:ind w:left="708"/>
        <w:rPr>
          <w:b/>
          <w:bCs/>
          <w:lang w:val="en-US"/>
        </w:rPr>
      </w:pPr>
      <w:r>
        <w:rPr>
          <w:b/>
          <w:bCs/>
        </w:rPr>
        <w:t>A1.</w:t>
      </w:r>
      <w:r w:rsidR="00927940" w:rsidRPr="00927940">
        <w:rPr>
          <w:b/>
          <w:bCs/>
        </w:rPr>
        <w:t>RB.LD - Turbine governing system</w:t>
      </w:r>
      <w:r w:rsidR="00927940" w:rsidRPr="00927940">
        <w:rPr>
          <w:b/>
          <w:bCs/>
          <w:lang w:val="en-US"/>
        </w:rPr>
        <w:t> </w:t>
      </w:r>
    </w:p>
    <w:p w14:paraId="70D02FBA" w14:textId="7914A643" w:rsidR="00927940" w:rsidRPr="00927940" w:rsidRDefault="00623B04" w:rsidP="00F737BE">
      <w:pPr>
        <w:pStyle w:val="BodyText"/>
        <w:ind w:left="708"/>
        <w:rPr>
          <w:b/>
          <w:bCs/>
          <w:lang w:val="en-US"/>
        </w:rPr>
      </w:pPr>
      <w:r>
        <w:rPr>
          <w:b/>
          <w:bCs/>
        </w:rPr>
        <w:t>A1.</w:t>
      </w:r>
      <w:r w:rsidR="00927940" w:rsidRPr="00927940">
        <w:rPr>
          <w:b/>
          <w:bCs/>
        </w:rPr>
        <w:t>RB.KA - Flow control system</w:t>
      </w:r>
      <w:r w:rsidR="00927940" w:rsidRPr="00927940">
        <w:rPr>
          <w:b/>
          <w:bCs/>
          <w:lang w:val="en-US"/>
        </w:rPr>
        <w:t> </w:t>
      </w:r>
    </w:p>
    <w:p w14:paraId="7DC3E150" w14:textId="77777777" w:rsidR="00927940" w:rsidRPr="00927940" w:rsidRDefault="00927940" w:rsidP="00F737BE">
      <w:pPr>
        <w:pStyle w:val="BodyText"/>
        <w:ind w:left="708"/>
        <w:rPr>
          <w:lang w:val="en-US"/>
        </w:rPr>
      </w:pPr>
      <w:r w:rsidRPr="00927940">
        <w:t>Notable systems:</w:t>
      </w:r>
      <w:r w:rsidRPr="00927940">
        <w:rPr>
          <w:lang w:val="en-US"/>
        </w:rPr>
        <w:t> </w:t>
      </w:r>
    </w:p>
    <w:p w14:paraId="5EA7A5E2" w14:textId="34FE3782" w:rsidR="00927940" w:rsidRDefault="00623B04" w:rsidP="00F737BE">
      <w:pPr>
        <w:pStyle w:val="BodyText"/>
        <w:numPr>
          <w:ilvl w:val="0"/>
          <w:numId w:val="16"/>
        </w:numPr>
        <w:tabs>
          <w:tab w:val="clear" w:pos="720"/>
          <w:tab w:val="num" w:pos="1428"/>
        </w:tabs>
        <w:ind w:left="1428"/>
        <w:rPr>
          <w:lang w:val="en-US"/>
        </w:rPr>
      </w:pPr>
      <w:r>
        <w:t>A1.</w:t>
      </w:r>
      <w:r w:rsidR="00927940" w:rsidRPr="00927940">
        <w:t>RB1.KA1.WPA1 - Distributor</w:t>
      </w:r>
      <w:r w:rsidR="00927940" w:rsidRPr="00927940">
        <w:rPr>
          <w:lang w:val="en-US"/>
        </w:rPr>
        <w:t> </w:t>
      </w:r>
    </w:p>
    <w:p w14:paraId="0E754F14" w14:textId="77777777" w:rsidR="00F737BE" w:rsidRPr="00927940" w:rsidRDefault="00F737BE" w:rsidP="00F737BE">
      <w:pPr>
        <w:pStyle w:val="BodyText"/>
        <w:ind w:left="1428"/>
        <w:rPr>
          <w:lang w:val="en-US"/>
        </w:rPr>
      </w:pPr>
    </w:p>
    <w:p w14:paraId="6093B7A0" w14:textId="64D2A3A7" w:rsidR="00927940" w:rsidRPr="00927940" w:rsidRDefault="00623B04" w:rsidP="00927940">
      <w:pPr>
        <w:pStyle w:val="BodyText"/>
        <w:rPr>
          <w:b/>
          <w:bCs/>
          <w:lang w:val="en-US"/>
        </w:rPr>
      </w:pPr>
      <w:r>
        <w:rPr>
          <w:b/>
          <w:bCs/>
        </w:rPr>
        <w:t>A1.</w:t>
      </w:r>
      <w:r w:rsidR="00927940" w:rsidRPr="00927940">
        <w:rPr>
          <w:b/>
          <w:bCs/>
        </w:rPr>
        <w:t>JF</w:t>
      </w:r>
      <w:r w:rsidR="00E44E9E">
        <w:rPr>
          <w:b/>
          <w:bCs/>
        </w:rPr>
        <w:t>1</w:t>
      </w:r>
      <w:r w:rsidR="00927940" w:rsidRPr="00927940">
        <w:rPr>
          <w:b/>
          <w:bCs/>
        </w:rPr>
        <w:t xml:space="preserve"> - Shaft System</w:t>
      </w:r>
      <w:r w:rsidR="00927940" w:rsidRPr="00927940">
        <w:rPr>
          <w:b/>
          <w:bCs/>
          <w:lang w:val="en-US"/>
        </w:rPr>
        <w:t> </w:t>
      </w:r>
    </w:p>
    <w:p w14:paraId="254719BD" w14:textId="7AA839FC" w:rsidR="0025388E" w:rsidRDefault="0025388E" w:rsidP="0025388E">
      <w:pPr>
        <w:pStyle w:val="BodyText"/>
      </w:pPr>
      <w:r>
        <w:tab/>
      </w:r>
    </w:p>
    <w:p w14:paraId="1DF85DE1" w14:textId="717EB733" w:rsidR="00927940" w:rsidRPr="00927940" w:rsidRDefault="00927940" w:rsidP="00E44E9E">
      <w:pPr>
        <w:pStyle w:val="BodyText"/>
        <w:ind w:left="708"/>
        <w:rPr>
          <w:lang w:val="en-US"/>
        </w:rPr>
      </w:pPr>
      <w:r w:rsidRPr="00927940">
        <w:t xml:space="preserve">The unit </w:t>
      </w:r>
      <w:r w:rsidRPr="00927940">
        <w:rPr>
          <w:b/>
          <w:bCs/>
        </w:rPr>
        <w:t>bearings (KJ)</w:t>
      </w:r>
      <w:r w:rsidRPr="00927940">
        <w:t xml:space="preserve"> are constituents of the shaft system. </w:t>
      </w:r>
      <w:r w:rsidRPr="00927940">
        <w:rPr>
          <w:lang w:val="en-US"/>
        </w:rPr>
        <w:t> </w:t>
      </w:r>
    </w:p>
    <w:p w14:paraId="7931BC41" w14:textId="77777777" w:rsidR="00E44E9E" w:rsidRDefault="00E44E9E" w:rsidP="00E44E9E">
      <w:pPr>
        <w:pStyle w:val="BodyText"/>
        <w:ind w:left="708"/>
        <w:rPr>
          <w:u w:val="single"/>
        </w:rPr>
      </w:pPr>
    </w:p>
    <w:p w14:paraId="5C3631AA" w14:textId="0410095F" w:rsidR="00927940" w:rsidRPr="00927940" w:rsidRDefault="00927940" w:rsidP="00E44E9E">
      <w:pPr>
        <w:pStyle w:val="BodyText"/>
        <w:ind w:left="708"/>
        <w:rPr>
          <w:lang w:val="en-US"/>
        </w:rPr>
      </w:pPr>
      <w:r w:rsidRPr="00927940">
        <w:rPr>
          <w:u w:val="single"/>
        </w:rPr>
        <w:t>For the FUNCTIONAL aspect: </w:t>
      </w:r>
      <w:r w:rsidRPr="00927940">
        <w:rPr>
          <w:lang w:val="en-US"/>
        </w:rPr>
        <w:t> </w:t>
      </w:r>
    </w:p>
    <w:p w14:paraId="261C380D" w14:textId="77777777" w:rsidR="00927940" w:rsidRPr="00927940" w:rsidRDefault="00927940" w:rsidP="00E44E9E">
      <w:pPr>
        <w:pStyle w:val="BodyText"/>
        <w:ind w:left="708"/>
        <w:rPr>
          <w:lang w:val="en-US"/>
        </w:rPr>
      </w:pPr>
      <w:r w:rsidRPr="00927940">
        <w:t>For vertical units with three bearings (one a combined guide and thrust bearing), four systems should be created – one for each function: </w:t>
      </w:r>
      <w:r w:rsidRPr="00927940">
        <w:rPr>
          <w:lang w:val="en-US"/>
        </w:rPr>
        <w:t> </w:t>
      </w:r>
    </w:p>
    <w:p w14:paraId="239F16C7" w14:textId="77777777" w:rsidR="00927940" w:rsidRPr="00927940" w:rsidRDefault="00927940" w:rsidP="00E55AD4">
      <w:pPr>
        <w:pStyle w:val="BodyText"/>
        <w:numPr>
          <w:ilvl w:val="0"/>
          <w:numId w:val="17"/>
        </w:numPr>
        <w:tabs>
          <w:tab w:val="clear" w:pos="720"/>
          <w:tab w:val="num" w:pos="1428"/>
        </w:tabs>
        <w:ind w:left="1428"/>
        <w:rPr>
          <w:lang w:val="en-US"/>
        </w:rPr>
      </w:pPr>
      <w:r w:rsidRPr="00927940">
        <w:t>=A1.JF1.KJ1 is the upper guide bearing</w:t>
      </w:r>
      <w:r w:rsidRPr="00927940">
        <w:rPr>
          <w:lang w:val="en-US"/>
        </w:rPr>
        <w:t> </w:t>
      </w:r>
    </w:p>
    <w:p w14:paraId="293991C8" w14:textId="77777777" w:rsidR="00927940" w:rsidRPr="00927940" w:rsidRDefault="00927940" w:rsidP="00E55AD4">
      <w:pPr>
        <w:pStyle w:val="BodyText"/>
        <w:numPr>
          <w:ilvl w:val="0"/>
          <w:numId w:val="17"/>
        </w:numPr>
        <w:tabs>
          <w:tab w:val="clear" w:pos="720"/>
          <w:tab w:val="num" w:pos="1428"/>
        </w:tabs>
        <w:ind w:left="1428"/>
        <w:rPr>
          <w:lang w:val="en-US"/>
        </w:rPr>
      </w:pPr>
      <w:r w:rsidRPr="00927940">
        <w:t>=A1.JF1.KJ2 is the lower guide bearing</w:t>
      </w:r>
      <w:r w:rsidRPr="00927940">
        <w:rPr>
          <w:lang w:val="en-US"/>
        </w:rPr>
        <w:t> </w:t>
      </w:r>
    </w:p>
    <w:p w14:paraId="209A760E" w14:textId="77777777" w:rsidR="00927940" w:rsidRPr="00927940" w:rsidRDefault="00927940" w:rsidP="00E55AD4">
      <w:pPr>
        <w:pStyle w:val="BodyText"/>
        <w:numPr>
          <w:ilvl w:val="0"/>
          <w:numId w:val="17"/>
        </w:numPr>
        <w:tabs>
          <w:tab w:val="clear" w:pos="720"/>
          <w:tab w:val="num" w:pos="1428"/>
        </w:tabs>
        <w:ind w:left="1428"/>
        <w:rPr>
          <w:lang w:val="en-US"/>
        </w:rPr>
      </w:pPr>
      <w:r w:rsidRPr="00927940">
        <w:t>=A1.JF1.KJ3 is the turbine guide bearing</w:t>
      </w:r>
      <w:r w:rsidRPr="00927940">
        <w:rPr>
          <w:lang w:val="en-US"/>
        </w:rPr>
        <w:t> </w:t>
      </w:r>
    </w:p>
    <w:p w14:paraId="60AFCD1A" w14:textId="77777777" w:rsidR="00927940" w:rsidRDefault="00927940" w:rsidP="00E55AD4">
      <w:pPr>
        <w:pStyle w:val="BodyText"/>
        <w:numPr>
          <w:ilvl w:val="0"/>
          <w:numId w:val="17"/>
        </w:numPr>
        <w:tabs>
          <w:tab w:val="clear" w:pos="720"/>
          <w:tab w:val="num" w:pos="1428"/>
        </w:tabs>
        <w:ind w:left="1428"/>
        <w:rPr>
          <w:lang w:val="en-US"/>
        </w:rPr>
      </w:pPr>
      <w:r w:rsidRPr="00927940">
        <w:t>=A1.JF1.KJ4 is the thrust bearing</w:t>
      </w:r>
      <w:r w:rsidRPr="00927940">
        <w:rPr>
          <w:lang w:val="en-US"/>
        </w:rPr>
        <w:t> </w:t>
      </w:r>
    </w:p>
    <w:p w14:paraId="78B3CD6C" w14:textId="77777777" w:rsidR="00E44E9E" w:rsidRPr="00927940" w:rsidRDefault="00E44E9E" w:rsidP="00E44E9E">
      <w:pPr>
        <w:pStyle w:val="BodyText"/>
        <w:ind w:left="1428"/>
        <w:rPr>
          <w:lang w:val="en-US"/>
        </w:rPr>
      </w:pPr>
    </w:p>
    <w:p w14:paraId="535C4C5D" w14:textId="77777777" w:rsidR="00927940" w:rsidRPr="00927940" w:rsidRDefault="00927940" w:rsidP="00E44E9E">
      <w:pPr>
        <w:pStyle w:val="BodyText"/>
        <w:ind w:left="708"/>
        <w:rPr>
          <w:lang w:val="en-US"/>
        </w:rPr>
      </w:pPr>
      <w:r w:rsidRPr="00927940">
        <w:t>For horizontal units (and other configuration), the same principles apply: </w:t>
      </w:r>
      <w:r w:rsidRPr="00927940">
        <w:rPr>
          <w:lang w:val="en-US"/>
        </w:rPr>
        <w:t> </w:t>
      </w:r>
    </w:p>
    <w:p w14:paraId="16EA7789" w14:textId="77777777" w:rsidR="00927940" w:rsidRPr="00927940" w:rsidRDefault="00927940" w:rsidP="00E55AD4">
      <w:pPr>
        <w:pStyle w:val="BodyText"/>
        <w:numPr>
          <w:ilvl w:val="0"/>
          <w:numId w:val="18"/>
        </w:numPr>
        <w:tabs>
          <w:tab w:val="clear" w:pos="720"/>
          <w:tab w:val="num" w:pos="1428"/>
        </w:tabs>
        <w:ind w:left="1428"/>
        <w:rPr>
          <w:lang w:val="en-US"/>
        </w:rPr>
      </w:pPr>
      <w:r w:rsidRPr="00927940">
        <w:t>Numbering follows the shaft from generator side to turbine</w:t>
      </w:r>
      <w:r w:rsidRPr="00927940">
        <w:rPr>
          <w:lang w:val="en-US"/>
        </w:rPr>
        <w:t> </w:t>
      </w:r>
    </w:p>
    <w:p w14:paraId="3BF87DE3" w14:textId="77777777" w:rsidR="00927940" w:rsidRPr="00927940" w:rsidRDefault="00927940" w:rsidP="00E55AD4">
      <w:pPr>
        <w:pStyle w:val="BodyText"/>
        <w:numPr>
          <w:ilvl w:val="0"/>
          <w:numId w:val="19"/>
        </w:numPr>
        <w:tabs>
          <w:tab w:val="clear" w:pos="720"/>
          <w:tab w:val="num" w:pos="1428"/>
        </w:tabs>
        <w:ind w:left="1428"/>
        <w:rPr>
          <w:lang w:val="en-US"/>
        </w:rPr>
      </w:pPr>
      <w:r w:rsidRPr="00927940">
        <w:t>All combined bearings (guide- and thrust in combination) perform two functions. In the functional aspect these should be separated into two different systems (e.g. functions =A1.JF1.KJ2 and =A1.JF1.KJ4 are in fact performed by the same bearing)</w:t>
      </w:r>
      <w:r w:rsidRPr="00927940">
        <w:rPr>
          <w:lang w:val="en-US"/>
        </w:rPr>
        <w:t> </w:t>
      </w:r>
    </w:p>
    <w:p w14:paraId="3C820D1D" w14:textId="77777777" w:rsidR="00E44E9E" w:rsidRDefault="00E44E9E" w:rsidP="00E44E9E">
      <w:pPr>
        <w:pStyle w:val="BodyText"/>
        <w:ind w:left="708"/>
        <w:rPr>
          <w:u w:val="single"/>
        </w:rPr>
      </w:pPr>
    </w:p>
    <w:p w14:paraId="4702535E" w14:textId="24DC8FB6" w:rsidR="00927940" w:rsidRPr="00927940" w:rsidRDefault="00927940" w:rsidP="00E44E9E">
      <w:pPr>
        <w:pStyle w:val="BodyText"/>
        <w:ind w:left="708"/>
        <w:rPr>
          <w:lang w:val="en-US"/>
        </w:rPr>
      </w:pPr>
      <w:r w:rsidRPr="00927940">
        <w:rPr>
          <w:u w:val="single"/>
        </w:rPr>
        <w:t>For the PRODUCT aspect:</w:t>
      </w:r>
      <w:r w:rsidRPr="00927940">
        <w:rPr>
          <w:lang w:val="en-US"/>
        </w:rPr>
        <w:t> </w:t>
      </w:r>
    </w:p>
    <w:p w14:paraId="3F451830" w14:textId="77777777" w:rsidR="00927940" w:rsidRPr="00927940" w:rsidRDefault="00927940" w:rsidP="00E44E9E">
      <w:pPr>
        <w:pStyle w:val="BodyText"/>
        <w:ind w:left="708"/>
        <w:rPr>
          <w:lang w:val="en-US"/>
        </w:rPr>
      </w:pPr>
      <w:r w:rsidRPr="00927940">
        <w:t>Vertical units usually have three bearings: </w:t>
      </w:r>
      <w:r w:rsidRPr="00927940">
        <w:rPr>
          <w:lang w:val="en-US"/>
        </w:rPr>
        <w:t> </w:t>
      </w:r>
    </w:p>
    <w:p w14:paraId="58BDB783" w14:textId="77777777" w:rsidR="00927940" w:rsidRPr="00927940" w:rsidRDefault="00927940" w:rsidP="00E55AD4">
      <w:pPr>
        <w:pStyle w:val="BodyText"/>
        <w:numPr>
          <w:ilvl w:val="0"/>
          <w:numId w:val="20"/>
        </w:numPr>
        <w:tabs>
          <w:tab w:val="clear" w:pos="720"/>
          <w:tab w:val="num" w:pos="1428"/>
        </w:tabs>
        <w:ind w:left="1428"/>
        <w:rPr>
          <w:lang w:val="en-US"/>
        </w:rPr>
      </w:pPr>
      <w:r w:rsidRPr="00927940">
        <w:t>-A1.JF1.KJ1 is the upper generator bearing</w:t>
      </w:r>
      <w:r w:rsidRPr="00927940">
        <w:rPr>
          <w:lang w:val="en-US"/>
        </w:rPr>
        <w:t> </w:t>
      </w:r>
    </w:p>
    <w:p w14:paraId="013600C6" w14:textId="77777777" w:rsidR="00927940" w:rsidRPr="00927940" w:rsidRDefault="00927940" w:rsidP="00E55AD4">
      <w:pPr>
        <w:pStyle w:val="BodyText"/>
        <w:numPr>
          <w:ilvl w:val="0"/>
          <w:numId w:val="20"/>
        </w:numPr>
        <w:tabs>
          <w:tab w:val="clear" w:pos="720"/>
          <w:tab w:val="num" w:pos="1428"/>
        </w:tabs>
        <w:ind w:left="1428"/>
        <w:rPr>
          <w:lang w:val="en-US"/>
        </w:rPr>
      </w:pPr>
      <w:r w:rsidRPr="00927940">
        <w:t>-A1.JF1.KJ2 is the lower generator bearing</w:t>
      </w:r>
      <w:r w:rsidRPr="00927940">
        <w:rPr>
          <w:lang w:val="en-US"/>
        </w:rPr>
        <w:t> </w:t>
      </w:r>
    </w:p>
    <w:p w14:paraId="0FC859CA" w14:textId="77777777" w:rsidR="00927940" w:rsidRPr="00927940" w:rsidRDefault="00927940" w:rsidP="00E55AD4">
      <w:pPr>
        <w:pStyle w:val="BodyText"/>
        <w:numPr>
          <w:ilvl w:val="0"/>
          <w:numId w:val="21"/>
        </w:numPr>
        <w:tabs>
          <w:tab w:val="clear" w:pos="720"/>
          <w:tab w:val="num" w:pos="1428"/>
        </w:tabs>
        <w:ind w:left="1428"/>
        <w:rPr>
          <w:lang w:val="en-US"/>
        </w:rPr>
      </w:pPr>
      <w:r w:rsidRPr="00927940">
        <w:t>-A1.JF1.KJ3 is the turbine bearing</w:t>
      </w:r>
      <w:r w:rsidRPr="00927940">
        <w:rPr>
          <w:lang w:val="en-US"/>
        </w:rPr>
        <w:t> </w:t>
      </w:r>
    </w:p>
    <w:p w14:paraId="14295428" w14:textId="77777777" w:rsidR="00927940" w:rsidRDefault="00927940" w:rsidP="00E44E9E">
      <w:pPr>
        <w:pStyle w:val="BodyText"/>
        <w:ind w:left="708"/>
        <w:rPr>
          <w:lang w:val="en-US"/>
        </w:rPr>
      </w:pPr>
      <w:r w:rsidRPr="00927940">
        <w:t>One of these is usually a combined guide and thrust bearing.</w:t>
      </w:r>
      <w:r w:rsidRPr="00927940">
        <w:rPr>
          <w:lang w:val="en-US"/>
        </w:rPr>
        <w:t> </w:t>
      </w:r>
    </w:p>
    <w:p w14:paraId="5BE1A5F3" w14:textId="77777777" w:rsidR="0025388E" w:rsidRPr="00927940" w:rsidRDefault="0025388E" w:rsidP="00927940">
      <w:pPr>
        <w:pStyle w:val="BodyText"/>
        <w:rPr>
          <w:lang w:val="en-US"/>
        </w:rPr>
      </w:pPr>
    </w:p>
    <w:p w14:paraId="108E433C" w14:textId="40BF94FD" w:rsidR="00927940" w:rsidRPr="00927940" w:rsidRDefault="00E44E9E" w:rsidP="00E44E9E">
      <w:pPr>
        <w:pStyle w:val="BodyText"/>
        <w:ind w:left="708"/>
        <w:rPr>
          <w:b/>
          <w:bCs/>
          <w:lang w:val="en-US"/>
        </w:rPr>
      </w:pPr>
      <w:r>
        <w:rPr>
          <w:b/>
          <w:bCs/>
        </w:rPr>
        <w:t>A1.</w:t>
      </w:r>
      <w:r w:rsidR="00927940" w:rsidRPr="00927940">
        <w:rPr>
          <w:b/>
          <w:bCs/>
        </w:rPr>
        <w:t>JF</w:t>
      </w:r>
      <w:r>
        <w:rPr>
          <w:b/>
          <w:bCs/>
        </w:rPr>
        <w:t>1</w:t>
      </w:r>
      <w:r w:rsidR="00927940" w:rsidRPr="00927940">
        <w:rPr>
          <w:b/>
          <w:bCs/>
        </w:rPr>
        <w:t>.KJ</w:t>
      </w:r>
      <w:r>
        <w:rPr>
          <w:b/>
          <w:bCs/>
        </w:rPr>
        <w:t>#</w:t>
      </w:r>
      <w:r w:rsidR="00927940" w:rsidRPr="00927940">
        <w:rPr>
          <w:b/>
          <w:bCs/>
        </w:rPr>
        <w:t xml:space="preserve"> - Bearing system</w:t>
      </w:r>
      <w:r w:rsidR="00927940" w:rsidRPr="00927940">
        <w:rPr>
          <w:b/>
          <w:bCs/>
          <w:lang w:val="en-US"/>
        </w:rPr>
        <w:t> </w:t>
      </w:r>
    </w:p>
    <w:p w14:paraId="3CB61593" w14:textId="77777777" w:rsidR="00927940" w:rsidRPr="00927940" w:rsidRDefault="00927940" w:rsidP="00E44E9E">
      <w:pPr>
        <w:pStyle w:val="BodyText"/>
        <w:ind w:left="708"/>
        <w:rPr>
          <w:lang w:val="en-US"/>
        </w:rPr>
      </w:pPr>
      <w:r w:rsidRPr="00927940">
        <w:t>Notable systems:</w:t>
      </w:r>
      <w:r w:rsidRPr="00927940">
        <w:rPr>
          <w:lang w:val="en-US"/>
        </w:rPr>
        <w:t> </w:t>
      </w:r>
    </w:p>
    <w:p w14:paraId="30667026" w14:textId="17A44C52" w:rsidR="00927940" w:rsidRPr="00927940" w:rsidRDefault="00623B04" w:rsidP="00E55AD4">
      <w:pPr>
        <w:pStyle w:val="BodyText"/>
        <w:numPr>
          <w:ilvl w:val="0"/>
          <w:numId w:val="22"/>
        </w:numPr>
        <w:tabs>
          <w:tab w:val="clear" w:pos="720"/>
          <w:tab w:val="num" w:pos="1428"/>
        </w:tabs>
        <w:ind w:left="1428"/>
        <w:rPr>
          <w:lang w:val="en-US"/>
        </w:rPr>
      </w:pPr>
      <w:r>
        <w:t>A1.</w:t>
      </w:r>
      <w:r w:rsidR="00927940" w:rsidRPr="00927940">
        <w:t>JF1.KJ#.HB1 – High pressure oil system</w:t>
      </w:r>
      <w:r w:rsidR="00927940" w:rsidRPr="00927940">
        <w:rPr>
          <w:lang w:val="en-US"/>
        </w:rPr>
        <w:t> </w:t>
      </w:r>
    </w:p>
    <w:p w14:paraId="64E92563" w14:textId="1510B451" w:rsidR="00927940" w:rsidRPr="00927940" w:rsidRDefault="00623B04" w:rsidP="00E55AD4">
      <w:pPr>
        <w:pStyle w:val="BodyText"/>
        <w:numPr>
          <w:ilvl w:val="0"/>
          <w:numId w:val="22"/>
        </w:numPr>
        <w:tabs>
          <w:tab w:val="clear" w:pos="720"/>
          <w:tab w:val="num" w:pos="1428"/>
        </w:tabs>
        <w:ind w:left="1428"/>
        <w:rPr>
          <w:lang w:val="en-US"/>
        </w:rPr>
      </w:pPr>
      <w:r>
        <w:t>A1.</w:t>
      </w:r>
      <w:r w:rsidR="00927940" w:rsidRPr="00927940">
        <w:t>JF1.KJ#.EQD1 – Water cooling system </w:t>
      </w:r>
      <w:r w:rsidR="00927940" w:rsidRPr="00927940">
        <w:rPr>
          <w:lang w:val="en-US"/>
        </w:rPr>
        <w:t> </w:t>
      </w:r>
    </w:p>
    <w:p w14:paraId="5F4C4105" w14:textId="60E67320" w:rsidR="00927940" w:rsidRPr="00927940" w:rsidRDefault="00623B04" w:rsidP="00E44E9E">
      <w:pPr>
        <w:pStyle w:val="BodyText"/>
        <w:ind w:left="708"/>
        <w:rPr>
          <w:b/>
          <w:bCs/>
          <w:lang w:val="en-US"/>
        </w:rPr>
      </w:pPr>
      <w:r>
        <w:rPr>
          <w:b/>
          <w:bCs/>
        </w:rPr>
        <w:t>A1.</w:t>
      </w:r>
      <w:r w:rsidR="00927940" w:rsidRPr="00927940">
        <w:rPr>
          <w:b/>
          <w:bCs/>
        </w:rPr>
        <w:t>JF.LE - Speed monitoring system</w:t>
      </w:r>
      <w:r w:rsidR="00927940" w:rsidRPr="00927940">
        <w:rPr>
          <w:b/>
          <w:bCs/>
          <w:lang w:val="en-US"/>
        </w:rPr>
        <w:t> </w:t>
      </w:r>
    </w:p>
    <w:p w14:paraId="0B6758E7" w14:textId="179037A6" w:rsidR="00927940" w:rsidRPr="00927940" w:rsidRDefault="00623B04" w:rsidP="00E44E9E">
      <w:pPr>
        <w:pStyle w:val="BodyText"/>
        <w:ind w:left="708"/>
        <w:rPr>
          <w:b/>
          <w:bCs/>
          <w:lang w:val="en-US"/>
        </w:rPr>
      </w:pPr>
      <w:r>
        <w:rPr>
          <w:b/>
          <w:bCs/>
        </w:rPr>
        <w:t>A1.</w:t>
      </w:r>
      <w:r w:rsidR="00927940" w:rsidRPr="00927940">
        <w:rPr>
          <w:b/>
          <w:bCs/>
        </w:rPr>
        <w:t>JF.KA - Mechanical brake system</w:t>
      </w:r>
      <w:r w:rsidR="00927940" w:rsidRPr="00927940">
        <w:rPr>
          <w:b/>
          <w:bCs/>
          <w:lang w:val="en-US"/>
        </w:rPr>
        <w:t> </w:t>
      </w:r>
    </w:p>
    <w:p w14:paraId="16CA419B" w14:textId="77777777" w:rsidR="00927940" w:rsidRPr="00927940" w:rsidRDefault="00927940" w:rsidP="00927940">
      <w:pPr>
        <w:pStyle w:val="BodyText"/>
        <w:rPr>
          <w:lang w:val="en-US"/>
        </w:rPr>
      </w:pPr>
      <w:r w:rsidRPr="00927940">
        <w:rPr>
          <w:lang w:val="en-US"/>
        </w:rPr>
        <w:t> </w:t>
      </w:r>
    </w:p>
    <w:p w14:paraId="684386D0" w14:textId="1018E281" w:rsidR="00927940" w:rsidRPr="00927940" w:rsidRDefault="00623B04" w:rsidP="00927940">
      <w:pPr>
        <w:pStyle w:val="BodyText"/>
        <w:rPr>
          <w:b/>
          <w:bCs/>
          <w:lang w:val="en-US"/>
        </w:rPr>
      </w:pPr>
      <w:r w:rsidRPr="009C51A7">
        <w:rPr>
          <w:b/>
          <w:lang w:val="en-US"/>
        </w:rPr>
        <w:t>A1.</w:t>
      </w:r>
      <w:r w:rsidR="00927940" w:rsidRPr="009C51A7">
        <w:rPr>
          <w:b/>
          <w:lang w:val="en-US"/>
        </w:rPr>
        <w:t>KA</w:t>
      </w:r>
      <w:r w:rsidR="00E44E9E" w:rsidRPr="009C51A7">
        <w:rPr>
          <w:b/>
          <w:lang w:val="en-US"/>
        </w:rPr>
        <w:t>1</w:t>
      </w:r>
      <w:r w:rsidR="00927940" w:rsidRPr="009C51A7">
        <w:rPr>
          <w:b/>
          <w:lang w:val="en-US"/>
        </w:rPr>
        <w:t xml:space="preserve"> - Main Inlet Valve</w:t>
      </w:r>
      <w:r w:rsidR="00927940" w:rsidRPr="00927940">
        <w:rPr>
          <w:b/>
          <w:bCs/>
          <w:lang w:val="en-US"/>
        </w:rPr>
        <w:t> </w:t>
      </w:r>
    </w:p>
    <w:p w14:paraId="0197B98D" w14:textId="30BC7E1E" w:rsidR="00927940" w:rsidRPr="00927940" w:rsidRDefault="00623B04" w:rsidP="00E44E9E">
      <w:pPr>
        <w:pStyle w:val="BodyText"/>
        <w:ind w:left="708"/>
        <w:rPr>
          <w:b/>
          <w:bCs/>
          <w:lang w:val="en-US"/>
        </w:rPr>
      </w:pPr>
      <w:r w:rsidRPr="009C51A7">
        <w:rPr>
          <w:b/>
          <w:lang w:val="en-US"/>
        </w:rPr>
        <w:t>A1.</w:t>
      </w:r>
      <w:r w:rsidR="00927940" w:rsidRPr="009C51A7">
        <w:rPr>
          <w:b/>
          <w:lang w:val="en-US"/>
        </w:rPr>
        <w:t>KA</w:t>
      </w:r>
      <w:r w:rsidR="00E44E9E" w:rsidRPr="009C51A7">
        <w:rPr>
          <w:b/>
          <w:lang w:val="en-US"/>
        </w:rPr>
        <w:t>1</w:t>
      </w:r>
      <w:r w:rsidR="00927940" w:rsidRPr="009C51A7">
        <w:rPr>
          <w:b/>
          <w:lang w:val="en-US"/>
        </w:rPr>
        <w:t>.KA - Flow control system</w:t>
      </w:r>
      <w:r w:rsidR="00927940" w:rsidRPr="00927940">
        <w:rPr>
          <w:b/>
          <w:bCs/>
          <w:lang w:val="en-US"/>
        </w:rPr>
        <w:t> </w:t>
      </w:r>
    </w:p>
    <w:p w14:paraId="34B5FD7C" w14:textId="3C2D82D2" w:rsidR="00927940" w:rsidRPr="008A14E2" w:rsidRDefault="00623B04" w:rsidP="00E44E9E">
      <w:pPr>
        <w:pStyle w:val="BodyText"/>
        <w:ind w:left="708"/>
        <w:rPr>
          <w:b/>
          <w:lang w:val="en-US"/>
        </w:rPr>
      </w:pPr>
      <w:r w:rsidRPr="008A14E2">
        <w:rPr>
          <w:b/>
          <w:bCs/>
          <w:lang w:val="en-US"/>
        </w:rPr>
        <w:t>A1.</w:t>
      </w:r>
      <w:r w:rsidR="00927940" w:rsidRPr="008A14E2">
        <w:rPr>
          <w:b/>
          <w:bCs/>
          <w:lang w:val="en-US"/>
        </w:rPr>
        <w:t>KA</w:t>
      </w:r>
      <w:r w:rsidR="00E44E9E" w:rsidRPr="008A14E2">
        <w:rPr>
          <w:b/>
          <w:bCs/>
          <w:lang w:val="en-US"/>
        </w:rPr>
        <w:t>1</w:t>
      </w:r>
      <w:r w:rsidR="00927940" w:rsidRPr="008A14E2">
        <w:rPr>
          <w:b/>
          <w:bCs/>
          <w:lang w:val="en-US"/>
        </w:rPr>
        <w:t>.JB - Bypass system</w:t>
      </w:r>
      <w:r w:rsidR="00927940" w:rsidRPr="008A14E2">
        <w:rPr>
          <w:b/>
          <w:lang w:val="en-US"/>
        </w:rPr>
        <w:t> </w:t>
      </w:r>
    </w:p>
    <w:p w14:paraId="44CA5EC8" w14:textId="65E0096E" w:rsidR="00927940" w:rsidRPr="00C32FF6" w:rsidRDefault="75F503A1" w:rsidP="3E63CEB8">
      <w:pPr>
        <w:pStyle w:val="BodyText"/>
        <w:ind w:left="708"/>
        <w:rPr>
          <w:b/>
          <w:lang w:val="en-US"/>
        </w:rPr>
      </w:pPr>
      <w:r w:rsidRPr="00C32FF6">
        <w:rPr>
          <w:b/>
          <w:lang w:val="en-US"/>
        </w:rPr>
        <w:t>A1.</w:t>
      </w:r>
      <w:r w:rsidR="4523BDFD" w:rsidRPr="00C32FF6">
        <w:rPr>
          <w:b/>
          <w:lang w:val="en-US"/>
        </w:rPr>
        <w:t>KA</w:t>
      </w:r>
      <w:r w:rsidR="425F6361" w:rsidRPr="00C32FF6">
        <w:rPr>
          <w:b/>
          <w:lang w:val="en-US"/>
        </w:rPr>
        <w:t>1</w:t>
      </w:r>
      <w:r w:rsidR="4523BDFD" w:rsidRPr="00C32FF6">
        <w:rPr>
          <w:b/>
          <w:lang w:val="en-US"/>
        </w:rPr>
        <w:t>.KK - Positioning system </w:t>
      </w:r>
    </w:p>
    <w:p w14:paraId="58E4661F" w14:textId="2A1C2C15" w:rsidR="00E44E9E" w:rsidRDefault="00623B04" w:rsidP="00E44E9E">
      <w:pPr>
        <w:pStyle w:val="BodyText"/>
        <w:ind w:left="708"/>
        <w:rPr>
          <w:b/>
          <w:bCs/>
        </w:rPr>
      </w:pPr>
      <w:r>
        <w:rPr>
          <w:b/>
          <w:bCs/>
        </w:rPr>
        <w:t>A1.</w:t>
      </w:r>
      <w:r w:rsidR="00927940" w:rsidRPr="00927940">
        <w:rPr>
          <w:b/>
          <w:bCs/>
        </w:rPr>
        <w:t>KA</w:t>
      </w:r>
      <w:r w:rsidR="00E44E9E">
        <w:rPr>
          <w:b/>
          <w:bCs/>
        </w:rPr>
        <w:t>1</w:t>
      </w:r>
      <w:r w:rsidR="00927940" w:rsidRPr="00927940">
        <w:rPr>
          <w:b/>
          <w:bCs/>
        </w:rPr>
        <w:t>.KB - Seal system</w:t>
      </w:r>
    </w:p>
    <w:p w14:paraId="22A2F0BE" w14:textId="70110B1E" w:rsidR="00927940" w:rsidRPr="00927940" w:rsidRDefault="00927940" w:rsidP="00E44E9E">
      <w:pPr>
        <w:pStyle w:val="BodyText"/>
        <w:ind w:left="708"/>
        <w:rPr>
          <w:b/>
          <w:bCs/>
          <w:lang w:val="en-US"/>
        </w:rPr>
      </w:pPr>
      <w:r w:rsidRPr="00927940">
        <w:rPr>
          <w:b/>
          <w:bCs/>
          <w:lang w:val="en-US"/>
        </w:rPr>
        <w:t> </w:t>
      </w:r>
    </w:p>
    <w:p w14:paraId="5FFA6F28" w14:textId="1C3E0136" w:rsidR="00927940" w:rsidRPr="00927940" w:rsidRDefault="00623B04" w:rsidP="00927940">
      <w:pPr>
        <w:pStyle w:val="BodyText"/>
        <w:rPr>
          <w:b/>
          <w:bCs/>
          <w:lang w:val="en-US"/>
        </w:rPr>
      </w:pPr>
      <w:r>
        <w:rPr>
          <w:b/>
          <w:bCs/>
        </w:rPr>
        <w:t>A1.</w:t>
      </w:r>
      <w:r w:rsidR="00927940" w:rsidRPr="00927940">
        <w:rPr>
          <w:b/>
          <w:bCs/>
        </w:rPr>
        <w:t>JE - Switch gear</w:t>
      </w:r>
      <w:r w:rsidR="00927940" w:rsidRPr="00927940">
        <w:rPr>
          <w:b/>
          <w:bCs/>
          <w:lang w:val="en-US"/>
        </w:rPr>
        <w:t> </w:t>
      </w:r>
    </w:p>
    <w:p w14:paraId="25872BF9" w14:textId="6E0D7C30" w:rsidR="00927940" w:rsidRPr="00927940" w:rsidRDefault="00623B04" w:rsidP="00623B04">
      <w:pPr>
        <w:pStyle w:val="BodyText"/>
        <w:ind w:left="708"/>
        <w:rPr>
          <w:b/>
          <w:bCs/>
          <w:lang w:val="en-US"/>
        </w:rPr>
      </w:pPr>
      <w:r>
        <w:rPr>
          <w:b/>
          <w:bCs/>
        </w:rPr>
        <w:t>A1.</w:t>
      </w:r>
      <w:r w:rsidR="00927940" w:rsidRPr="00927940">
        <w:rPr>
          <w:b/>
          <w:bCs/>
        </w:rPr>
        <w:t>JE.KF - Transformer</w:t>
      </w:r>
      <w:r w:rsidR="00927940" w:rsidRPr="00927940">
        <w:rPr>
          <w:b/>
          <w:bCs/>
          <w:lang w:val="en-US"/>
        </w:rPr>
        <w:t> </w:t>
      </w:r>
    </w:p>
    <w:p w14:paraId="4DAEAC26" w14:textId="77777777" w:rsidR="00927940" w:rsidRPr="00927940" w:rsidRDefault="00927940" w:rsidP="00623B04">
      <w:pPr>
        <w:pStyle w:val="BodyText"/>
        <w:ind w:left="708"/>
        <w:rPr>
          <w:lang w:val="en-US"/>
        </w:rPr>
      </w:pPr>
      <w:r w:rsidRPr="00927940">
        <w:t>Notable systems:</w:t>
      </w:r>
      <w:r w:rsidRPr="00927940">
        <w:rPr>
          <w:lang w:val="en-US"/>
        </w:rPr>
        <w:t> </w:t>
      </w:r>
    </w:p>
    <w:p w14:paraId="410F0C97" w14:textId="77726ADC" w:rsidR="00927940" w:rsidRPr="00927940" w:rsidRDefault="00623B04" w:rsidP="00E55AD4">
      <w:pPr>
        <w:pStyle w:val="BodyText"/>
        <w:numPr>
          <w:ilvl w:val="0"/>
          <w:numId w:val="23"/>
        </w:numPr>
        <w:tabs>
          <w:tab w:val="clear" w:pos="720"/>
          <w:tab w:val="num" w:pos="1428"/>
        </w:tabs>
        <w:ind w:left="1428"/>
        <w:rPr>
          <w:lang w:val="en-US"/>
        </w:rPr>
      </w:pPr>
      <w:r>
        <w:lastRenderedPageBreak/>
        <w:t>A1.</w:t>
      </w:r>
      <w:r w:rsidR="00927940" w:rsidRPr="00927940">
        <w:t>JE1.KF1.HE1 – Transformer cooling system</w:t>
      </w:r>
      <w:r w:rsidR="00927940" w:rsidRPr="00927940">
        <w:rPr>
          <w:lang w:val="en-US"/>
        </w:rPr>
        <w:t> </w:t>
      </w:r>
    </w:p>
    <w:p w14:paraId="7962CE13" w14:textId="28D343CF" w:rsidR="00927940" w:rsidRPr="00927940" w:rsidRDefault="00623B04" w:rsidP="00E55AD4">
      <w:pPr>
        <w:pStyle w:val="BodyText"/>
        <w:numPr>
          <w:ilvl w:val="0"/>
          <w:numId w:val="23"/>
        </w:numPr>
        <w:tabs>
          <w:tab w:val="clear" w:pos="720"/>
          <w:tab w:val="num" w:pos="1428"/>
        </w:tabs>
        <w:ind w:left="1428"/>
        <w:rPr>
          <w:lang w:val="en-US"/>
        </w:rPr>
      </w:pPr>
      <w:r>
        <w:t>A1.</w:t>
      </w:r>
      <w:r w:rsidR="00927940" w:rsidRPr="00927940">
        <w:t>JE1.KF1.HB1 – Oil supply system</w:t>
      </w:r>
      <w:r w:rsidR="00927940" w:rsidRPr="00927940">
        <w:rPr>
          <w:lang w:val="en-US"/>
        </w:rPr>
        <w:t> </w:t>
      </w:r>
    </w:p>
    <w:p w14:paraId="5E88AB35" w14:textId="0815F2E4" w:rsidR="00927940" w:rsidRPr="009C51A7" w:rsidRDefault="00623B04" w:rsidP="00E55AD4">
      <w:pPr>
        <w:pStyle w:val="BodyText"/>
        <w:numPr>
          <w:ilvl w:val="0"/>
          <w:numId w:val="23"/>
        </w:numPr>
        <w:tabs>
          <w:tab w:val="clear" w:pos="720"/>
          <w:tab w:val="num" w:pos="1428"/>
        </w:tabs>
        <w:ind w:left="1428"/>
        <w:rPr>
          <w:lang w:val="de-DE"/>
        </w:rPr>
      </w:pPr>
      <w:r>
        <w:rPr>
          <w:lang w:val="de-DE"/>
        </w:rPr>
        <w:t>A1.</w:t>
      </w:r>
      <w:r w:rsidR="00927940" w:rsidRPr="00927940">
        <w:rPr>
          <w:lang w:val="de-DE"/>
        </w:rPr>
        <w:t>JE1.KF1.WBB# – Winding L#</w:t>
      </w:r>
      <w:r w:rsidR="00927940" w:rsidRPr="009C51A7">
        <w:rPr>
          <w:lang w:val="de-DE"/>
        </w:rPr>
        <w:t> </w:t>
      </w:r>
    </w:p>
    <w:p w14:paraId="525F28D7" w14:textId="77777777" w:rsidR="00623B04" w:rsidRPr="009C51A7" w:rsidRDefault="00623B04" w:rsidP="00623B04">
      <w:pPr>
        <w:pStyle w:val="BodyText"/>
        <w:ind w:left="1428"/>
        <w:rPr>
          <w:lang w:val="de-DE"/>
        </w:rPr>
      </w:pPr>
    </w:p>
    <w:p w14:paraId="3C1CF748" w14:textId="0E23276A" w:rsidR="00927940" w:rsidRPr="00927940" w:rsidRDefault="00CD3BAA" w:rsidP="00927940">
      <w:pPr>
        <w:pStyle w:val="BodyText"/>
        <w:rPr>
          <w:b/>
          <w:bCs/>
          <w:lang w:val="en-US"/>
        </w:rPr>
      </w:pPr>
      <w:r>
        <w:rPr>
          <w:b/>
          <w:bCs/>
        </w:rPr>
        <w:t>A1.</w:t>
      </w:r>
      <w:r w:rsidR="00927940" w:rsidRPr="00927940">
        <w:rPr>
          <w:b/>
          <w:bCs/>
        </w:rPr>
        <w:t>LA - Local control</w:t>
      </w:r>
      <w:r w:rsidR="00927940" w:rsidRPr="00927940">
        <w:rPr>
          <w:b/>
          <w:bCs/>
          <w:lang w:val="en-US"/>
        </w:rPr>
        <w:t> </w:t>
      </w:r>
    </w:p>
    <w:p w14:paraId="3E4755A1" w14:textId="77777777" w:rsidR="00927940" w:rsidRPr="00927940" w:rsidRDefault="00927940" w:rsidP="00927940">
      <w:pPr>
        <w:pStyle w:val="BodyText"/>
        <w:rPr>
          <w:lang w:val="en-US"/>
        </w:rPr>
      </w:pPr>
      <w:r w:rsidRPr="00927940">
        <w:rPr>
          <w:lang w:val="en-US"/>
        </w:rPr>
        <w:t> </w:t>
      </w:r>
    </w:p>
    <w:p w14:paraId="51ACDE79" w14:textId="77777777" w:rsidR="00927940" w:rsidRPr="00927940" w:rsidRDefault="00927940" w:rsidP="00CD3BAA">
      <w:pPr>
        <w:pStyle w:val="Heading3"/>
      </w:pPr>
      <w:r w:rsidRPr="00927940">
        <w:t>B systems </w:t>
      </w:r>
    </w:p>
    <w:p w14:paraId="76C45DBE" w14:textId="77777777" w:rsidR="00CD3BAA" w:rsidRDefault="00CD3BAA" w:rsidP="00927940">
      <w:pPr>
        <w:pStyle w:val="BodyText"/>
        <w:rPr>
          <w:b/>
          <w:bCs/>
        </w:rPr>
      </w:pPr>
    </w:p>
    <w:tbl>
      <w:tblPr>
        <w:tblStyle w:val="TableGrid"/>
        <w:tblW w:w="0" w:type="auto"/>
        <w:tblLook w:val="04A0" w:firstRow="1" w:lastRow="0" w:firstColumn="1" w:lastColumn="0" w:noHBand="0" w:noVBand="1"/>
      </w:tblPr>
      <w:tblGrid>
        <w:gridCol w:w="2189"/>
        <w:gridCol w:w="4826"/>
        <w:gridCol w:w="2045"/>
      </w:tblGrid>
      <w:tr w:rsidR="00902D1D" w14:paraId="1075CBCA" w14:textId="77777777" w:rsidTr="00684B06">
        <w:tc>
          <w:tcPr>
            <w:tcW w:w="2235" w:type="dxa"/>
            <w:shd w:val="clear" w:color="auto" w:fill="DBE5F1" w:themeFill="accent1" w:themeFillTint="33"/>
          </w:tcPr>
          <w:p w14:paraId="5F75C0A7" w14:textId="77777777" w:rsidR="00CD3BAA" w:rsidRDefault="00CD3BAA" w:rsidP="00684B06">
            <w:pPr>
              <w:pStyle w:val="BodyText"/>
              <w:jc w:val="center"/>
              <w:rPr>
                <w:b/>
                <w:bCs/>
              </w:rPr>
            </w:pPr>
            <w:r>
              <w:rPr>
                <w:b/>
                <w:bCs/>
              </w:rPr>
              <w:t>Definition</w:t>
            </w:r>
          </w:p>
        </w:tc>
        <w:tc>
          <w:tcPr>
            <w:tcW w:w="4961" w:type="dxa"/>
            <w:shd w:val="clear" w:color="auto" w:fill="DBE5F1" w:themeFill="accent1" w:themeFillTint="33"/>
          </w:tcPr>
          <w:p w14:paraId="436C9E8F" w14:textId="77777777" w:rsidR="00CD3BAA" w:rsidRDefault="00CD3BAA" w:rsidP="00684B06">
            <w:pPr>
              <w:pStyle w:val="BodyText"/>
              <w:jc w:val="center"/>
              <w:rPr>
                <w:b/>
                <w:bCs/>
              </w:rPr>
            </w:pPr>
            <w:r>
              <w:rPr>
                <w:b/>
                <w:bCs/>
              </w:rPr>
              <w:t>Boundaries</w:t>
            </w:r>
          </w:p>
        </w:tc>
        <w:tc>
          <w:tcPr>
            <w:tcW w:w="2090" w:type="dxa"/>
            <w:shd w:val="clear" w:color="auto" w:fill="DBE5F1" w:themeFill="accent1" w:themeFillTint="33"/>
          </w:tcPr>
          <w:p w14:paraId="390BB043" w14:textId="77777777" w:rsidR="00CD3BAA" w:rsidRDefault="00CD3BAA" w:rsidP="00684B06">
            <w:pPr>
              <w:pStyle w:val="BodyText"/>
              <w:jc w:val="center"/>
              <w:rPr>
                <w:b/>
                <w:bCs/>
              </w:rPr>
            </w:pPr>
            <w:r>
              <w:rPr>
                <w:b/>
                <w:bCs/>
              </w:rPr>
              <w:t>Typical examples</w:t>
            </w:r>
          </w:p>
        </w:tc>
      </w:tr>
      <w:tr w:rsidR="00902D1D" w14:paraId="0DD7FA49" w14:textId="77777777" w:rsidTr="00684B06">
        <w:tc>
          <w:tcPr>
            <w:tcW w:w="2235" w:type="dxa"/>
          </w:tcPr>
          <w:p w14:paraId="44FCF7D4" w14:textId="77777777" w:rsidR="00CD3BAA" w:rsidRPr="00927940" w:rsidRDefault="00CD3BAA" w:rsidP="00CD3BAA">
            <w:pPr>
              <w:pStyle w:val="BodyText"/>
              <w:rPr>
                <w:lang w:val="en-US"/>
              </w:rPr>
            </w:pPr>
            <w:r w:rsidRPr="00927940">
              <w:t>Functional system transporting electric power.</w:t>
            </w:r>
            <w:r w:rsidRPr="00927940">
              <w:rPr>
                <w:lang w:val="en-US"/>
              </w:rPr>
              <w:t> </w:t>
            </w:r>
          </w:p>
          <w:p w14:paraId="3581C73D" w14:textId="77777777" w:rsidR="00CD3BAA" w:rsidRPr="00315678" w:rsidRDefault="00CD3BAA" w:rsidP="00684B06">
            <w:pPr>
              <w:pStyle w:val="BodyText"/>
              <w:rPr>
                <w:b/>
                <w:bCs/>
                <w:sz w:val="18"/>
                <w:szCs w:val="18"/>
              </w:rPr>
            </w:pPr>
          </w:p>
        </w:tc>
        <w:tc>
          <w:tcPr>
            <w:tcW w:w="4961" w:type="dxa"/>
          </w:tcPr>
          <w:p w14:paraId="1A62C9FC" w14:textId="77777777" w:rsidR="00CD3BAA" w:rsidRPr="00927940" w:rsidRDefault="00CD3BAA" w:rsidP="00CD3BAA">
            <w:pPr>
              <w:pStyle w:val="BodyText"/>
              <w:rPr>
                <w:lang w:val="en-US"/>
              </w:rPr>
            </w:pPr>
            <w:r w:rsidRPr="00927940">
              <w:t>Starts with unit transformer switchgear (excluding) and ends at: </w:t>
            </w:r>
            <w:r w:rsidRPr="00927940">
              <w:rPr>
                <w:lang w:val="en-US"/>
              </w:rPr>
              <w:t> </w:t>
            </w:r>
          </w:p>
          <w:p w14:paraId="5AEB969F" w14:textId="77777777" w:rsidR="00CD3BAA" w:rsidRPr="00927940" w:rsidRDefault="00CD3BAA" w:rsidP="00E55AD4">
            <w:pPr>
              <w:pStyle w:val="BodyText"/>
              <w:numPr>
                <w:ilvl w:val="0"/>
                <w:numId w:val="24"/>
              </w:numPr>
              <w:rPr>
                <w:lang w:val="en-US"/>
              </w:rPr>
            </w:pPr>
            <w:r w:rsidRPr="00927940">
              <w:t>grid connections </w:t>
            </w:r>
            <w:r w:rsidRPr="00927940">
              <w:rPr>
                <w:lang w:val="en-US"/>
              </w:rPr>
              <w:t> </w:t>
            </w:r>
          </w:p>
          <w:p w14:paraId="1AFE35F2" w14:textId="77777777" w:rsidR="00CD3BAA" w:rsidRPr="00927940" w:rsidRDefault="00CD3BAA" w:rsidP="00E55AD4">
            <w:pPr>
              <w:pStyle w:val="BodyText"/>
              <w:numPr>
                <w:ilvl w:val="0"/>
                <w:numId w:val="24"/>
              </w:numPr>
              <w:rPr>
                <w:lang w:val="en-US"/>
              </w:rPr>
            </w:pPr>
            <w:r w:rsidRPr="00927940">
              <w:t>D-systems, auxiliary/local system switchgears (excluding). </w:t>
            </w:r>
            <w:r w:rsidRPr="00927940">
              <w:rPr>
                <w:lang w:val="en-US"/>
              </w:rPr>
              <w:t> </w:t>
            </w:r>
          </w:p>
          <w:p w14:paraId="0E8C0F97" w14:textId="77777777" w:rsidR="00CD3BAA" w:rsidRPr="00315678" w:rsidRDefault="00CD3BAA" w:rsidP="00684B06">
            <w:pPr>
              <w:pStyle w:val="BodyText"/>
              <w:rPr>
                <w:b/>
                <w:bCs/>
                <w:sz w:val="18"/>
                <w:szCs w:val="18"/>
              </w:rPr>
            </w:pPr>
          </w:p>
        </w:tc>
        <w:tc>
          <w:tcPr>
            <w:tcW w:w="2090" w:type="dxa"/>
          </w:tcPr>
          <w:p w14:paraId="4F7F888D" w14:textId="5A068A05" w:rsidR="00E3256A" w:rsidRDefault="007735C6" w:rsidP="00684B06">
            <w:pPr>
              <w:pStyle w:val="BodyText"/>
              <w:rPr>
                <w:sz w:val="18"/>
                <w:szCs w:val="18"/>
              </w:rPr>
            </w:pPr>
            <w:r>
              <w:rPr>
                <w:sz w:val="18"/>
                <w:szCs w:val="18"/>
              </w:rPr>
              <w:t xml:space="preserve">- </w:t>
            </w:r>
            <w:r w:rsidR="00E3256A">
              <w:rPr>
                <w:sz w:val="18"/>
                <w:szCs w:val="18"/>
              </w:rPr>
              <w:t xml:space="preserve">Plant </w:t>
            </w:r>
            <w:r w:rsidR="003F73FF">
              <w:rPr>
                <w:sz w:val="18"/>
                <w:szCs w:val="18"/>
              </w:rPr>
              <w:t>produced p</w:t>
            </w:r>
            <w:r w:rsidR="00E3256A">
              <w:rPr>
                <w:sz w:val="18"/>
                <w:szCs w:val="18"/>
              </w:rPr>
              <w:t xml:space="preserve">ower </w:t>
            </w:r>
            <w:r w:rsidR="003F73FF">
              <w:rPr>
                <w:sz w:val="18"/>
                <w:szCs w:val="18"/>
              </w:rPr>
              <w:t>c</w:t>
            </w:r>
            <w:r w:rsidR="00902D1D">
              <w:rPr>
                <w:sz w:val="18"/>
                <w:szCs w:val="18"/>
              </w:rPr>
              <w:t xml:space="preserve">ollecting </w:t>
            </w:r>
            <w:r w:rsidR="003F73FF">
              <w:rPr>
                <w:sz w:val="18"/>
                <w:szCs w:val="18"/>
              </w:rPr>
              <w:t>system.</w:t>
            </w:r>
          </w:p>
          <w:p w14:paraId="3979B9C1" w14:textId="6ECD3287" w:rsidR="00CD3BAA" w:rsidRPr="00CC26BC" w:rsidRDefault="007735C6" w:rsidP="00684B06">
            <w:pPr>
              <w:pStyle w:val="BodyText"/>
              <w:rPr>
                <w:sz w:val="18"/>
                <w:szCs w:val="18"/>
              </w:rPr>
            </w:pPr>
            <w:r>
              <w:rPr>
                <w:sz w:val="18"/>
                <w:szCs w:val="18"/>
              </w:rPr>
              <w:t xml:space="preserve">- </w:t>
            </w:r>
            <w:r w:rsidR="00E3256A">
              <w:rPr>
                <w:sz w:val="18"/>
                <w:szCs w:val="18"/>
              </w:rPr>
              <w:t>Substation</w:t>
            </w:r>
            <w:r w:rsidR="003F73FF">
              <w:rPr>
                <w:sz w:val="18"/>
                <w:szCs w:val="18"/>
              </w:rPr>
              <w:t>s</w:t>
            </w:r>
            <w:r w:rsidR="00E3256A">
              <w:rPr>
                <w:sz w:val="18"/>
                <w:szCs w:val="18"/>
              </w:rPr>
              <w:t xml:space="preserve"> </w:t>
            </w:r>
            <w:r w:rsidR="00CD3BAA">
              <w:rPr>
                <w:sz w:val="18"/>
                <w:szCs w:val="18"/>
              </w:rPr>
              <w:t xml:space="preserve"> </w:t>
            </w:r>
          </w:p>
        </w:tc>
      </w:tr>
    </w:tbl>
    <w:p w14:paraId="3B0F928B" w14:textId="77777777" w:rsidR="00CD3BAA" w:rsidRDefault="00CD3BAA" w:rsidP="00927940">
      <w:pPr>
        <w:pStyle w:val="BodyText"/>
        <w:rPr>
          <w:b/>
          <w:bCs/>
        </w:rPr>
      </w:pPr>
    </w:p>
    <w:p w14:paraId="5D4C9DA3" w14:textId="77777777" w:rsidR="00927940" w:rsidRDefault="00927940" w:rsidP="00927940">
      <w:pPr>
        <w:pStyle w:val="BodyText"/>
        <w:rPr>
          <w:b/>
          <w:bCs/>
          <w:lang w:val="en-US"/>
        </w:rPr>
      </w:pPr>
      <w:r w:rsidRPr="00927940">
        <w:rPr>
          <w:b/>
          <w:bCs/>
        </w:rPr>
        <w:t>Typical sub-systems:</w:t>
      </w:r>
      <w:r w:rsidRPr="00927940">
        <w:rPr>
          <w:b/>
          <w:bCs/>
          <w:lang w:val="en-US"/>
        </w:rPr>
        <w:t> </w:t>
      </w:r>
    </w:p>
    <w:p w14:paraId="3007C2C6" w14:textId="77777777" w:rsidR="003F73FF" w:rsidRPr="00927940" w:rsidRDefault="003F73FF" w:rsidP="00927940">
      <w:pPr>
        <w:pStyle w:val="BodyText"/>
        <w:rPr>
          <w:b/>
          <w:bCs/>
          <w:lang w:val="en-US"/>
        </w:rPr>
      </w:pPr>
    </w:p>
    <w:p w14:paraId="5F486209" w14:textId="77777777" w:rsidR="00927940" w:rsidRPr="00927940" w:rsidRDefault="00927940" w:rsidP="00927940">
      <w:pPr>
        <w:pStyle w:val="BodyText"/>
        <w:rPr>
          <w:b/>
          <w:bCs/>
          <w:lang w:val="en-US"/>
        </w:rPr>
      </w:pPr>
      <w:r w:rsidRPr="00927940">
        <w:rPr>
          <w:b/>
          <w:bCs/>
        </w:rPr>
        <w:t>JE - Switch gear</w:t>
      </w:r>
      <w:r w:rsidRPr="00927940">
        <w:rPr>
          <w:b/>
          <w:bCs/>
          <w:lang w:val="en-US"/>
        </w:rPr>
        <w:t> </w:t>
      </w:r>
    </w:p>
    <w:p w14:paraId="76E5DBB7" w14:textId="77777777" w:rsidR="00927940" w:rsidRPr="00927940" w:rsidRDefault="00927940" w:rsidP="003F73FF">
      <w:pPr>
        <w:pStyle w:val="BodyText"/>
        <w:ind w:left="708"/>
        <w:rPr>
          <w:b/>
          <w:bCs/>
          <w:lang w:val="en-US"/>
        </w:rPr>
      </w:pPr>
      <w:r w:rsidRPr="00927940">
        <w:rPr>
          <w:b/>
          <w:bCs/>
        </w:rPr>
        <w:t>JE.KF - Transformer</w:t>
      </w:r>
      <w:r w:rsidRPr="00927940">
        <w:rPr>
          <w:b/>
          <w:bCs/>
          <w:lang w:val="en-US"/>
        </w:rPr>
        <w:t> </w:t>
      </w:r>
    </w:p>
    <w:p w14:paraId="6B2B039F" w14:textId="77777777" w:rsidR="00927940" w:rsidRPr="00927940" w:rsidRDefault="00927940" w:rsidP="003F73FF">
      <w:pPr>
        <w:pStyle w:val="BodyText"/>
        <w:ind w:left="708"/>
        <w:rPr>
          <w:lang w:val="en-US"/>
        </w:rPr>
      </w:pPr>
      <w:r w:rsidRPr="00927940">
        <w:t>Notable systems:</w:t>
      </w:r>
      <w:r w:rsidRPr="00927940">
        <w:rPr>
          <w:lang w:val="en-US"/>
        </w:rPr>
        <w:t> </w:t>
      </w:r>
    </w:p>
    <w:p w14:paraId="6C36EC9C" w14:textId="77777777" w:rsidR="00927940" w:rsidRPr="00927940" w:rsidRDefault="00927940" w:rsidP="00E55AD4">
      <w:pPr>
        <w:pStyle w:val="BodyText"/>
        <w:numPr>
          <w:ilvl w:val="0"/>
          <w:numId w:val="25"/>
        </w:numPr>
        <w:tabs>
          <w:tab w:val="clear" w:pos="720"/>
          <w:tab w:val="num" w:pos="1428"/>
        </w:tabs>
        <w:ind w:left="1428"/>
        <w:rPr>
          <w:lang w:val="en-US"/>
        </w:rPr>
      </w:pPr>
      <w:r w:rsidRPr="00927940">
        <w:t>JE1.KF1.HE1 – Transformer cooling system</w:t>
      </w:r>
      <w:r w:rsidRPr="00927940">
        <w:rPr>
          <w:lang w:val="en-US"/>
        </w:rPr>
        <w:t> </w:t>
      </w:r>
    </w:p>
    <w:p w14:paraId="122014A3" w14:textId="77777777" w:rsidR="00927940" w:rsidRPr="00927940" w:rsidRDefault="00927940" w:rsidP="00E55AD4">
      <w:pPr>
        <w:pStyle w:val="BodyText"/>
        <w:numPr>
          <w:ilvl w:val="0"/>
          <w:numId w:val="25"/>
        </w:numPr>
        <w:tabs>
          <w:tab w:val="clear" w:pos="720"/>
          <w:tab w:val="num" w:pos="1428"/>
        </w:tabs>
        <w:ind w:left="1428"/>
        <w:rPr>
          <w:lang w:val="en-US"/>
        </w:rPr>
      </w:pPr>
      <w:r w:rsidRPr="00927940">
        <w:t>JE1.KF1.HB1 – Oil supply system</w:t>
      </w:r>
      <w:r w:rsidRPr="00927940">
        <w:rPr>
          <w:lang w:val="en-US"/>
        </w:rPr>
        <w:t> </w:t>
      </w:r>
    </w:p>
    <w:p w14:paraId="73C45D58" w14:textId="77777777" w:rsidR="00927940" w:rsidRPr="009C51A7" w:rsidRDefault="00927940" w:rsidP="00E55AD4">
      <w:pPr>
        <w:pStyle w:val="BodyText"/>
        <w:numPr>
          <w:ilvl w:val="0"/>
          <w:numId w:val="25"/>
        </w:numPr>
        <w:tabs>
          <w:tab w:val="clear" w:pos="720"/>
          <w:tab w:val="num" w:pos="1428"/>
        </w:tabs>
        <w:ind w:left="1428"/>
        <w:rPr>
          <w:lang w:val="de-DE"/>
        </w:rPr>
      </w:pPr>
      <w:r w:rsidRPr="00927940">
        <w:rPr>
          <w:lang w:val="de-DE"/>
        </w:rPr>
        <w:t>JE1.KF1.WBB# – Winding L#</w:t>
      </w:r>
      <w:r w:rsidRPr="009C51A7">
        <w:rPr>
          <w:lang w:val="de-DE"/>
        </w:rPr>
        <w:t> </w:t>
      </w:r>
    </w:p>
    <w:p w14:paraId="4F3DF8A5" w14:textId="77777777" w:rsidR="00927940" w:rsidRPr="009C51A7" w:rsidRDefault="00927940" w:rsidP="003F73FF">
      <w:pPr>
        <w:pStyle w:val="BodyText"/>
        <w:ind w:left="720"/>
        <w:rPr>
          <w:b/>
          <w:lang w:val="de-DE"/>
        </w:rPr>
      </w:pPr>
      <w:r w:rsidRPr="009C51A7">
        <w:rPr>
          <w:b/>
          <w:lang w:val="de-DE"/>
        </w:rPr>
        <w:t> </w:t>
      </w:r>
    </w:p>
    <w:p w14:paraId="1778BF90" w14:textId="77777777" w:rsidR="00927940" w:rsidRDefault="00927940" w:rsidP="003F73FF">
      <w:pPr>
        <w:pStyle w:val="Heading3"/>
      </w:pPr>
      <w:r w:rsidRPr="00927940">
        <w:t>C systems </w:t>
      </w:r>
    </w:p>
    <w:p w14:paraId="68906772" w14:textId="77777777" w:rsidR="003F73FF" w:rsidRDefault="003F73FF" w:rsidP="003F73FF">
      <w:pPr>
        <w:pStyle w:val="BodyText"/>
      </w:pPr>
    </w:p>
    <w:tbl>
      <w:tblPr>
        <w:tblStyle w:val="TableGrid"/>
        <w:tblW w:w="0" w:type="auto"/>
        <w:tblLook w:val="04A0" w:firstRow="1" w:lastRow="0" w:firstColumn="1" w:lastColumn="0" w:noHBand="0" w:noVBand="1"/>
      </w:tblPr>
      <w:tblGrid>
        <w:gridCol w:w="2263"/>
        <w:gridCol w:w="4752"/>
        <w:gridCol w:w="2045"/>
      </w:tblGrid>
      <w:tr w:rsidR="007735C6" w14:paraId="32B99CFB" w14:textId="77777777" w:rsidTr="640099DC">
        <w:tc>
          <w:tcPr>
            <w:tcW w:w="2263" w:type="dxa"/>
            <w:shd w:val="clear" w:color="auto" w:fill="DBE5F1" w:themeFill="accent1" w:themeFillTint="33"/>
          </w:tcPr>
          <w:p w14:paraId="58108C1A" w14:textId="77777777" w:rsidR="003F73FF" w:rsidRDefault="003F73FF" w:rsidP="00684B06">
            <w:pPr>
              <w:pStyle w:val="BodyText"/>
              <w:jc w:val="center"/>
              <w:rPr>
                <w:b/>
                <w:bCs/>
              </w:rPr>
            </w:pPr>
            <w:r>
              <w:rPr>
                <w:b/>
                <w:bCs/>
              </w:rPr>
              <w:t>Definition</w:t>
            </w:r>
          </w:p>
        </w:tc>
        <w:tc>
          <w:tcPr>
            <w:tcW w:w="4752" w:type="dxa"/>
            <w:shd w:val="clear" w:color="auto" w:fill="DBE5F1" w:themeFill="accent1" w:themeFillTint="33"/>
          </w:tcPr>
          <w:p w14:paraId="0DDBA9D3" w14:textId="77777777" w:rsidR="003F73FF" w:rsidRDefault="003F73FF" w:rsidP="00684B06">
            <w:pPr>
              <w:pStyle w:val="BodyText"/>
              <w:jc w:val="center"/>
              <w:rPr>
                <w:b/>
                <w:bCs/>
              </w:rPr>
            </w:pPr>
            <w:r>
              <w:rPr>
                <w:b/>
                <w:bCs/>
              </w:rPr>
              <w:t>Boundaries</w:t>
            </w:r>
          </w:p>
        </w:tc>
        <w:tc>
          <w:tcPr>
            <w:tcW w:w="2045" w:type="dxa"/>
            <w:shd w:val="clear" w:color="auto" w:fill="DBE5F1" w:themeFill="accent1" w:themeFillTint="33"/>
          </w:tcPr>
          <w:p w14:paraId="3F0EB81A" w14:textId="77777777" w:rsidR="003F73FF" w:rsidRDefault="003F73FF" w:rsidP="00684B06">
            <w:pPr>
              <w:pStyle w:val="BodyText"/>
              <w:jc w:val="center"/>
              <w:rPr>
                <w:b/>
                <w:bCs/>
              </w:rPr>
            </w:pPr>
            <w:r>
              <w:rPr>
                <w:b/>
                <w:bCs/>
              </w:rPr>
              <w:t>Typical examples</w:t>
            </w:r>
          </w:p>
        </w:tc>
      </w:tr>
      <w:tr w:rsidR="00C51123" w14:paraId="6FFAA957" w14:textId="77777777" w:rsidTr="640099DC">
        <w:tc>
          <w:tcPr>
            <w:tcW w:w="2263" w:type="dxa"/>
          </w:tcPr>
          <w:p w14:paraId="379BA9E2" w14:textId="1D0C97BB" w:rsidR="003F73FF" w:rsidRPr="00315678" w:rsidRDefault="003F73FF" w:rsidP="00684B06">
            <w:pPr>
              <w:pStyle w:val="BodyText"/>
              <w:rPr>
                <w:b/>
                <w:bCs/>
                <w:sz w:val="18"/>
                <w:szCs w:val="18"/>
              </w:rPr>
            </w:pPr>
            <w:r w:rsidRPr="00927940">
              <w:rPr>
                <w:sz w:val="18"/>
                <w:szCs w:val="18"/>
              </w:rPr>
              <w:t>Functional system transporting energy or energy carrier, excluding electric energy.</w:t>
            </w:r>
            <w:r w:rsidRPr="00927940">
              <w:rPr>
                <w:sz w:val="18"/>
                <w:szCs w:val="18"/>
                <w:lang w:val="en-US"/>
              </w:rPr>
              <w:t> </w:t>
            </w:r>
          </w:p>
        </w:tc>
        <w:tc>
          <w:tcPr>
            <w:tcW w:w="4752" w:type="dxa"/>
          </w:tcPr>
          <w:p w14:paraId="70315452" w14:textId="77777777" w:rsidR="003F73FF" w:rsidRDefault="00C51123" w:rsidP="00C51123">
            <w:pPr>
              <w:pStyle w:val="BodyText"/>
            </w:pPr>
            <w:r>
              <w:t>For Hydro (Waterway):</w:t>
            </w:r>
          </w:p>
          <w:p w14:paraId="2F7CB724" w14:textId="04A44FA6" w:rsidR="00C51123" w:rsidRPr="00927940" w:rsidRDefault="00C51123" w:rsidP="00C51123">
            <w:pPr>
              <w:pStyle w:val="BodyText"/>
              <w:rPr>
                <w:lang w:val="en-US"/>
              </w:rPr>
            </w:pPr>
            <w:r w:rsidRPr="640099DC">
              <w:rPr>
                <w:b/>
                <w:bCs/>
              </w:rPr>
              <w:t>Starts</w:t>
            </w:r>
            <w:r>
              <w:t xml:space="preserve"> with the inlet </w:t>
            </w:r>
            <w:r w:rsidRPr="640099DC">
              <w:rPr>
                <w:b/>
                <w:bCs/>
              </w:rPr>
              <w:t>trash rack</w:t>
            </w:r>
            <w:r>
              <w:t xml:space="preserve"> system (</w:t>
            </w:r>
            <w:commentRangeStart w:id="23"/>
            <w:r>
              <w:t>including</w:t>
            </w:r>
            <w:commentRangeEnd w:id="23"/>
            <w:r>
              <w:rPr>
                <w:rStyle w:val="CommentReference"/>
              </w:rPr>
              <w:commentReference w:id="23"/>
            </w:r>
            <w:r>
              <w:t xml:space="preserve">) and </w:t>
            </w:r>
            <w:r w:rsidRPr="640099DC">
              <w:rPr>
                <w:b/>
                <w:bCs/>
              </w:rPr>
              <w:t>ends</w:t>
            </w:r>
            <w:r>
              <w:t xml:space="preserve"> with the </w:t>
            </w:r>
            <w:r w:rsidRPr="640099DC">
              <w:rPr>
                <w:b/>
                <w:bCs/>
              </w:rPr>
              <w:t>Main Inlet Valve</w:t>
            </w:r>
            <w:r>
              <w:t xml:space="preserve"> (excluding)</w:t>
            </w:r>
            <w:r w:rsidRPr="640099DC">
              <w:rPr>
                <w:lang w:val="en-US"/>
              </w:rPr>
              <w:t> </w:t>
            </w:r>
          </w:p>
          <w:p w14:paraId="473D296D" w14:textId="77777777" w:rsidR="00C51123" w:rsidRDefault="00C51123" w:rsidP="00C51123">
            <w:pPr>
              <w:pStyle w:val="BodyText"/>
              <w:rPr>
                <w:b/>
                <w:bCs/>
                <w:sz w:val="18"/>
                <w:szCs w:val="18"/>
              </w:rPr>
            </w:pPr>
          </w:p>
          <w:p w14:paraId="39F42A1D" w14:textId="2C2AF72A" w:rsidR="00C51123" w:rsidRPr="00697EBA" w:rsidRDefault="00697EBA" w:rsidP="00C51123">
            <w:pPr>
              <w:pStyle w:val="BodyText"/>
              <w:rPr>
                <w:sz w:val="18"/>
                <w:szCs w:val="18"/>
              </w:rPr>
            </w:pPr>
            <w:r w:rsidRPr="00697EBA">
              <w:rPr>
                <w:sz w:val="18"/>
                <w:szCs w:val="18"/>
              </w:rPr>
              <w:t xml:space="preserve">In general </w:t>
            </w:r>
            <w:r>
              <w:rPr>
                <w:sz w:val="18"/>
                <w:szCs w:val="18"/>
              </w:rPr>
              <w:t xml:space="preserve">the system should </w:t>
            </w:r>
            <w:r w:rsidR="00B338D6">
              <w:rPr>
                <w:sz w:val="18"/>
                <w:szCs w:val="18"/>
              </w:rPr>
              <w:t>start with the connecting system (including) to an energy storage</w:t>
            </w:r>
            <w:r w:rsidR="009106C8">
              <w:rPr>
                <w:sz w:val="18"/>
                <w:szCs w:val="18"/>
              </w:rPr>
              <w:t xml:space="preserve"> system and end with the connecting system to </w:t>
            </w:r>
            <w:r w:rsidR="00A52AD8">
              <w:rPr>
                <w:sz w:val="18"/>
                <w:szCs w:val="18"/>
              </w:rPr>
              <w:t xml:space="preserve">the system exploiting the energy (excluding)l </w:t>
            </w:r>
            <w:r w:rsidR="00B338D6">
              <w:rPr>
                <w:sz w:val="18"/>
                <w:szCs w:val="18"/>
              </w:rPr>
              <w:t xml:space="preserve"> </w:t>
            </w:r>
          </w:p>
        </w:tc>
        <w:tc>
          <w:tcPr>
            <w:tcW w:w="2045" w:type="dxa"/>
          </w:tcPr>
          <w:p w14:paraId="0C87375A" w14:textId="454E42BE" w:rsidR="003F73FF" w:rsidRDefault="00C51123" w:rsidP="00684B06">
            <w:pPr>
              <w:pStyle w:val="BodyText"/>
              <w:rPr>
                <w:sz w:val="18"/>
                <w:szCs w:val="18"/>
              </w:rPr>
            </w:pPr>
            <w:r>
              <w:rPr>
                <w:sz w:val="18"/>
                <w:szCs w:val="18"/>
              </w:rPr>
              <w:t xml:space="preserve">- </w:t>
            </w:r>
            <w:r w:rsidR="007735C6">
              <w:rPr>
                <w:sz w:val="18"/>
                <w:szCs w:val="18"/>
              </w:rPr>
              <w:t>Waterway</w:t>
            </w:r>
          </w:p>
          <w:p w14:paraId="0A5B1E29" w14:textId="77777777" w:rsidR="00C51123" w:rsidRDefault="00C51123" w:rsidP="00684B06">
            <w:pPr>
              <w:pStyle w:val="BodyText"/>
              <w:rPr>
                <w:sz w:val="18"/>
                <w:szCs w:val="18"/>
              </w:rPr>
            </w:pPr>
            <w:r>
              <w:rPr>
                <w:sz w:val="18"/>
                <w:szCs w:val="18"/>
              </w:rPr>
              <w:t>- Coal belt conveyer system</w:t>
            </w:r>
          </w:p>
          <w:p w14:paraId="176099D8" w14:textId="7962511F" w:rsidR="00C51123" w:rsidRPr="00CC26BC" w:rsidRDefault="00C51123" w:rsidP="00684B06">
            <w:pPr>
              <w:pStyle w:val="BodyText"/>
              <w:rPr>
                <w:sz w:val="18"/>
                <w:szCs w:val="18"/>
              </w:rPr>
            </w:pPr>
            <w:r>
              <w:rPr>
                <w:sz w:val="18"/>
                <w:szCs w:val="18"/>
              </w:rPr>
              <w:t>- Gass distribution system</w:t>
            </w:r>
          </w:p>
        </w:tc>
      </w:tr>
    </w:tbl>
    <w:p w14:paraId="76CAAB0A" w14:textId="77777777" w:rsidR="003F73FF" w:rsidRPr="00927940" w:rsidRDefault="003F73FF" w:rsidP="003F73FF">
      <w:pPr>
        <w:pStyle w:val="BodyText"/>
      </w:pPr>
    </w:p>
    <w:p w14:paraId="699EDC89" w14:textId="11CBB3F8" w:rsidR="00927940" w:rsidRPr="00927940" w:rsidRDefault="007614EA" w:rsidP="00927940">
      <w:pPr>
        <w:pStyle w:val="BodyText"/>
        <w:rPr>
          <w:b/>
          <w:bCs/>
          <w:lang w:val="en-US"/>
        </w:rPr>
      </w:pPr>
      <w:r>
        <w:rPr>
          <w:b/>
          <w:bCs/>
        </w:rPr>
        <w:t>Waterway b</w:t>
      </w:r>
      <w:r w:rsidR="00927940" w:rsidRPr="00927940">
        <w:rPr>
          <w:b/>
          <w:bCs/>
        </w:rPr>
        <w:t>oundaries</w:t>
      </w:r>
      <w:r>
        <w:rPr>
          <w:b/>
          <w:bCs/>
        </w:rPr>
        <w:t>,</w:t>
      </w:r>
      <w:r w:rsidR="00927940" w:rsidRPr="00927940">
        <w:rPr>
          <w:b/>
          <w:bCs/>
          <w:lang w:val="en-US"/>
        </w:rPr>
        <w:t> </w:t>
      </w:r>
      <w:r>
        <w:rPr>
          <w:b/>
          <w:bCs/>
        </w:rPr>
        <w:t>g</w:t>
      </w:r>
      <w:r w:rsidR="00927940" w:rsidRPr="00927940">
        <w:rPr>
          <w:b/>
          <w:bCs/>
        </w:rPr>
        <w:t>eneral guidelines</w:t>
      </w:r>
      <w:r>
        <w:rPr>
          <w:b/>
          <w:bCs/>
        </w:rPr>
        <w:t>:</w:t>
      </w:r>
      <w:r w:rsidR="00927940" w:rsidRPr="00927940">
        <w:rPr>
          <w:b/>
          <w:bCs/>
          <w:lang w:val="en-US"/>
        </w:rPr>
        <w:t> </w:t>
      </w:r>
    </w:p>
    <w:p w14:paraId="727D5533" w14:textId="77777777" w:rsidR="00A52AD8" w:rsidRDefault="00927940" w:rsidP="00927940">
      <w:pPr>
        <w:pStyle w:val="BodyText"/>
        <w:rPr>
          <w:lang w:val="en-US"/>
        </w:rPr>
      </w:pPr>
      <w:r w:rsidRPr="00927940">
        <w:rPr>
          <w:noProof/>
          <w:lang w:val="en-US"/>
        </w:rPr>
        <w:lastRenderedPageBreak/>
        <w:drawing>
          <wp:inline distT="0" distB="0" distL="0" distR="0" wp14:anchorId="5F63553C" wp14:editId="4E635DFF">
            <wp:extent cx="5759450" cy="2673985"/>
            <wp:effectExtent l="0" t="0" r="0" b="0"/>
            <wp:docPr id="874982494" name="Picture 874982494" descr="A diagram of a electrica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 diagram of a electrical syste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2673985"/>
                    </a:xfrm>
                    <a:prstGeom prst="rect">
                      <a:avLst/>
                    </a:prstGeom>
                    <a:noFill/>
                    <a:ln>
                      <a:noFill/>
                    </a:ln>
                  </pic:spPr>
                </pic:pic>
              </a:graphicData>
            </a:graphic>
          </wp:inline>
        </w:drawing>
      </w:r>
    </w:p>
    <w:p w14:paraId="0E7F576D" w14:textId="4D55DFF3" w:rsidR="00927940" w:rsidRPr="00927940" w:rsidRDefault="00927940" w:rsidP="00927940">
      <w:pPr>
        <w:pStyle w:val="BodyText"/>
        <w:rPr>
          <w:lang w:val="en-US"/>
        </w:rPr>
      </w:pPr>
      <w:r w:rsidRPr="00927940">
        <w:rPr>
          <w:lang w:val="en-US"/>
        </w:rPr>
        <w:t> </w:t>
      </w:r>
    </w:p>
    <w:p w14:paraId="4649BA67" w14:textId="77777777" w:rsidR="00927940" w:rsidRPr="00927940" w:rsidRDefault="00927940" w:rsidP="00E55AD4">
      <w:pPr>
        <w:pStyle w:val="BodyText"/>
        <w:numPr>
          <w:ilvl w:val="0"/>
          <w:numId w:val="26"/>
        </w:numPr>
        <w:rPr>
          <w:lang w:val="en-US"/>
        </w:rPr>
      </w:pPr>
      <w:r w:rsidRPr="00927940">
        <w:t xml:space="preserve">Waterways will be </w:t>
      </w:r>
      <w:r w:rsidRPr="00927940">
        <w:rPr>
          <w:b/>
          <w:bCs/>
        </w:rPr>
        <w:t>segmented</w:t>
      </w:r>
      <w:r w:rsidRPr="00927940">
        <w:t xml:space="preserve"> into sections (JB-class). For powerplants with tunnel systems there is expected a minimum of two JB systems: one to represent the inlet </w:t>
      </w:r>
      <w:r w:rsidRPr="00927940">
        <w:rPr>
          <w:b/>
          <w:bCs/>
        </w:rPr>
        <w:t>tunnel</w:t>
      </w:r>
      <w:r w:rsidRPr="00927940">
        <w:t xml:space="preserve">, and one to represent the </w:t>
      </w:r>
      <w:r w:rsidRPr="00927940">
        <w:rPr>
          <w:b/>
          <w:bCs/>
        </w:rPr>
        <w:t>penstock</w:t>
      </w:r>
      <w:r w:rsidRPr="00927940">
        <w:t>. </w:t>
      </w:r>
      <w:r w:rsidRPr="00927940">
        <w:rPr>
          <w:lang w:val="en-US"/>
        </w:rPr>
        <w:t> </w:t>
      </w:r>
    </w:p>
    <w:p w14:paraId="1580D80A" w14:textId="77777777" w:rsidR="00927940" w:rsidRPr="00927940" w:rsidRDefault="00927940" w:rsidP="00E55AD4">
      <w:pPr>
        <w:pStyle w:val="BodyText"/>
        <w:numPr>
          <w:ilvl w:val="0"/>
          <w:numId w:val="26"/>
        </w:numPr>
        <w:rPr>
          <w:lang w:val="en-US"/>
        </w:rPr>
      </w:pPr>
      <w:r w:rsidRPr="00927940">
        <w:rPr>
          <w:b/>
          <w:bCs/>
        </w:rPr>
        <w:t>If a powerplant has no Main Inlet Valve (MIV)</w:t>
      </w:r>
      <w:r w:rsidRPr="00927940">
        <w:t>, only the inlet gate as closing system, the C-system should still exist, the power plant will have no =A1.KA1 system.  </w:t>
      </w:r>
      <w:r w:rsidRPr="00927940">
        <w:rPr>
          <w:lang w:val="en-US"/>
        </w:rPr>
        <w:t> </w:t>
      </w:r>
    </w:p>
    <w:p w14:paraId="0AECAA37" w14:textId="77777777" w:rsidR="00927940" w:rsidRPr="00927940" w:rsidRDefault="00927940" w:rsidP="00E55AD4">
      <w:pPr>
        <w:pStyle w:val="BodyText"/>
        <w:numPr>
          <w:ilvl w:val="0"/>
          <w:numId w:val="26"/>
        </w:numPr>
        <w:rPr>
          <w:lang w:val="en-US"/>
        </w:rPr>
      </w:pPr>
      <w:r w:rsidRPr="00927940">
        <w:rPr>
          <w:b/>
          <w:bCs/>
        </w:rPr>
        <w:t xml:space="preserve">Numbering </w:t>
      </w:r>
      <w:r w:rsidRPr="00927940">
        <w:t>should follow the following rules (for both functional and product aspect – See 4.5:</w:t>
      </w:r>
      <w:r w:rsidRPr="00927940">
        <w:rPr>
          <w:lang w:val="en-US"/>
        </w:rPr>
        <w:t> </w:t>
      </w:r>
    </w:p>
    <w:p w14:paraId="344AA466" w14:textId="77777777" w:rsidR="00927940" w:rsidRPr="00927940" w:rsidRDefault="00927940" w:rsidP="00E55AD4">
      <w:pPr>
        <w:pStyle w:val="BodyText"/>
        <w:numPr>
          <w:ilvl w:val="0"/>
          <w:numId w:val="27"/>
        </w:numPr>
        <w:rPr>
          <w:lang w:val="en-US"/>
        </w:rPr>
      </w:pPr>
      <w:r w:rsidRPr="00927940">
        <w:t>Tunnel system leading to the penstock should be instantiated using a leading “1” (e.g. =C1.JB11, =C1.JB12, =C1.JB13)</w:t>
      </w:r>
      <w:r w:rsidRPr="00927940">
        <w:rPr>
          <w:lang w:val="en-US"/>
        </w:rPr>
        <w:t> </w:t>
      </w:r>
    </w:p>
    <w:p w14:paraId="2E919B2C" w14:textId="77777777" w:rsidR="00927940" w:rsidRPr="00927940" w:rsidRDefault="00927940" w:rsidP="00E55AD4">
      <w:pPr>
        <w:pStyle w:val="BodyText"/>
        <w:numPr>
          <w:ilvl w:val="0"/>
          <w:numId w:val="27"/>
        </w:numPr>
        <w:rPr>
          <w:lang w:val="en-US"/>
        </w:rPr>
      </w:pPr>
      <w:r w:rsidRPr="00927940">
        <w:t>Penstock systems should be instantiated using a leading “2” (e.g. =C1.JB21, =C1.JB22 for penstocks 1 and 2)</w:t>
      </w:r>
      <w:r w:rsidRPr="00927940">
        <w:rPr>
          <w:lang w:val="en-US"/>
        </w:rPr>
        <w:t> </w:t>
      </w:r>
    </w:p>
    <w:p w14:paraId="22FAB0B7" w14:textId="77777777" w:rsidR="00927940" w:rsidRPr="00927940" w:rsidRDefault="00927940" w:rsidP="00E55AD4">
      <w:pPr>
        <w:pStyle w:val="BodyText"/>
        <w:numPr>
          <w:ilvl w:val="0"/>
          <w:numId w:val="27"/>
        </w:numPr>
        <w:rPr>
          <w:lang w:val="en-US"/>
        </w:rPr>
      </w:pPr>
      <w:r w:rsidRPr="00927940">
        <w:t>If the pressure shafts are dedicated to specific units, then the shafts instantiation should reflect the unit numbering (i.e. shaft “-C1.JB24” supplies water to unit 4). </w:t>
      </w:r>
      <w:r w:rsidRPr="00927940">
        <w:rPr>
          <w:lang w:val="en-US"/>
        </w:rPr>
        <w:t> </w:t>
      </w:r>
    </w:p>
    <w:p w14:paraId="065A2C22" w14:textId="77777777" w:rsidR="00927940" w:rsidRDefault="00927940" w:rsidP="00E55AD4">
      <w:pPr>
        <w:pStyle w:val="BodyText"/>
        <w:numPr>
          <w:ilvl w:val="0"/>
          <w:numId w:val="27"/>
        </w:numPr>
        <w:rPr>
          <w:ins w:id="24" w:author="Wiborg Erik Jacques" w:date="2024-03-13T09:53:00Z"/>
          <w:lang w:val="en-US"/>
        </w:rPr>
      </w:pPr>
      <w:r w:rsidRPr="00927940">
        <w:t>If the powerplant only has one tunnel- and/or penstock technical system, only the leading instantiation is necessary (e.g. =C1.JB1 and C1.JB21 and C1.JB22 for a powerplant with one short tunnel and two pressure shafts)</w:t>
      </w:r>
      <w:r w:rsidRPr="00927940">
        <w:rPr>
          <w:lang w:val="en-US"/>
        </w:rPr>
        <w:t> </w:t>
      </w:r>
    </w:p>
    <w:p w14:paraId="7630F32B" w14:textId="71B6F4A3" w:rsidR="00194662" w:rsidRPr="00927940" w:rsidRDefault="00E076AC" w:rsidP="00E55AD4">
      <w:pPr>
        <w:pStyle w:val="BodyText"/>
        <w:numPr>
          <w:ilvl w:val="0"/>
          <w:numId w:val="27"/>
        </w:numPr>
        <w:rPr>
          <w:lang w:val="en-US"/>
        </w:rPr>
      </w:pPr>
      <w:ins w:id="25" w:author="Wiborg Erik Jacques" w:date="2024-03-13T09:53:00Z">
        <w:r>
          <w:rPr>
            <w:lang w:val="en-US"/>
          </w:rPr>
          <w:t>If there are more than one reservoir connected to the main water course (</w:t>
        </w:r>
      </w:ins>
      <w:ins w:id="26" w:author="Wiborg Erik Jacques" w:date="2024-03-13T09:54:00Z">
        <w:r w:rsidR="007C2D72">
          <w:rPr>
            <w:lang w:val="en-US"/>
          </w:rPr>
          <w:t>Skjomen?) the respective in</w:t>
        </w:r>
      </w:ins>
      <w:ins w:id="27" w:author="Wiborg Erik Jacques" w:date="2024-03-13T09:55:00Z">
        <w:r w:rsidR="00D74177">
          <w:rPr>
            <w:lang w:val="en-US"/>
          </w:rPr>
          <w:t xml:space="preserve">take systems will be called =C1.KA11 and =C1.KA12 for reservoirs =E1 and =E2. </w:t>
        </w:r>
      </w:ins>
    </w:p>
    <w:p w14:paraId="4C5BCB0C" w14:textId="77777777" w:rsidR="00927940" w:rsidRPr="00927940" w:rsidRDefault="00927940" w:rsidP="00E55AD4">
      <w:pPr>
        <w:pStyle w:val="BodyText"/>
        <w:numPr>
          <w:ilvl w:val="0"/>
          <w:numId w:val="27"/>
        </w:numPr>
        <w:rPr>
          <w:lang w:val="en-US"/>
        </w:rPr>
      </w:pPr>
      <w:r w:rsidRPr="00927940">
        <w:t>Reminder: As a general guide, numbering should strive to follow the flow of energy/water</w:t>
      </w:r>
      <w:r w:rsidRPr="00927940">
        <w:rPr>
          <w:lang w:val="en-US"/>
        </w:rPr>
        <w:t> </w:t>
      </w:r>
    </w:p>
    <w:p w14:paraId="78897C20" w14:textId="77777777" w:rsidR="00927940" w:rsidRPr="00927940" w:rsidRDefault="00927940" w:rsidP="00927940">
      <w:pPr>
        <w:pStyle w:val="BodyText"/>
        <w:rPr>
          <w:lang w:val="en-US"/>
        </w:rPr>
      </w:pPr>
      <w:r w:rsidRPr="00927940">
        <w:rPr>
          <w:lang w:val="en-US"/>
        </w:rPr>
        <w:t> </w:t>
      </w:r>
    </w:p>
    <w:p w14:paraId="4D6BBFA0" w14:textId="06F10006" w:rsidR="00927940" w:rsidRDefault="00927940" w:rsidP="005726E1">
      <w:pPr>
        <w:pStyle w:val="Heading3"/>
      </w:pPr>
      <w:r w:rsidRPr="00927940">
        <w:t>D syste</w:t>
      </w:r>
      <w:r w:rsidR="002B07BC">
        <w:t>m</w:t>
      </w:r>
      <w:r w:rsidRPr="00927940">
        <w:t>s </w:t>
      </w:r>
    </w:p>
    <w:tbl>
      <w:tblPr>
        <w:tblStyle w:val="TableGrid"/>
        <w:tblW w:w="0" w:type="auto"/>
        <w:tblLook w:val="04A0" w:firstRow="1" w:lastRow="0" w:firstColumn="1" w:lastColumn="0" w:noHBand="0" w:noVBand="1"/>
      </w:tblPr>
      <w:tblGrid>
        <w:gridCol w:w="2263"/>
        <w:gridCol w:w="4752"/>
        <w:gridCol w:w="2045"/>
      </w:tblGrid>
      <w:tr w:rsidR="005726E1" w14:paraId="599DC327" w14:textId="77777777" w:rsidTr="00684B06">
        <w:tc>
          <w:tcPr>
            <w:tcW w:w="2263" w:type="dxa"/>
            <w:shd w:val="clear" w:color="auto" w:fill="DBE5F1" w:themeFill="accent1" w:themeFillTint="33"/>
          </w:tcPr>
          <w:p w14:paraId="19B76103" w14:textId="77777777" w:rsidR="005726E1" w:rsidRDefault="005726E1" w:rsidP="00684B06">
            <w:pPr>
              <w:pStyle w:val="BodyText"/>
              <w:jc w:val="center"/>
              <w:rPr>
                <w:b/>
                <w:bCs/>
              </w:rPr>
            </w:pPr>
            <w:r>
              <w:rPr>
                <w:b/>
                <w:bCs/>
              </w:rPr>
              <w:t>Definition</w:t>
            </w:r>
          </w:p>
        </w:tc>
        <w:tc>
          <w:tcPr>
            <w:tcW w:w="4752" w:type="dxa"/>
            <w:shd w:val="clear" w:color="auto" w:fill="DBE5F1" w:themeFill="accent1" w:themeFillTint="33"/>
          </w:tcPr>
          <w:p w14:paraId="2B117A92" w14:textId="77777777" w:rsidR="005726E1" w:rsidRDefault="005726E1" w:rsidP="00684B06">
            <w:pPr>
              <w:pStyle w:val="BodyText"/>
              <w:jc w:val="center"/>
              <w:rPr>
                <w:b/>
                <w:bCs/>
              </w:rPr>
            </w:pPr>
            <w:r>
              <w:rPr>
                <w:b/>
                <w:bCs/>
              </w:rPr>
              <w:t>Boundaries</w:t>
            </w:r>
          </w:p>
        </w:tc>
        <w:tc>
          <w:tcPr>
            <w:tcW w:w="2045" w:type="dxa"/>
            <w:shd w:val="clear" w:color="auto" w:fill="DBE5F1" w:themeFill="accent1" w:themeFillTint="33"/>
          </w:tcPr>
          <w:p w14:paraId="5897FBA5" w14:textId="77777777" w:rsidR="005726E1" w:rsidRDefault="005726E1" w:rsidP="00684B06">
            <w:pPr>
              <w:pStyle w:val="BodyText"/>
              <w:jc w:val="center"/>
              <w:rPr>
                <w:b/>
                <w:bCs/>
              </w:rPr>
            </w:pPr>
            <w:r>
              <w:rPr>
                <w:b/>
                <w:bCs/>
              </w:rPr>
              <w:t>Typical examples</w:t>
            </w:r>
          </w:p>
        </w:tc>
      </w:tr>
      <w:tr w:rsidR="005726E1" w14:paraId="4BB02EB5" w14:textId="77777777" w:rsidTr="00684B06">
        <w:tc>
          <w:tcPr>
            <w:tcW w:w="2263" w:type="dxa"/>
          </w:tcPr>
          <w:p w14:paraId="20CFBB97" w14:textId="77777777" w:rsidR="005726E1" w:rsidRPr="00927940" w:rsidRDefault="005726E1" w:rsidP="005726E1">
            <w:pPr>
              <w:pStyle w:val="BodyText"/>
              <w:rPr>
                <w:lang w:val="en-US"/>
              </w:rPr>
            </w:pPr>
            <w:r w:rsidRPr="00927940">
              <w:t>Functional system supporting the energy production process.</w:t>
            </w:r>
            <w:r w:rsidRPr="00927940">
              <w:rPr>
                <w:lang w:val="en-US"/>
              </w:rPr>
              <w:t> </w:t>
            </w:r>
          </w:p>
          <w:p w14:paraId="1454A3AF" w14:textId="3BF428D8" w:rsidR="005726E1" w:rsidRPr="00315678" w:rsidRDefault="005726E1" w:rsidP="00684B06">
            <w:pPr>
              <w:pStyle w:val="BodyText"/>
              <w:rPr>
                <w:b/>
                <w:bCs/>
                <w:sz w:val="18"/>
                <w:szCs w:val="18"/>
              </w:rPr>
            </w:pPr>
          </w:p>
        </w:tc>
        <w:tc>
          <w:tcPr>
            <w:tcW w:w="4752" w:type="dxa"/>
          </w:tcPr>
          <w:p w14:paraId="456376B1" w14:textId="0E521E5B" w:rsidR="005726E1" w:rsidRPr="00697EBA" w:rsidRDefault="005726E1" w:rsidP="00684B06">
            <w:pPr>
              <w:pStyle w:val="BodyText"/>
              <w:rPr>
                <w:sz w:val="18"/>
                <w:szCs w:val="18"/>
              </w:rPr>
            </w:pPr>
            <w:r w:rsidRPr="00927940">
              <w:t xml:space="preserve">D-systems are varied. Boundaries, if unclear, should follow the </w:t>
            </w:r>
            <w:r w:rsidRPr="00927940">
              <w:rPr>
                <w:i/>
                <w:iCs/>
              </w:rPr>
              <w:t>receiver</w:t>
            </w:r>
            <w:r w:rsidR="008F44A0" w:rsidRPr="008F44A0">
              <w:rPr>
                <w:i/>
                <w:iCs/>
              </w:rPr>
              <w:t xml:space="preserve"> </w:t>
            </w:r>
            <w:r w:rsidRPr="00927940">
              <w:rPr>
                <w:i/>
                <w:iCs/>
              </w:rPr>
              <w:t>principle</w:t>
            </w:r>
            <w:r>
              <w:rPr>
                <w:sz w:val="18"/>
                <w:szCs w:val="18"/>
              </w:rPr>
              <w:t xml:space="preserve"> </w:t>
            </w:r>
            <w:r w:rsidR="008F44A0">
              <w:rPr>
                <w:sz w:val="18"/>
                <w:szCs w:val="18"/>
              </w:rPr>
              <w:t>(see below)</w:t>
            </w:r>
          </w:p>
        </w:tc>
        <w:tc>
          <w:tcPr>
            <w:tcW w:w="2045" w:type="dxa"/>
          </w:tcPr>
          <w:p w14:paraId="70BDE7FE" w14:textId="77777777" w:rsidR="005726E1" w:rsidRDefault="005726E1" w:rsidP="008111F7">
            <w:pPr>
              <w:pStyle w:val="BodyText"/>
              <w:rPr>
                <w:sz w:val="18"/>
                <w:szCs w:val="18"/>
              </w:rPr>
            </w:pPr>
            <w:r>
              <w:rPr>
                <w:sz w:val="18"/>
                <w:szCs w:val="18"/>
              </w:rPr>
              <w:t xml:space="preserve">- </w:t>
            </w:r>
            <w:r w:rsidR="008111F7">
              <w:rPr>
                <w:sz w:val="18"/>
                <w:szCs w:val="18"/>
              </w:rPr>
              <w:t>Common cooling supply systems</w:t>
            </w:r>
          </w:p>
          <w:p w14:paraId="19186185" w14:textId="77777777" w:rsidR="008111F7" w:rsidRDefault="008111F7" w:rsidP="008111F7">
            <w:pPr>
              <w:pStyle w:val="BodyText"/>
              <w:rPr>
                <w:sz w:val="18"/>
                <w:szCs w:val="18"/>
              </w:rPr>
            </w:pPr>
            <w:r>
              <w:rPr>
                <w:sz w:val="18"/>
                <w:szCs w:val="18"/>
              </w:rPr>
              <w:t>- Common hydraulic oil distribution systems</w:t>
            </w:r>
          </w:p>
          <w:p w14:paraId="377E68AE" w14:textId="77777777" w:rsidR="008111F7" w:rsidRDefault="008111F7" w:rsidP="008111F7">
            <w:pPr>
              <w:pStyle w:val="BodyText"/>
              <w:rPr>
                <w:sz w:val="18"/>
                <w:szCs w:val="18"/>
              </w:rPr>
            </w:pPr>
            <w:r>
              <w:rPr>
                <w:sz w:val="18"/>
                <w:szCs w:val="18"/>
              </w:rPr>
              <w:t>- Cleaning systems</w:t>
            </w:r>
          </w:p>
          <w:p w14:paraId="4FF38132" w14:textId="02E5768E" w:rsidR="008111F7" w:rsidRPr="00CC26BC" w:rsidRDefault="008111F7" w:rsidP="008111F7">
            <w:pPr>
              <w:pStyle w:val="BodyText"/>
              <w:rPr>
                <w:sz w:val="18"/>
                <w:szCs w:val="18"/>
              </w:rPr>
            </w:pPr>
          </w:p>
        </w:tc>
      </w:tr>
    </w:tbl>
    <w:p w14:paraId="391D2A0C" w14:textId="77777777" w:rsidR="005726E1" w:rsidRDefault="005726E1" w:rsidP="005726E1">
      <w:pPr>
        <w:pStyle w:val="BodyText"/>
      </w:pPr>
    </w:p>
    <w:p w14:paraId="51D5FF7E" w14:textId="77777777" w:rsidR="005726E1" w:rsidRPr="00927940" w:rsidRDefault="005726E1" w:rsidP="005726E1">
      <w:pPr>
        <w:pStyle w:val="BodyText"/>
      </w:pPr>
    </w:p>
    <w:p w14:paraId="4458E13F" w14:textId="0383B39D" w:rsidR="00927940" w:rsidRPr="00927940" w:rsidRDefault="005726E1" w:rsidP="00927940">
      <w:pPr>
        <w:pStyle w:val="BodyText"/>
        <w:rPr>
          <w:b/>
          <w:bCs/>
          <w:lang w:val="en-US"/>
        </w:rPr>
      </w:pPr>
      <w:r>
        <w:rPr>
          <w:b/>
          <w:bCs/>
        </w:rPr>
        <w:t>Receiver</w:t>
      </w:r>
      <w:r w:rsidR="008F44A0">
        <w:rPr>
          <w:b/>
          <w:bCs/>
        </w:rPr>
        <w:t xml:space="preserve"> principle</w:t>
      </w:r>
      <w:r w:rsidR="00927940" w:rsidRPr="00927940">
        <w:rPr>
          <w:b/>
          <w:bCs/>
          <w:lang w:val="en-US"/>
        </w:rPr>
        <w:t> </w:t>
      </w:r>
    </w:p>
    <w:p w14:paraId="20C61298" w14:textId="7F634081" w:rsidR="00927940" w:rsidRPr="00927940" w:rsidRDefault="00927940" w:rsidP="00927940">
      <w:pPr>
        <w:pStyle w:val="BodyText"/>
        <w:rPr>
          <w:lang w:val="en-US"/>
        </w:rPr>
      </w:pPr>
      <w:r w:rsidRPr="00927940">
        <w:t> </w:t>
      </w:r>
      <w:r w:rsidRPr="00927940">
        <w:rPr>
          <w:lang w:val="en-US"/>
        </w:rPr>
        <w:t> </w:t>
      </w:r>
    </w:p>
    <w:p w14:paraId="69C4097D" w14:textId="038B6060" w:rsidR="00927940" w:rsidRPr="00927940" w:rsidRDefault="00927940" w:rsidP="00927940">
      <w:pPr>
        <w:pStyle w:val="BodyText"/>
        <w:rPr>
          <w:lang w:val="en-US"/>
        </w:rPr>
      </w:pPr>
      <w:r w:rsidRPr="00927940">
        <w:rPr>
          <w:noProof/>
          <w:lang w:val="en-US"/>
        </w:rPr>
        <w:lastRenderedPageBreak/>
        <w:drawing>
          <wp:inline distT="0" distB="0" distL="0" distR="0" wp14:anchorId="00C9BB43" wp14:editId="107C1702">
            <wp:extent cx="5759450" cy="867410"/>
            <wp:effectExtent l="0" t="0" r="0" b="8890"/>
            <wp:docPr id="639321436" name="Picture 639321436" descr="A blue and whit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blue and white box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867410"/>
                    </a:xfrm>
                    <a:prstGeom prst="rect">
                      <a:avLst/>
                    </a:prstGeom>
                    <a:noFill/>
                    <a:ln>
                      <a:noFill/>
                    </a:ln>
                  </pic:spPr>
                </pic:pic>
              </a:graphicData>
            </a:graphic>
          </wp:inline>
        </w:drawing>
      </w:r>
      <w:r w:rsidRPr="00927940">
        <w:rPr>
          <w:lang w:val="en-US"/>
        </w:rPr>
        <w:t> </w:t>
      </w:r>
    </w:p>
    <w:p w14:paraId="20ACEA10" w14:textId="77777777" w:rsidR="00927940" w:rsidRPr="00927940" w:rsidRDefault="00927940" w:rsidP="00927940">
      <w:pPr>
        <w:pStyle w:val="BodyText"/>
        <w:rPr>
          <w:lang w:val="en-US"/>
        </w:rPr>
      </w:pPr>
      <w:r w:rsidRPr="00927940">
        <w:t>A lesser system constituting the connecting system between two higher systems will hierarchically belong to the receiving system. </w:t>
      </w:r>
      <w:r w:rsidRPr="00927940">
        <w:rPr>
          <w:lang w:val="en-US"/>
        </w:rPr>
        <w:t> </w:t>
      </w:r>
    </w:p>
    <w:p w14:paraId="4A3B25B8" w14:textId="77777777" w:rsidR="008F44A0" w:rsidRDefault="008F44A0" w:rsidP="00927940">
      <w:pPr>
        <w:pStyle w:val="BodyText"/>
        <w:rPr>
          <w:b/>
          <w:bCs/>
        </w:rPr>
      </w:pPr>
    </w:p>
    <w:p w14:paraId="5ECCE12E" w14:textId="77777777" w:rsidR="008F44A0" w:rsidRDefault="008F44A0" w:rsidP="00927940">
      <w:pPr>
        <w:pStyle w:val="BodyText"/>
        <w:rPr>
          <w:b/>
          <w:bCs/>
        </w:rPr>
      </w:pPr>
    </w:p>
    <w:p w14:paraId="249C1FA3" w14:textId="1B45C615" w:rsidR="00927940" w:rsidRPr="00927940" w:rsidRDefault="00927940" w:rsidP="00927940">
      <w:pPr>
        <w:pStyle w:val="BodyText"/>
        <w:rPr>
          <w:b/>
          <w:bCs/>
          <w:lang w:val="en-US"/>
        </w:rPr>
      </w:pPr>
      <w:r w:rsidRPr="00927940">
        <w:rPr>
          <w:b/>
          <w:bCs/>
        </w:rPr>
        <w:t>Numbered typical sub-systems</w:t>
      </w:r>
      <w:r w:rsidRPr="00927940">
        <w:rPr>
          <w:b/>
          <w:bCs/>
          <w:lang w:val="en-US"/>
        </w:rPr>
        <w:t> </w:t>
      </w:r>
    </w:p>
    <w:p w14:paraId="1476700F" w14:textId="77777777" w:rsidR="00927940" w:rsidRDefault="00927940" w:rsidP="00927940">
      <w:pPr>
        <w:pStyle w:val="BodyText"/>
        <w:rPr>
          <w:lang w:val="en-US"/>
        </w:rPr>
      </w:pPr>
      <w:r w:rsidRPr="00927940">
        <w:t>Note that the following sub-system suggestions also have a numbering proposed. These are proposals to harmonize the systems throughout the machine park. </w:t>
      </w:r>
      <w:r w:rsidRPr="00927940">
        <w:rPr>
          <w:lang w:val="en-US"/>
        </w:rPr>
        <w:t> </w:t>
      </w:r>
    </w:p>
    <w:p w14:paraId="15FA6B04" w14:textId="77777777" w:rsidR="00B855D7" w:rsidRPr="00927940" w:rsidRDefault="00B855D7" w:rsidP="00927940">
      <w:pPr>
        <w:pStyle w:val="BodyText"/>
        <w:rPr>
          <w:lang w:val="en-US"/>
        </w:rPr>
      </w:pPr>
    </w:p>
    <w:p w14:paraId="1EB599A3" w14:textId="77777777" w:rsidR="00927940" w:rsidRPr="00927940" w:rsidRDefault="00927940" w:rsidP="00927940">
      <w:pPr>
        <w:pStyle w:val="BodyText"/>
        <w:rPr>
          <w:b/>
          <w:bCs/>
          <w:lang w:val="en-US"/>
        </w:rPr>
      </w:pPr>
      <w:r w:rsidRPr="00927940">
        <w:rPr>
          <w:b/>
          <w:bCs/>
        </w:rPr>
        <w:t>D1 – Cooling Supply System</w:t>
      </w:r>
      <w:r w:rsidRPr="00927940">
        <w:rPr>
          <w:b/>
          <w:bCs/>
          <w:lang w:val="en-US"/>
        </w:rPr>
        <w:t> </w:t>
      </w:r>
    </w:p>
    <w:p w14:paraId="37D3BFCF" w14:textId="77777777" w:rsidR="00927940" w:rsidRPr="00927940" w:rsidRDefault="00927940" w:rsidP="002B07BC">
      <w:pPr>
        <w:pStyle w:val="BodyText"/>
        <w:ind w:left="708"/>
        <w:rPr>
          <w:lang w:val="en-US"/>
        </w:rPr>
      </w:pPr>
      <w:r w:rsidRPr="00927940">
        <w:rPr>
          <w:b/>
          <w:bCs/>
        </w:rPr>
        <w:t>Starts</w:t>
      </w:r>
      <w:r w:rsidRPr="00927940">
        <w:t xml:space="preserve"> at the connection to the different sources of cooling water (including since the D1 system is the receiver of cooling medium), such as turbine leakage water system and/or sump. </w:t>
      </w:r>
      <w:r w:rsidRPr="00927940">
        <w:rPr>
          <w:lang w:val="en-US"/>
        </w:rPr>
        <w:t> </w:t>
      </w:r>
    </w:p>
    <w:p w14:paraId="51722783" w14:textId="77777777" w:rsidR="00927940" w:rsidRPr="00927940" w:rsidRDefault="00927940" w:rsidP="002B07BC">
      <w:pPr>
        <w:pStyle w:val="BodyText"/>
        <w:ind w:left="708"/>
        <w:rPr>
          <w:lang w:val="en-US"/>
        </w:rPr>
      </w:pPr>
      <w:r w:rsidRPr="00927940">
        <w:rPr>
          <w:b/>
          <w:bCs/>
        </w:rPr>
        <w:t>Ends</w:t>
      </w:r>
      <w:r w:rsidRPr="00927940">
        <w:t xml:space="preserve"> at the heat exchangers to the different recipient systems (excluding)</w:t>
      </w:r>
      <w:r w:rsidRPr="00927940">
        <w:rPr>
          <w:lang w:val="en-US"/>
        </w:rPr>
        <w:t> </w:t>
      </w:r>
    </w:p>
    <w:p w14:paraId="2362B917" w14:textId="77777777" w:rsidR="00927940" w:rsidRPr="00927940" w:rsidRDefault="00927940" w:rsidP="002B07BC">
      <w:pPr>
        <w:pStyle w:val="BodyText"/>
        <w:ind w:left="708"/>
        <w:rPr>
          <w:lang w:val="en-US"/>
        </w:rPr>
      </w:pPr>
      <w:r w:rsidRPr="00927940">
        <w:t>Includes (amongst other): </w:t>
      </w:r>
      <w:r w:rsidRPr="00927940">
        <w:rPr>
          <w:lang w:val="en-US"/>
        </w:rPr>
        <w:t> </w:t>
      </w:r>
    </w:p>
    <w:p w14:paraId="1D635B6F" w14:textId="77777777" w:rsidR="00927940" w:rsidRPr="00927940" w:rsidRDefault="00927940" w:rsidP="00E55AD4">
      <w:pPr>
        <w:pStyle w:val="BodyText"/>
        <w:numPr>
          <w:ilvl w:val="0"/>
          <w:numId w:val="28"/>
        </w:numPr>
        <w:tabs>
          <w:tab w:val="clear" w:pos="720"/>
          <w:tab w:val="num" w:pos="1428"/>
        </w:tabs>
        <w:ind w:left="1428"/>
        <w:rPr>
          <w:lang w:val="en-US"/>
        </w:rPr>
      </w:pPr>
      <w:r w:rsidRPr="00927940">
        <w:t>Cooling water pool/tank</w:t>
      </w:r>
      <w:r w:rsidRPr="00927940">
        <w:rPr>
          <w:lang w:val="en-US"/>
        </w:rPr>
        <w:t> </w:t>
      </w:r>
    </w:p>
    <w:p w14:paraId="07B76E05" w14:textId="77777777" w:rsidR="00927940" w:rsidRPr="00927940" w:rsidRDefault="00927940" w:rsidP="00E55AD4">
      <w:pPr>
        <w:pStyle w:val="BodyText"/>
        <w:numPr>
          <w:ilvl w:val="0"/>
          <w:numId w:val="28"/>
        </w:numPr>
        <w:tabs>
          <w:tab w:val="clear" w:pos="720"/>
          <w:tab w:val="num" w:pos="1428"/>
        </w:tabs>
        <w:ind w:left="1428"/>
        <w:rPr>
          <w:lang w:val="en-US"/>
        </w:rPr>
      </w:pPr>
      <w:r w:rsidRPr="00927940">
        <w:t>Feeding systems (Feedwater system from sump, leakage water from turbine, and more</w:t>
      </w:r>
      <w:r w:rsidRPr="00927940">
        <w:rPr>
          <w:lang w:val="en-US"/>
        </w:rPr>
        <w:t> </w:t>
      </w:r>
    </w:p>
    <w:p w14:paraId="23046E3D" w14:textId="77777777" w:rsidR="00927940" w:rsidRPr="00927940" w:rsidRDefault="00927940" w:rsidP="00E55AD4">
      <w:pPr>
        <w:pStyle w:val="BodyText"/>
        <w:numPr>
          <w:ilvl w:val="0"/>
          <w:numId w:val="28"/>
        </w:numPr>
        <w:tabs>
          <w:tab w:val="clear" w:pos="720"/>
          <w:tab w:val="num" w:pos="1428"/>
        </w:tabs>
        <w:ind w:left="1428"/>
        <w:rPr>
          <w:lang w:val="en-US"/>
        </w:rPr>
      </w:pPr>
      <w:r w:rsidRPr="00927940">
        <w:t>Distribution systems</w:t>
      </w:r>
      <w:r w:rsidRPr="00927940">
        <w:rPr>
          <w:lang w:val="en-US"/>
        </w:rPr>
        <w:t> </w:t>
      </w:r>
    </w:p>
    <w:p w14:paraId="7C05EB61" w14:textId="77777777" w:rsidR="00927940" w:rsidRPr="00927940" w:rsidRDefault="00927940" w:rsidP="00E55AD4">
      <w:pPr>
        <w:pStyle w:val="BodyText"/>
        <w:numPr>
          <w:ilvl w:val="0"/>
          <w:numId w:val="28"/>
        </w:numPr>
        <w:tabs>
          <w:tab w:val="clear" w:pos="720"/>
          <w:tab w:val="num" w:pos="1428"/>
        </w:tabs>
        <w:ind w:left="1428"/>
        <w:rPr>
          <w:lang w:val="en-US"/>
        </w:rPr>
      </w:pPr>
      <w:r w:rsidRPr="00927940">
        <w:t>Liquid treatment systems such as filters and coolers/heaters. </w:t>
      </w:r>
      <w:r w:rsidRPr="00927940">
        <w:rPr>
          <w:lang w:val="en-US"/>
        </w:rPr>
        <w:t> </w:t>
      </w:r>
    </w:p>
    <w:p w14:paraId="0A23E48C" w14:textId="77777777" w:rsidR="00927940" w:rsidRPr="00927940" w:rsidRDefault="00927940" w:rsidP="00927940">
      <w:pPr>
        <w:pStyle w:val="BodyText"/>
        <w:rPr>
          <w:b/>
          <w:bCs/>
          <w:lang w:val="en-US"/>
        </w:rPr>
      </w:pPr>
      <w:r w:rsidRPr="00927940">
        <w:rPr>
          <w:b/>
          <w:bCs/>
        </w:rPr>
        <w:t>D2 – Common hydraulic oil supply system</w:t>
      </w:r>
      <w:r w:rsidRPr="00927940">
        <w:rPr>
          <w:b/>
          <w:bCs/>
          <w:lang w:val="en-US"/>
        </w:rPr>
        <w:t> </w:t>
      </w:r>
    </w:p>
    <w:p w14:paraId="1E038F86" w14:textId="77777777" w:rsidR="00927940" w:rsidRPr="00927940" w:rsidRDefault="00927940" w:rsidP="002B07BC">
      <w:pPr>
        <w:pStyle w:val="BodyText"/>
        <w:ind w:left="360"/>
        <w:rPr>
          <w:lang w:val="en-US"/>
        </w:rPr>
      </w:pPr>
      <w:r w:rsidRPr="00927940">
        <w:t>Includes (amongst other): </w:t>
      </w:r>
      <w:r w:rsidRPr="00927940">
        <w:rPr>
          <w:lang w:val="en-US"/>
        </w:rPr>
        <w:t> </w:t>
      </w:r>
    </w:p>
    <w:p w14:paraId="09A5D828" w14:textId="77777777" w:rsidR="00927940" w:rsidRPr="00927940" w:rsidRDefault="00927940" w:rsidP="00E55AD4">
      <w:pPr>
        <w:pStyle w:val="BodyText"/>
        <w:numPr>
          <w:ilvl w:val="0"/>
          <w:numId w:val="29"/>
        </w:numPr>
        <w:tabs>
          <w:tab w:val="clear" w:pos="720"/>
          <w:tab w:val="num" w:pos="1080"/>
        </w:tabs>
        <w:ind w:left="1080"/>
        <w:rPr>
          <w:lang w:val="en-US"/>
        </w:rPr>
      </w:pPr>
      <w:r w:rsidRPr="00927940">
        <w:t>Tank</w:t>
      </w:r>
      <w:r w:rsidRPr="00927940">
        <w:rPr>
          <w:lang w:val="en-US"/>
        </w:rPr>
        <w:t> </w:t>
      </w:r>
    </w:p>
    <w:p w14:paraId="3A622D28" w14:textId="77777777" w:rsidR="00927940" w:rsidRPr="00927940" w:rsidRDefault="00927940" w:rsidP="00E55AD4">
      <w:pPr>
        <w:pStyle w:val="BodyText"/>
        <w:numPr>
          <w:ilvl w:val="0"/>
          <w:numId w:val="29"/>
        </w:numPr>
        <w:tabs>
          <w:tab w:val="clear" w:pos="720"/>
          <w:tab w:val="num" w:pos="1080"/>
        </w:tabs>
        <w:ind w:left="1080"/>
        <w:rPr>
          <w:lang w:val="en-US"/>
        </w:rPr>
      </w:pPr>
      <w:r w:rsidRPr="00927940">
        <w:t>Distribution systems</w:t>
      </w:r>
      <w:r w:rsidRPr="00927940">
        <w:rPr>
          <w:lang w:val="en-US"/>
        </w:rPr>
        <w:t> </w:t>
      </w:r>
    </w:p>
    <w:p w14:paraId="636B1AF7" w14:textId="77777777" w:rsidR="00927940" w:rsidRPr="00927940" w:rsidRDefault="00927940" w:rsidP="00E55AD4">
      <w:pPr>
        <w:pStyle w:val="BodyText"/>
        <w:numPr>
          <w:ilvl w:val="0"/>
          <w:numId w:val="29"/>
        </w:numPr>
        <w:tabs>
          <w:tab w:val="clear" w:pos="720"/>
          <w:tab w:val="num" w:pos="1080"/>
        </w:tabs>
        <w:ind w:left="1080"/>
        <w:rPr>
          <w:lang w:val="en-US"/>
        </w:rPr>
      </w:pPr>
      <w:r w:rsidRPr="00927940">
        <w:t>Liquid treatment systems such as filters and coolers/heaters. </w:t>
      </w:r>
      <w:r w:rsidRPr="00927940">
        <w:rPr>
          <w:lang w:val="en-US"/>
        </w:rPr>
        <w:t> </w:t>
      </w:r>
    </w:p>
    <w:p w14:paraId="1EF661DB" w14:textId="77777777" w:rsidR="00927940" w:rsidRPr="00927940" w:rsidRDefault="00927940" w:rsidP="00927940">
      <w:pPr>
        <w:pStyle w:val="BodyText"/>
        <w:rPr>
          <w:b/>
          <w:bCs/>
          <w:lang w:val="en-US"/>
        </w:rPr>
      </w:pPr>
      <w:r w:rsidRPr="00927940">
        <w:rPr>
          <w:b/>
          <w:bCs/>
        </w:rPr>
        <w:t>D40 – Peripheral Systems</w:t>
      </w:r>
      <w:r w:rsidRPr="00927940">
        <w:rPr>
          <w:b/>
          <w:bCs/>
          <w:lang w:val="en-US"/>
        </w:rPr>
        <w:t> </w:t>
      </w:r>
    </w:p>
    <w:p w14:paraId="6D14C627" w14:textId="77777777" w:rsidR="00927940" w:rsidRPr="00927940" w:rsidRDefault="00927940" w:rsidP="002B07BC">
      <w:pPr>
        <w:pStyle w:val="BodyText"/>
        <w:ind w:left="708"/>
        <w:rPr>
          <w:lang w:val="en-US"/>
        </w:rPr>
      </w:pPr>
      <w:r w:rsidRPr="00927940">
        <w:t>By definition, all peripheral systems should be identified under another top node (they are not part of the modelled powerplant, i.e. they are peripheral). However, in certain cases it makes no sense to have a separate system, or the Peripheral system in question may have a certain effect/dependency which makes it useful to model within the power plant structure.  </w:t>
      </w:r>
      <w:r w:rsidRPr="00927940">
        <w:rPr>
          <w:lang w:val="en-US"/>
        </w:rPr>
        <w:t> </w:t>
      </w:r>
    </w:p>
    <w:p w14:paraId="5102BDD4" w14:textId="77777777" w:rsidR="00927940" w:rsidRPr="00927940" w:rsidRDefault="00927940" w:rsidP="002B07BC">
      <w:pPr>
        <w:pStyle w:val="BodyText"/>
        <w:ind w:left="708"/>
        <w:rPr>
          <w:lang w:val="en-US"/>
        </w:rPr>
      </w:pPr>
      <w:r w:rsidRPr="00927940">
        <w:t>Examples: </w:t>
      </w:r>
      <w:r w:rsidRPr="00927940">
        <w:rPr>
          <w:lang w:val="en-US"/>
        </w:rPr>
        <w:t> </w:t>
      </w:r>
    </w:p>
    <w:p w14:paraId="71394B00" w14:textId="77777777" w:rsidR="00927940" w:rsidRPr="00927940" w:rsidRDefault="00927940" w:rsidP="00E55AD4">
      <w:pPr>
        <w:pStyle w:val="BodyText"/>
        <w:numPr>
          <w:ilvl w:val="0"/>
          <w:numId w:val="30"/>
        </w:numPr>
        <w:tabs>
          <w:tab w:val="clear" w:pos="720"/>
          <w:tab w:val="num" w:pos="1428"/>
        </w:tabs>
        <w:ind w:left="1428"/>
        <w:rPr>
          <w:lang w:val="en-US"/>
        </w:rPr>
      </w:pPr>
      <w:r w:rsidRPr="00927940">
        <w:t>The local grid (the local frequency can be measured and influence the power plant). </w:t>
      </w:r>
      <w:r w:rsidRPr="00927940">
        <w:rPr>
          <w:lang w:val="en-US"/>
        </w:rPr>
        <w:t> </w:t>
      </w:r>
    </w:p>
    <w:p w14:paraId="3DFF28CD" w14:textId="77777777" w:rsidR="00927940" w:rsidRPr="00927940" w:rsidRDefault="00927940" w:rsidP="00E55AD4">
      <w:pPr>
        <w:pStyle w:val="BodyText"/>
        <w:numPr>
          <w:ilvl w:val="0"/>
          <w:numId w:val="30"/>
        </w:numPr>
        <w:tabs>
          <w:tab w:val="clear" w:pos="720"/>
          <w:tab w:val="num" w:pos="1428"/>
        </w:tabs>
        <w:ind w:left="1428"/>
        <w:rPr>
          <w:lang w:val="en-US"/>
        </w:rPr>
      </w:pPr>
      <w:r w:rsidRPr="00927940">
        <w:t>Local atmospheric pressure</w:t>
      </w:r>
      <w:r w:rsidRPr="00927940">
        <w:rPr>
          <w:lang w:val="en-US"/>
        </w:rPr>
        <w:t> </w:t>
      </w:r>
    </w:p>
    <w:p w14:paraId="00CD063C" w14:textId="77777777" w:rsidR="00927940" w:rsidRDefault="00927940" w:rsidP="002B07BC">
      <w:pPr>
        <w:pStyle w:val="Heading3"/>
      </w:pPr>
      <w:r w:rsidRPr="00927940">
        <w:t>E systems </w:t>
      </w:r>
    </w:p>
    <w:p w14:paraId="326BBCE9" w14:textId="77777777" w:rsidR="002B07BC" w:rsidRDefault="002B07BC" w:rsidP="002B07BC">
      <w:pPr>
        <w:pStyle w:val="BodyText"/>
      </w:pPr>
    </w:p>
    <w:tbl>
      <w:tblPr>
        <w:tblStyle w:val="TableGrid"/>
        <w:tblW w:w="0" w:type="auto"/>
        <w:tblLook w:val="04A0" w:firstRow="1" w:lastRow="0" w:firstColumn="1" w:lastColumn="0" w:noHBand="0" w:noVBand="1"/>
      </w:tblPr>
      <w:tblGrid>
        <w:gridCol w:w="2263"/>
        <w:gridCol w:w="4752"/>
        <w:gridCol w:w="2045"/>
      </w:tblGrid>
      <w:tr w:rsidR="00ED696F" w14:paraId="3ED70AA3" w14:textId="77777777" w:rsidTr="640099DC">
        <w:tc>
          <w:tcPr>
            <w:tcW w:w="2263" w:type="dxa"/>
            <w:shd w:val="clear" w:color="auto" w:fill="DBE5F1" w:themeFill="accent1" w:themeFillTint="33"/>
          </w:tcPr>
          <w:p w14:paraId="5605087C" w14:textId="77777777" w:rsidR="00ED696F" w:rsidRDefault="00ED696F" w:rsidP="00684B06">
            <w:pPr>
              <w:pStyle w:val="BodyText"/>
              <w:jc w:val="center"/>
              <w:rPr>
                <w:b/>
                <w:bCs/>
              </w:rPr>
            </w:pPr>
            <w:r>
              <w:rPr>
                <w:b/>
                <w:bCs/>
              </w:rPr>
              <w:t>Definition</w:t>
            </w:r>
          </w:p>
        </w:tc>
        <w:tc>
          <w:tcPr>
            <w:tcW w:w="4752" w:type="dxa"/>
            <w:shd w:val="clear" w:color="auto" w:fill="DBE5F1" w:themeFill="accent1" w:themeFillTint="33"/>
          </w:tcPr>
          <w:p w14:paraId="1A235AA3" w14:textId="77777777" w:rsidR="00ED696F" w:rsidRDefault="00ED696F" w:rsidP="00684B06">
            <w:pPr>
              <w:pStyle w:val="BodyText"/>
              <w:jc w:val="center"/>
              <w:rPr>
                <w:b/>
                <w:bCs/>
              </w:rPr>
            </w:pPr>
            <w:r>
              <w:rPr>
                <w:b/>
                <w:bCs/>
              </w:rPr>
              <w:t>Boundaries</w:t>
            </w:r>
          </w:p>
        </w:tc>
        <w:tc>
          <w:tcPr>
            <w:tcW w:w="2045" w:type="dxa"/>
            <w:shd w:val="clear" w:color="auto" w:fill="DBE5F1" w:themeFill="accent1" w:themeFillTint="33"/>
          </w:tcPr>
          <w:p w14:paraId="5958CDAB" w14:textId="77777777" w:rsidR="00ED696F" w:rsidRDefault="00ED696F" w:rsidP="00684B06">
            <w:pPr>
              <w:pStyle w:val="BodyText"/>
              <w:jc w:val="center"/>
              <w:rPr>
                <w:b/>
                <w:bCs/>
              </w:rPr>
            </w:pPr>
            <w:r>
              <w:rPr>
                <w:b/>
                <w:bCs/>
              </w:rPr>
              <w:t>Typical examples</w:t>
            </w:r>
          </w:p>
        </w:tc>
      </w:tr>
      <w:tr w:rsidR="00ED696F" w14:paraId="5EE5904A" w14:textId="77777777" w:rsidTr="640099DC">
        <w:tc>
          <w:tcPr>
            <w:tcW w:w="2263" w:type="dxa"/>
          </w:tcPr>
          <w:p w14:paraId="1F627FED" w14:textId="77777777" w:rsidR="00ED696F" w:rsidRPr="00927940" w:rsidRDefault="00ED696F" w:rsidP="00ED696F">
            <w:pPr>
              <w:pStyle w:val="BodyText"/>
              <w:rPr>
                <w:lang w:val="en-US"/>
              </w:rPr>
            </w:pPr>
            <w:r w:rsidRPr="00927940">
              <w:t>Functional system for collecting and storing energy for subsequent retrieval.</w:t>
            </w:r>
            <w:r w:rsidRPr="00927940">
              <w:rPr>
                <w:lang w:val="en-US"/>
              </w:rPr>
              <w:t> </w:t>
            </w:r>
          </w:p>
          <w:p w14:paraId="5ABFF02C" w14:textId="4589D5CB" w:rsidR="00ED696F" w:rsidRPr="00927940" w:rsidRDefault="00ED696F" w:rsidP="00684B06">
            <w:pPr>
              <w:pStyle w:val="BodyText"/>
              <w:rPr>
                <w:lang w:val="en-US"/>
              </w:rPr>
            </w:pPr>
            <w:r w:rsidRPr="00927940">
              <w:rPr>
                <w:lang w:val="en-US"/>
              </w:rPr>
              <w:t> </w:t>
            </w:r>
          </w:p>
          <w:p w14:paraId="106DA37A" w14:textId="77777777" w:rsidR="00ED696F" w:rsidRPr="00315678" w:rsidRDefault="00ED696F" w:rsidP="00684B06">
            <w:pPr>
              <w:pStyle w:val="BodyText"/>
              <w:rPr>
                <w:b/>
                <w:bCs/>
                <w:sz w:val="18"/>
                <w:szCs w:val="18"/>
              </w:rPr>
            </w:pPr>
          </w:p>
        </w:tc>
        <w:tc>
          <w:tcPr>
            <w:tcW w:w="4752" w:type="dxa"/>
          </w:tcPr>
          <w:p w14:paraId="0491E529" w14:textId="63072FC5" w:rsidR="00ED696F" w:rsidRPr="00927940" w:rsidRDefault="00ED696F" w:rsidP="00ED696F">
            <w:pPr>
              <w:pStyle w:val="BodyText"/>
              <w:rPr>
                <w:b/>
                <w:bCs/>
                <w:sz w:val="18"/>
                <w:szCs w:val="18"/>
                <w:lang w:val="en-US"/>
              </w:rPr>
            </w:pPr>
            <w:r w:rsidRPr="00927940">
              <w:rPr>
                <w:b/>
                <w:bCs/>
                <w:sz w:val="18"/>
                <w:szCs w:val="18"/>
              </w:rPr>
              <w:t>Boundaries</w:t>
            </w:r>
            <w:r w:rsidR="00643BE1" w:rsidRPr="001E4711">
              <w:rPr>
                <w:b/>
                <w:bCs/>
                <w:sz w:val="18"/>
                <w:szCs w:val="18"/>
              </w:rPr>
              <w:t xml:space="preserve"> for</w:t>
            </w:r>
            <w:r w:rsidRPr="00927940">
              <w:rPr>
                <w:b/>
                <w:bCs/>
                <w:sz w:val="18"/>
                <w:szCs w:val="18"/>
                <w:lang w:val="en-US"/>
              </w:rPr>
              <w:t> </w:t>
            </w:r>
            <w:r w:rsidR="00272803" w:rsidRPr="001E4711">
              <w:rPr>
                <w:b/>
                <w:bCs/>
                <w:sz w:val="18"/>
                <w:szCs w:val="18"/>
                <w:lang w:val="en-US"/>
              </w:rPr>
              <w:t>(Hydro)</w:t>
            </w:r>
          </w:p>
          <w:p w14:paraId="6C111A14" w14:textId="77777777" w:rsidR="00ED696F" w:rsidRPr="00927940" w:rsidRDefault="00ED696F" w:rsidP="00ED696F">
            <w:pPr>
              <w:pStyle w:val="BodyText"/>
              <w:rPr>
                <w:sz w:val="18"/>
                <w:szCs w:val="18"/>
                <w:lang w:val="en-US"/>
              </w:rPr>
            </w:pPr>
            <w:r w:rsidRPr="00927940">
              <w:rPr>
                <w:sz w:val="18"/>
                <w:szCs w:val="18"/>
              </w:rPr>
              <w:t>E systems should be instantiated for each large body of water considered a reservoir</w:t>
            </w:r>
            <w:r w:rsidRPr="00927940">
              <w:rPr>
                <w:sz w:val="18"/>
                <w:szCs w:val="18"/>
                <w:lang w:val="en-US"/>
              </w:rPr>
              <w:t> </w:t>
            </w:r>
          </w:p>
          <w:p w14:paraId="3D31D534" w14:textId="77777777" w:rsidR="00272803" w:rsidRPr="001E4711" w:rsidRDefault="00272803" w:rsidP="00ED696F">
            <w:pPr>
              <w:pStyle w:val="BodyText"/>
              <w:rPr>
                <w:sz w:val="18"/>
                <w:szCs w:val="18"/>
              </w:rPr>
            </w:pPr>
          </w:p>
          <w:p w14:paraId="67225658" w14:textId="040133EE" w:rsidR="00ED696F" w:rsidRPr="00927940" w:rsidRDefault="00272803" w:rsidP="00ED696F">
            <w:pPr>
              <w:pStyle w:val="BodyText"/>
              <w:rPr>
                <w:sz w:val="16"/>
                <w:szCs w:val="16"/>
                <w:lang w:val="en-US"/>
              </w:rPr>
            </w:pPr>
            <w:r w:rsidRPr="001E4711">
              <w:rPr>
                <w:sz w:val="16"/>
                <w:szCs w:val="16"/>
              </w:rPr>
              <w:t>E</w:t>
            </w:r>
            <w:r w:rsidR="00ED696F" w:rsidRPr="00927940">
              <w:rPr>
                <w:sz w:val="16"/>
                <w:szCs w:val="16"/>
              </w:rPr>
              <w:t>-systems include:</w:t>
            </w:r>
            <w:r w:rsidR="00ED696F" w:rsidRPr="00927940">
              <w:rPr>
                <w:sz w:val="16"/>
                <w:szCs w:val="16"/>
                <w:lang w:val="en-US"/>
              </w:rPr>
              <w:t> </w:t>
            </w:r>
          </w:p>
          <w:p w14:paraId="2B574928" w14:textId="3891CFAB" w:rsidR="00ED696F" w:rsidRPr="00927940" w:rsidRDefault="00ED696F" w:rsidP="00ED696F">
            <w:pPr>
              <w:pStyle w:val="BodyText"/>
              <w:ind w:left="360"/>
              <w:rPr>
                <w:sz w:val="16"/>
                <w:szCs w:val="16"/>
                <w:lang w:val="en-US"/>
              </w:rPr>
            </w:pPr>
            <w:r w:rsidRPr="001E4711">
              <w:rPr>
                <w:sz w:val="16"/>
                <w:szCs w:val="16"/>
              </w:rPr>
              <w:t xml:space="preserve">- </w:t>
            </w:r>
            <w:r w:rsidRPr="00927940">
              <w:rPr>
                <w:sz w:val="16"/>
                <w:szCs w:val="16"/>
              </w:rPr>
              <w:t>All systems functionally related to reservoir (water) handling (e.g. bypass system, reservoir drainage systems, weirs, flood gates etc…) </w:t>
            </w:r>
            <w:r w:rsidRPr="00927940">
              <w:rPr>
                <w:sz w:val="16"/>
                <w:szCs w:val="16"/>
                <w:lang w:val="en-US"/>
              </w:rPr>
              <w:t> </w:t>
            </w:r>
          </w:p>
          <w:p w14:paraId="4E9E5F8B" w14:textId="4D381A89" w:rsidR="00ED696F" w:rsidRPr="00927940" w:rsidRDefault="00ED696F" w:rsidP="00ED696F">
            <w:pPr>
              <w:pStyle w:val="BodyText"/>
              <w:ind w:left="360"/>
              <w:rPr>
                <w:sz w:val="16"/>
                <w:szCs w:val="16"/>
                <w:lang w:val="en-US"/>
              </w:rPr>
            </w:pPr>
            <w:r w:rsidRPr="001E4711">
              <w:rPr>
                <w:sz w:val="16"/>
                <w:szCs w:val="16"/>
              </w:rPr>
              <w:t xml:space="preserve">- </w:t>
            </w:r>
            <w:r w:rsidRPr="00927940">
              <w:rPr>
                <w:sz w:val="16"/>
                <w:szCs w:val="16"/>
              </w:rPr>
              <w:t>All systems related to inflow to the reservoir in question (metering stations, …)</w:t>
            </w:r>
            <w:r w:rsidRPr="00927940">
              <w:rPr>
                <w:sz w:val="16"/>
                <w:szCs w:val="16"/>
                <w:lang w:val="en-US"/>
              </w:rPr>
              <w:t> </w:t>
            </w:r>
          </w:p>
          <w:p w14:paraId="2CC4336F" w14:textId="5AEC103C" w:rsidR="00ED696F" w:rsidRPr="00927940" w:rsidRDefault="00ED696F" w:rsidP="00ED696F">
            <w:pPr>
              <w:pStyle w:val="BodyText"/>
              <w:ind w:left="360"/>
              <w:rPr>
                <w:sz w:val="16"/>
                <w:szCs w:val="16"/>
                <w:lang w:val="en-US"/>
              </w:rPr>
            </w:pPr>
            <w:r w:rsidRPr="640099DC">
              <w:rPr>
                <w:sz w:val="16"/>
                <w:szCs w:val="16"/>
              </w:rPr>
              <w:t>- All systems included in a water transport system adding water to the reservoir including its inlet (G</w:t>
            </w:r>
            <w:commentRangeStart w:id="28"/>
            <w:r w:rsidRPr="640099DC">
              <w:rPr>
                <w:sz w:val="16"/>
                <w:szCs w:val="16"/>
              </w:rPr>
              <w:t xml:space="preserve">ate, trash rack, … </w:t>
            </w:r>
            <w:commentRangeEnd w:id="28"/>
            <w:r>
              <w:rPr>
                <w:rStyle w:val="CommentReference"/>
              </w:rPr>
              <w:commentReference w:id="28"/>
            </w:r>
            <w:r w:rsidRPr="640099DC">
              <w:rPr>
                <w:sz w:val="16"/>
                <w:szCs w:val="16"/>
              </w:rPr>
              <w:t>) </w:t>
            </w:r>
            <w:r w:rsidRPr="640099DC">
              <w:rPr>
                <w:sz w:val="16"/>
                <w:szCs w:val="16"/>
                <w:lang w:val="en-US"/>
              </w:rPr>
              <w:t> </w:t>
            </w:r>
          </w:p>
          <w:p w14:paraId="59252A7A" w14:textId="26AE3772" w:rsidR="00ED696F" w:rsidRPr="00697EBA" w:rsidRDefault="00ED696F" w:rsidP="00684B06">
            <w:pPr>
              <w:pStyle w:val="BodyText"/>
              <w:rPr>
                <w:sz w:val="18"/>
                <w:szCs w:val="18"/>
              </w:rPr>
            </w:pPr>
          </w:p>
        </w:tc>
        <w:tc>
          <w:tcPr>
            <w:tcW w:w="2045" w:type="dxa"/>
          </w:tcPr>
          <w:p w14:paraId="5ECD373B" w14:textId="77777777" w:rsidR="00ED696F" w:rsidRDefault="00272803" w:rsidP="00684B06">
            <w:pPr>
              <w:pStyle w:val="BodyText"/>
              <w:rPr>
                <w:sz w:val="18"/>
                <w:szCs w:val="18"/>
              </w:rPr>
            </w:pPr>
            <w:r>
              <w:rPr>
                <w:sz w:val="18"/>
                <w:szCs w:val="18"/>
              </w:rPr>
              <w:lastRenderedPageBreak/>
              <w:t xml:space="preserve">Water reservoirs </w:t>
            </w:r>
          </w:p>
          <w:p w14:paraId="4A367BD2" w14:textId="2A627134" w:rsidR="00272803" w:rsidRDefault="00272803" w:rsidP="00684B06">
            <w:pPr>
              <w:pStyle w:val="BodyText"/>
              <w:rPr>
                <w:sz w:val="18"/>
                <w:szCs w:val="18"/>
              </w:rPr>
            </w:pPr>
            <w:r>
              <w:rPr>
                <w:sz w:val="18"/>
                <w:szCs w:val="18"/>
              </w:rPr>
              <w:t>Coal mine</w:t>
            </w:r>
            <w:r w:rsidR="00643BE1">
              <w:rPr>
                <w:sz w:val="18"/>
                <w:szCs w:val="18"/>
              </w:rPr>
              <w:t>/depo</w:t>
            </w:r>
          </w:p>
          <w:p w14:paraId="41DE30F7" w14:textId="41BE2C68" w:rsidR="00643BE1" w:rsidRDefault="00643BE1" w:rsidP="00684B06">
            <w:pPr>
              <w:pStyle w:val="BodyText"/>
              <w:rPr>
                <w:sz w:val="18"/>
                <w:szCs w:val="18"/>
              </w:rPr>
            </w:pPr>
            <w:r>
              <w:rPr>
                <w:sz w:val="18"/>
                <w:szCs w:val="18"/>
              </w:rPr>
              <w:t>Gass storage</w:t>
            </w:r>
          </w:p>
          <w:p w14:paraId="23A3D315" w14:textId="36B1F5C1" w:rsidR="00272803" w:rsidRPr="00CC26BC" w:rsidRDefault="00272803" w:rsidP="00684B06">
            <w:pPr>
              <w:pStyle w:val="BodyText"/>
              <w:rPr>
                <w:sz w:val="18"/>
                <w:szCs w:val="18"/>
              </w:rPr>
            </w:pPr>
          </w:p>
        </w:tc>
      </w:tr>
    </w:tbl>
    <w:p w14:paraId="04DAB958" w14:textId="77777777" w:rsidR="00ED696F" w:rsidRPr="00927940" w:rsidRDefault="00ED696F" w:rsidP="002B07BC">
      <w:pPr>
        <w:pStyle w:val="BodyText"/>
      </w:pPr>
    </w:p>
    <w:p w14:paraId="475AA796" w14:textId="77777777" w:rsidR="00F40CCA" w:rsidRDefault="00927940" w:rsidP="00927940">
      <w:pPr>
        <w:pStyle w:val="BodyText"/>
        <w:rPr>
          <w:b/>
          <w:bCs/>
        </w:rPr>
      </w:pPr>
      <w:r w:rsidRPr="00927940">
        <w:rPr>
          <w:b/>
          <w:bCs/>
        </w:rPr>
        <w:t>Numbering</w:t>
      </w:r>
      <w:r w:rsidR="00F40CCA">
        <w:rPr>
          <w:b/>
          <w:bCs/>
        </w:rPr>
        <w:t xml:space="preserve"> proposal</w:t>
      </w:r>
      <w:r w:rsidRPr="00927940">
        <w:rPr>
          <w:b/>
          <w:bCs/>
        </w:rPr>
        <w:t xml:space="preserve">: E1 should be the powerplant main reservoir. </w:t>
      </w:r>
    </w:p>
    <w:p w14:paraId="0CA355D6" w14:textId="7BDC0360" w:rsidR="00927940" w:rsidRDefault="00927940" w:rsidP="00927940">
      <w:pPr>
        <w:pStyle w:val="BodyText"/>
        <w:rPr>
          <w:lang w:val="en-US"/>
        </w:rPr>
      </w:pPr>
      <w:r w:rsidRPr="00927940">
        <w:t>Bratsberg main reservoir is Selbusjøen (=E1), see figure below. Østrungen (=E4), Sørungen (=E5), Store-Slindvann (E2) and Dragstsjøen (=E3) also belong to the powerplant. Apart from E1, the numbering of the reservoirs is not bound to any rules or principles but could be done in accordance to importance to the powerplant production (often according to size).</w:t>
      </w:r>
      <w:r w:rsidRPr="00927940">
        <w:rPr>
          <w:lang w:val="en-US"/>
        </w:rPr>
        <w:t> </w:t>
      </w:r>
    </w:p>
    <w:p w14:paraId="6428437C" w14:textId="77777777" w:rsidR="00643BE1" w:rsidRPr="00927940" w:rsidRDefault="00643BE1" w:rsidP="00927940">
      <w:pPr>
        <w:pStyle w:val="BodyText"/>
        <w:rPr>
          <w:lang w:val="en-US"/>
        </w:rPr>
      </w:pPr>
    </w:p>
    <w:p w14:paraId="496CDB96" w14:textId="5C68AA35" w:rsidR="00927940" w:rsidRPr="00927940" w:rsidRDefault="00927940" w:rsidP="00927940">
      <w:pPr>
        <w:pStyle w:val="BodyText"/>
        <w:rPr>
          <w:lang w:val="en-US"/>
        </w:rPr>
      </w:pPr>
      <w:r w:rsidRPr="00927940">
        <w:rPr>
          <w:noProof/>
          <w:lang w:val="en-US"/>
        </w:rPr>
        <w:drawing>
          <wp:inline distT="0" distB="0" distL="0" distR="0" wp14:anchorId="5621B25C" wp14:editId="20404375">
            <wp:extent cx="5759450" cy="4097655"/>
            <wp:effectExtent l="0" t="0" r="0" b="0"/>
            <wp:docPr id="509021636" name="Picture 5090216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1636" name="Picture 1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4097655"/>
                    </a:xfrm>
                    <a:prstGeom prst="rect">
                      <a:avLst/>
                    </a:prstGeom>
                    <a:noFill/>
                    <a:ln>
                      <a:noFill/>
                    </a:ln>
                  </pic:spPr>
                </pic:pic>
              </a:graphicData>
            </a:graphic>
          </wp:inline>
        </w:drawing>
      </w:r>
      <w:r w:rsidRPr="00927940">
        <w:rPr>
          <w:lang w:val="en-US"/>
        </w:rPr>
        <w:t> </w:t>
      </w:r>
    </w:p>
    <w:p w14:paraId="7030E919" w14:textId="77777777" w:rsidR="00927940" w:rsidRPr="00927940" w:rsidRDefault="00927940" w:rsidP="00927940">
      <w:pPr>
        <w:pStyle w:val="BodyText"/>
        <w:rPr>
          <w:lang w:val="en-US"/>
        </w:rPr>
      </w:pPr>
      <w:r w:rsidRPr="00927940">
        <w:t>If a measurement station is detached from a reservoir (general weather station etc…) it should be a subsystem of a support system (D40 Peripheral Measurement Systems)  </w:t>
      </w:r>
      <w:r w:rsidRPr="00927940">
        <w:rPr>
          <w:lang w:val="en-US"/>
        </w:rPr>
        <w:t> </w:t>
      </w:r>
    </w:p>
    <w:p w14:paraId="1F6B5B98" w14:textId="77777777" w:rsidR="00927940" w:rsidRPr="00927940" w:rsidRDefault="00927940" w:rsidP="00927940">
      <w:pPr>
        <w:pStyle w:val="BodyText"/>
        <w:rPr>
          <w:lang w:val="en-US"/>
        </w:rPr>
      </w:pPr>
      <w:r w:rsidRPr="00927940">
        <w:rPr>
          <w:lang w:val="en-US"/>
        </w:rPr>
        <w:t> </w:t>
      </w:r>
    </w:p>
    <w:p w14:paraId="74A5A544" w14:textId="77777777" w:rsidR="00927940" w:rsidRPr="00927940" w:rsidRDefault="00927940" w:rsidP="00927940">
      <w:pPr>
        <w:pStyle w:val="BodyText"/>
        <w:rPr>
          <w:lang w:val="en-US"/>
        </w:rPr>
      </w:pPr>
      <w:r w:rsidRPr="00927940">
        <w:rPr>
          <w:lang w:val="en-US"/>
        </w:rPr>
        <w:t> </w:t>
      </w:r>
    </w:p>
    <w:p w14:paraId="11C213BF" w14:textId="77777777" w:rsidR="00927940" w:rsidRPr="00927940" w:rsidRDefault="00927940" w:rsidP="008B17F7">
      <w:pPr>
        <w:pStyle w:val="Heading3"/>
      </w:pPr>
      <w:r w:rsidRPr="00927940">
        <w:t>F systems </w:t>
      </w:r>
    </w:p>
    <w:p w14:paraId="2A6914C4" w14:textId="77777777" w:rsidR="002518EB" w:rsidRDefault="002518EB" w:rsidP="00927940">
      <w:pPr>
        <w:pStyle w:val="BodyText"/>
        <w:rPr>
          <w:b/>
          <w:bCs/>
        </w:rPr>
      </w:pPr>
    </w:p>
    <w:tbl>
      <w:tblPr>
        <w:tblStyle w:val="TableGrid"/>
        <w:tblW w:w="0" w:type="auto"/>
        <w:tblLook w:val="04A0" w:firstRow="1" w:lastRow="0" w:firstColumn="1" w:lastColumn="0" w:noHBand="0" w:noVBand="1"/>
      </w:tblPr>
      <w:tblGrid>
        <w:gridCol w:w="2263"/>
        <w:gridCol w:w="4752"/>
        <w:gridCol w:w="2045"/>
      </w:tblGrid>
      <w:tr w:rsidR="002518EB" w14:paraId="29252C47" w14:textId="77777777" w:rsidTr="00684B06">
        <w:tc>
          <w:tcPr>
            <w:tcW w:w="2263" w:type="dxa"/>
            <w:shd w:val="clear" w:color="auto" w:fill="DBE5F1" w:themeFill="accent1" w:themeFillTint="33"/>
          </w:tcPr>
          <w:p w14:paraId="4CE7331E" w14:textId="77777777" w:rsidR="002518EB" w:rsidRDefault="002518EB" w:rsidP="00684B06">
            <w:pPr>
              <w:pStyle w:val="BodyText"/>
              <w:jc w:val="center"/>
              <w:rPr>
                <w:b/>
                <w:bCs/>
              </w:rPr>
            </w:pPr>
            <w:r>
              <w:rPr>
                <w:b/>
                <w:bCs/>
              </w:rPr>
              <w:t>Definition</w:t>
            </w:r>
          </w:p>
        </w:tc>
        <w:tc>
          <w:tcPr>
            <w:tcW w:w="4752" w:type="dxa"/>
            <w:shd w:val="clear" w:color="auto" w:fill="DBE5F1" w:themeFill="accent1" w:themeFillTint="33"/>
          </w:tcPr>
          <w:p w14:paraId="5CA0EE1F" w14:textId="77777777" w:rsidR="002518EB" w:rsidRDefault="002518EB" w:rsidP="00684B06">
            <w:pPr>
              <w:pStyle w:val="BodyText"/>
              <w:jc w:val="center"/>
              <w:rPr>
                <w:b/>
                <w:bCs/>
              </w:rPr>
            </w:pPr>
            <w:r>
              <w:rPr>
                <w:b/>
                <w:bCs/>
              </w:rPr>
              <w:t>Boundaries</w:t>
            </w:r>
          </w:p>
        </w:tc>
        <w:tc>
          <w:tcPr>
            <w:tcW w:w="2045" w:type="dxa"/>
            <w:shd w:val="clear" w:color="auto" w:fill="DBE5F1" w:themeFill="accent1" w:themeFillTint="33"/>
          </w:tcPr>
          <w:p w14:paraId="24DC0E81" w14:textId="77777777" w:rsidR="002518EB" w:rsidRDefault="002518EB" w:rsidP="00684B06">
            <w:pPr>
              <w:pStyle w:val="BodyText"/>
              <w:jc w:val="center"/>
              <w:rPr>
                <w:b/>
                <w:bCs/>
              </w:rPr>
            </w:pPr>
            <w:r>
              <w:rPr>
                <w:b/>
                <w:bCs/>
              </w:rPr>
              <w:t>Typical examples</w:t>
            </w:r>
          </w:p>
        </w:tc>
      </w:tr>
      <w:tr w:rsidR="002518EB" w14:paraId="660F4B65" w14:textId="77777777" w:rsidTr="00684B06">
        <w:tc>
          <w:tcPr>
            <w:tcW w:w="2263" w:type="dxa"/>
          </w:tcPr>
          <w:p w14:paraId="01E1C173" w14:textId="77777777" w:rsidR="002518EB" w:rsidRPr="00927940" w:rsidRDefault="002518EB" w:rsidP="002518EB">
            <w:pPr>
              <w:pStyle w:val="BodyText"/>
              <w:rPr>
                <w:lang w:val="en-US"/>
              </w:rPr>
            </w:pPr>
            <w:r w:rsidRPr="00927940">
              <w:t>Functional system managing energy supply and generation.</w:t>
            </w:r>
            <w:r w:rsidRPr="00927940">
              <w:rPr>
                <w:lang w:val="en-US"/>
              </w:rPr>
              <w:t> </w:t>
            </w:r>
          </w:p>
          <w:p w14:paraId="1EC21104" w14:textId="77777777" w:rsidR="002518EB" w:rsidRPr="00315678" w:rsidRDefault="002518EB" w:rsidP="00684B06">
            <w:pPr>
              <w:pStyle w:val="BodyText"/>
              <w:rPr>
                <w:b/>
                <w:bCs/>
                <w:sz w:val="18"/>
                <w:szCs w:val="18"/>
              </w:rPr>
            </w:pPr>
          </w:p>
        </w:tc>
        <w:tc>
          <w:tcPr>
            <w:tcW w:w="4752" w:type="dxa"/>
          </w:tcPr>
          <w:p w14:paraId="5ACDE5DB" w14:textId="2C32201D" w:rsidR="002518EB" w:rsidRPr="00EF79CB" w:rsidRDefault="00EF79CB" w:rsidP="00B51A5B">
            <w:pPr>
              <w:pStyle w:val="BodyText"/>
              <w:rPr>
                <w:sz w:val="16"/>
                <w:szCs w:val="16"/>
                <w:lang w:val="en-US"/>
              </w:rPr>
            </w:pPr>
            <w:r w:rsidRPr="00EF79CB">
              <w:rPr>
                <w:sz w:val="18"/>
                <w:szCs w:val="18"/>
              </w:rPr>
              <w:t xml:space="preserve">F-systems will vary greatly in </w:t>
            </w:r>
            <w:r w:rsidR="00B51A5B">
              <w:rPr>
                <w:sz w:val="18"/>
                <w:szCs w:val="18"/>
              </w:rPr>
              <w:t xml:space="preserve">size and purpose. Boundaries should follow general rules such as the receivers principle. </w:t>
            </w:r>
          </w:p>
          <w:p w14:paraId="27F7DF8C" w14:textId="77777777" w:rsidR="002518EB" w:rsidRPr="00697EBA" w:rsidRDefault="002518EB" w:rsidP="00684B06">
            <w:pPr>
              <w:pStyle w:val="BodyText"/>
              <w:rPr>
                <w:sz w:val="18"/>
                <w:szCs w:val="18"/>
              </w:rPr>
            </w:pPr>
          </w:p>
        </w:tc>
        <w:tc>
          <w:tcPr>
            <w:tcW w:w="2045" w:type="dxa"/>
          </w:tcPr>
          <w:p w14:paraId="3CCB622F" w14:textId="7A0D2F6A" w:rsidR="002518EB" w:rsidRDefault="00075DB0" w:rsidP="00684B06">
            <w:pPr>
              <w:pStyle w:val="BodyText"/>
              <w:rPr>
                <w:sz w:val="18"/>
                <w:szCs w:val="18"/>
              </w:rPr>
            </w:pPr>
            <w:r>
              <w:rPr>
                <w:sz w:val="18"/>
                <w:szCs w:val="18"/>
              </w:rPr>
              <w:t xml:space="preserve">- </w:t>
            </w:r>
            <w:r w:rsidR="00B51A5B">
              <w:rPr>
                <w:sz w:val="18"/>
                <w:szCs w:val="18"/>
              </w:rPr>
              <w:t>SCADA</w:t>
            </w:r>
          </w:p>
          <w:p w14:paraId="21787715" w14:textId="2764FC35" w:rsidR="00B51A5B" w:rsidRDefault="00075DB0" w:rsidP="00684B06">
            <w:pPr>
              <w:pStyle w:val="BodyText"/>
              <w:rPr>
                <w:sz w:val="18"/>
                <w:szCs w:val="18"/>
              </w:rPr>
            </w:pPr>
            <w:r>
              <w:rPr>
                <w:sz w:val="18"/>
                <w:szCs w:val="18"/>
              </w:rPr>
              <w:t>- Plant automation system</w:t>
            </w:r>
          </w:p>
          <w:p w14:paraId="61827D57" w14:textId="77777777" w:rsidR="002518EB" w:rsidRPr="00CC26BC" w:rsidRDefault="002518EB" w:rsidP="00684B06">
            <w:pPr>
              <w:pStyle w:val="BodyText"/>
              <w:rPr>
                <w:sz w:val="18"/>
                <w:szCs w:val="18"/>
              </w:rPr>
            </w:pPr>
          </w:p>
        </w:tc>
      </w:tr>
    </w:tbl>
    <w:p w14:paraId="09C104F0" w14:textId="77777777" w:rsidR="002518EB" w:rsidRDefault="002518EB" w:rsidP="00927940">
      <w:pPr>
        <w:pStyle w:val="BodyText"/>
        <w:rPr>
          <w:b/>
          <w:bCs/>
        </w:rPr>
      </w:pPr>
    </w:p>
    <w:p w14:paraId="18E2C298" w14:textId="77777777" w:rsidR="00927940" w:rsidRPr="00927940" w:rsidRDefault="00927940" w:rsidP="00927940">
      <w:pPr>
        <w:pStyle w:val="BodyText"/>
        <w:rPr>
          <w:b/>
          <w:bCs/>
          <w:lang w:val="en-US"/>
        </w:rPr>
      </w:pPr>
      <w:r w:rsidRPr="00927940">
        <w:rPr>
          <w:b/>
          <w:bCs/>
        </w:rPr>
        <w:t>Cubicles</w:t>
      </w:r>
      <w:r w:rsidRPr="00927940">
        <w:rPr>
          <w:b/>
          <w:bCs/>
          <w:lang w:val="en-US"/>
        </w:rPr>
        <w:t> </w:t>
      </w:r>
    </w:p>
    <w:p w14:paraId="4E4FF4C5" w14:textId="77777777" w:rsidR="00927940" w:rsidRPr="00927940" w:rsidRDefault="00927940" w:rsidP="00927940">
      <w:pPr>
        <w:pStyle w:val="BodyText"/>
        <w:rPr>
          <w:lang w:val="en-US"/>
        </w:rPr>
      </w:pPr>
      <w:r w:rsidRPr="00927940">
        <w:t>Cubicles and general housing systems for electronic components (UCA), fully committed to one particular system (such as the local control cubicle for a gate system =H1.KA1), is likely to be considered a subsystem of said system (=H1.KA1.UCA1). </w:t>
      </w:r>
      <w:r w:rsidRPr="00927940">
        <w:rPr>
          <w:lang w:val="en-US"/>
        </w:rPr>
        <w:t> </w:t>
      </w:r>
    </w:p>
    <w:p w14:paraId="6C6E0234" w14:textId="77777777" w:rsidR="00927940" w:rsidRPr="00927940" w:rsidRDefault="00927940" w:rsidP="00927940">
      <w:pPr>
        <w:pStyle w:val="BodyText"/>
        <w:rPr>
          <w:lang w:val="en-US"/>
        </w:rPr>
      </w:pPr>
      <w:r w:rsidRPr="00927940">
        <w:lastRenderedPageBreak/>
        <w:t>However, more generic housing systems that contain equipment for multiples systems also need a designation. These should be found under =F1.AA#. </w:t>
      </w:r>
      <w:r w:rsidRPr="00927940">
        <w:rPr>
          <w:lang w:val="en-US"/>
        </w:rPr>
        <w:t> </w:t>
      </w:r>
    </w:p>
    <w:p w14:paraId="53578085" w14:textId="77777777" w:rsidR="00927940" w:rsidRPr="00927940" w:rsidRDefault="00927940" w:rsidP="00927940">
      <w:pPr>
        <w:pStyle w:val="BodyText"/>
        <w:rPr>
          <w:lang w:val="en-US"/>
        </w:rPr>
      </w:pPr>
      <w:r w:rsidRPr="00927940">
        <w:t>When helpful, different cubicles (classified as a UCA) can be grouped under different =F1.AA# levels. </w:t>
      </w:r>
      <w:r w:rsidRPr="00927940">
        <w:rPr>
          <w:lang w:val="en-US"/>
        </w:rPr>
        <w:t> </w:t>
      </w:r>
    </w:p>
    <w:p w14:paraId="5EEA636E" w14:textId="77777777" w:rsidR="00927940" w:rsidRPr="004E5971" w:rsidRDefault="00927940" w:rsidP="00927940">
      <w:pPr>
        <w:pStyle w:val="BodyText"/>
        <w:rPr>
          <w:i/>
          <w:iCs/>
          <w:lang w:val="en-US"/>
        </w:rPr>
      </w:pPr>
      <w:r w:rsidRPr="004E5971">
        <w:rPr>
          <w:i/>
          <w:iCs/>
        </w:rPr>
        <w:t>Example:</w:t>
      </w:r>
      <w:r w:rsidRPr="004E5971">
        <w:rPr>
          <w:i/>
          <w:iCs/>
          <w:lang w:val="en-US"/>
        </w:rPr>
        <w:t> </w:t>
      </w:r>
    </w:p>
    <w:p w14:paraId="60F54920" w14:textId="77777777" w:rsidR="00927940" w:rsidRPr="00927940" w:rsidRDefault="00927940" w:rsidP="00927940">
      <w:pPr>
        <w:pStyle w:val="BodyText"/>
        <w:rPr>
          <w:lang w:val="en-US"/>
        </w:rPr>
      </w:pPr>
      <w:r w:rsidRPr="00927940">
        <w:t>=F1.AA1.UCA# could be all cubicles related to the production of unit 1</w:t>
      </w:r>
      <w:r w:rsidRPr="00927940">
        <w:rPr>
          <w:lang w:val="en-US"/>
        </w:rPr>
        <w:t> </w:t>
      </w:r>
    </w:p>
    <w:p w14:paraId="3D034C7B" w14:textId="77777777" w:rsidR="00927940" w:rsidRPr="00927940" w:rsidRDefault="00927940" w:rsidP="00927940">
      <w:pPr>
        <w:pStyle w:val="BodyText"/>
        <w:rPr>
          <w:lang w:val="en-US"/>
        </w:rPr>
      </w:pPr>
      <w:r w:rsidRPr="00927940">
        <w:t>=F1.AA20.UCA# could be all cubicles related to protection systems</w:t>
      </w:r>
      <w:r w:rsidRPr="00927940">
        <w:rPr>
          <w:lang w:val="en-US"/>
        </w:rPr>
        <w:t> </w:t>
      </w:r>
    </w:p>
    <w:p w14:paraId="4299EE30" w14:textId="77777777" w:rsidR="00927940" w:rsidRPr="00927940" w:rsidRDefault="00927940" w:rsidP="00927940">
      <w:pPr>
        <w:pStyle w:val="BodyText"/>
        <w:rPr>
          <w:lang w:val="en-US"/>
        </w:rPr>
      </w:pPr>
      <w:r w:rsidRPr="00927940">
        <w:rPr>
          <w:lang w:val="en-US"/>
        </w:rPr>
        <w:t> </w:t>
      </w:r>
    </w:p>
    <w:p w14:paraId="265389AC" w14:textId="77777777" w:rsidR="00927940" w:rsidRPr="00927940" w:rsidRDefault="00927940" w:rsidP="00927940">
      <w:pPr>
        <w:pStyle w:val="BodyText"/>
        <w:rPr>
          <w:b/>
          <w:bCs/>
          <w:lang w:val="en-US"/>
        </w:rPr>
      </w:pPr>
      <w:r w:rsidRPr="00927940">
        <w:rPr>
          <w:b/>
          <w:bCs/>
        </w:rPr>
        <w:t>Numbering</w:t>
      </w:r>
      <w:r w:rsidRPr="00927940">
        <w:rPr>
          <w:b/>
          <w:bCs/>
          <w:lang w:val="en-US"/>
        </w:rPr>
        <w:t> </w:t>
      </w:r>
    </w:p>
    <w:p w14:paraId="6DD543FA" w14:textId="77777777" w:rsidR="00927940" w:rsidRPr="00927940" w:rsidRDefault="00927940" w:rsidP="00927940">
      <w:pPr>
        <w:pStyle w:val="BodyText"/>
        <w:rPr>
          <w:lang w:val="en-US"/>
        </w:rPr>
      </w:pPr>
      <w:r w:rsidRPr="00927940">
        <w:t>=F1.AA40 to =F1.AA49 is reserved for “peripheral” equipment (i.e. equipment that is not part of the power plant system, but still housed in a powerplant cubicle. This could be e.g. a monitoring system owned by a third part (governmental or TSO). </w:t>
      </w:r>
      <w:r w:rsidRPr="00927940">
        <w:rPr>
          <w:lang w:val="en-US"/>
        </w:rPr>
        <w:t> </w:t>
      </w:r>
    </w:p>
    <w:p w14:paraId="299DCC60" w14:textId="77777777" w:rsidR="00927940" w:rsidRPr="00927940" w:rsidRDefault="00927940" w:rsidP="00927940">
      <w:pPr>
        <w:pStyle w:val="BodyText"/>
        <w:rPr>
          <w:lang w:val="en-US"/>
        </w:rPr>
      </w:pPr>
      <w:r w:rsidRPr="00927940">
        <w:t>=F1.AA50 is reserved for Stand alone monitoring and data acquisition systems</w:t>
      </w:r>
      <w:r w:rsidRPr="00927940">
        <w:rPr>
          <w:lang w:val="en-US"/>
        </w:rPr>
        <w:t> </w:t>
      </w:r>
    </w:p>
    <w:p w14:paraId="25B650C6" w14:textId="77777777" w:rsidR="00927940" w:rsidRPr="00927940" w:rsidRDefault="00927940" w:rsidP="00927940">
      <w:pPr>
        <w:pStyle w:val="BodyText"/>
        <w:rPr>
          <w:lang w:val="en-US"/>
        </w:rPr>
      </w:pPr>
      <w:r w:rsidRPr="00927940">
        <w:rPr>
          <w:lang w:val="en-US"/>
        </w:rPr>
        <w:t> </w:t>
      </w:r>
    </w:p>
    <w:p w14:paraId="5E4583DC" w14:textId="77777777" w:rsidR="00927940" w:rsidRDefault="00927940" w:rsidP="00D944D2">
      <w:pPr>
        <w:pStyle w:val="Heading3"/>
      </w:pPr>
      <w:r w:rsidRPr="00927940">
        <w:t>H systems</w:t>
      </w:r>
      <w:r w:rsidRPr="00D944D2">
        <w:t> </w:t>
      </w:r>
    </w:p>
    <w:p w14:paraId="12CD7912" w14:textId="77777777" w:rsidR="00D944D2" w:rsidRDefault="00D944D2" w:rsidP="00D944D2">
      <w:pPr>
        <w:pStyle w:val="BodyText"/>
      </w:pPr>
    </w:p>
    <w:tbl>
      <w:tblPr>
        <w:tblStyle w:val="TableGrid"/>
        <w:tblW w:w="0" w:type="auto"/>
        <w:tblLook w:val="04A0" w:firstRow="1" w:lastRow="0" w:firstColumn="1" w:lastColumn="0" w:noHBand="0" w:noVBand="1"/>
      </w:tblPr>
      <w:tblGrid>
        <w:gridCol w:w="2263"/>
        <w:gridCol w:w="4752"/>
        <w:gridCol w:w="2045"/>
      </w:tblGrid>
      <w:tr w:rsidR="00D944D2" w14:paraId="60413B42" w14:textId="77777777" w:rsidTr="00684B06">
        <w:tc>
          <w:tcPr>
            <w:tcW w:w="2263" w:type="dxa"/>
            <w:shd w:val="clear" w:color="auto" w:fill="DBE5F1" w:themeFill="accent1" w:themeFillTint="33"/>
          </w:tcPr>
          <w:p w14:paraId="5CDAE33D" w14:textId="77777777" w:rsidR="00D944D2" w:rsidRDefault="00D944D2" w:rsidP="00684B06">
            <w:pPr>
              <w:pStyle w:val="BodyText"/>
              <w:jc w:val="center"/>
              <w:rPr>
                <w:b/>
                <w:bCs/>
              </w:rPr>
            </w:pPr>
            <w:r>
              <w:rPr>
                <w:b/>
                <w:bCs/>
              </w:rPr>
              <w:t>Definition</w:t>
            </w:r>
          </w:p>
        </w:tc>
        <w:tc>
          <w:tcPr>
            <w:tcW w:w="4752" w:type="dxa"/>
            <w:shd w:val="clear" w:color="auto" w:fill="DBE5F1" w:themeFill="accent1" w:themeFillTint="33"/>
          </w:tcPr>
          <w:p w14:paraId="544C89FA" w14:textId="77777777" w:rsidR="00D944D2" w:rsidRDefault="00D944D2" w:rsidP="00684B06">
            <w:pPr>
              <w:pStyle w:val="BodyText"/>
              <w:jc w:val="center"/>
              <w:rPr>
                <w:b/>
                <w:bCs/>
              </w:rPr>
            </w:pPr>
            <w:r>
              <w:rPr>
                <w:b/>
                <w:bCs/>
              </w:rPr>
              <w:t>Boundaries</w:t>
            </w:r>
          </w:p>
        </w:tc>
        <w:tc>
          <w:tcPr>
            <w:tcW w:w="2045" w:type="dxa"/>
            <w:shd w:val="clear" w:color="auto" w:fill="DBE5F1" w:themeFill="accent1" w:themeFillTint="33"/>
          </w:tcPr>
          <w:p w14:paraId="17562E77" w14:textId="77777777" w:rsidR="00D944D2" w:rsidRDefault="00D944D2" w:rsidP="00684B06">
            <w:pPr>
              <w:pStyle w:val="BodyText"/>
              <w:jc w:val="center"/>
              <w:rPr>
                <w:b/>
                <w:bCs/>
              </w:rPr>
            </w:pPr>
            <w:r>
              <w:rPr>
                <w:b/>
                <w:bCs/>
              </w:rPr>
              <w:t>Typical examples</w:t>
            </w:r>
          </w:p>
        </w:tc>
      </w:tr>
      <w:tr w:rsidR="00D944D2" w14:paraId="5B3A816D" w14:textId="77777777" w:rsidTr="00684B06">
        <w:tc>
          <w:tcPr>
            <w:tcW w:w="2263" w:type="dxa"/>
          </w:tcPr>
          <w:p w14:paraId="7D1D7694" w14:textId="77777777" w:rsidR="00D944D2" w:rsidRPr="00927940" w:rsidRDefault="00D944D2" w:rsidP="00D944D2">
            <w:pPr>
              <w:pStyle w:val="BodyText"/>
              <w:rPr>
                <w:lang w:val="en-US"/>
              </w:rPr>
            </w:pPr>
            <w:r w:rsidRPr="00927940">
              <w:t>Functional system disposing residues or waste.</w:t>
            </w:r>
            <w:r w:rsidRPr="00927940">
              <w:rPr>
                <w:lang w:val="en-US"/>
              </w:rPr>
              <w:t> </w:t>
            </w:r>
          </w:p>
          <w:p w14:paraId="15BE6305" w14:textId="77777777" w:rsidR="00D944D2" w:rsidRPr="00315678" w:rsidRDefault="00D944D2" w:rsidP="00684B06">
            <w:pPr>
              <w:pStyle w:val="BodyText"/>
              <w:rPr>
                <w:b/>
                <w:bCs/>
                <w:sz w:val="18"/>
                <w:szCs w:val="18"/>
              </w:rPr>
            </w:pPr>
          </w:p>
        </w:tc>
        <w:tc>
          <w:tcPr>
            <w:tcW w:w="4752" w:type="dxa"/>
          </w:tcPr>
          <w:p w14:paraId="1450F371" w14:textId="2B077B86" w:rsidR="006C5594" w:rsidRDefault="00D944D2" w:rsidP="00684B06">
            <w:pPr>
              <w:pStyle w:val="BodyText"/>
              <w:rPr>
                <w:sz w:val="18"/>
                <w:szCs w:val="18"/>
              </w:rPr>
            </w:pPr>
            <w:r w:rsidRPr="006C5594">
              <w:rPr>
                <w:b/>
                <w:bCs/>
                <w:sz w:val="18"/>
                <w:szCs w:val="18"/>
              </w:rPr>
              <w:t>Start</w:t>
            </w:r>
            <w:r>
              <w:rPr>
                <w:sz w:val="18"/>
                <w:szCs w:val="18"/>
              </w:rPr>
              <w:t xml:space="preserve"> </w:t>
            </w:r>
            <w:r w:rsidR="00A14F45">
              <w:rPr>
                <w:sz w:val="18"/>
                <w:szCs w:val="18"/>
              </w:rPr>
              <w:t xml:space="preserve">at the point where waste is created </w:t>
            </w:r>
            <w:r w:rsidR="00434C11">
              <w:rPr>
                <w:sz w:val="18"/>
                <w:szCs w:val="18"/>
              </w:rPr>
              <w:t xml:space="preserve">(excluding) </w:t>
            </w:r>
            <w:r w:rsidR="00813EDF">
              <w:rPr>
                <w:sz w:val="18"/>
                <w:szCs w:val="18"/>
              </w:rPr>
              <w:t>or waste is stored</w:t>
            </w:r>
            <w:r w:rsidR="001F40E5">
              <w:rPr>
                <w:sz w:val="18"/>
                <w:szCs w:val="18"/>
              </w:rPr>
              <w:t>/collected</w:t>
            </w:r>
            <w:r w:rsidR="00813EDF">
              <w:rPr>
                <w:sz w:val="18"/>
                <w:szCs w:val="18"/>
              </w:rPr>
              <w:t xml:space="preserve"> </w:t>
            </w:r>
            <w:r w:rsidR="001F40E5">
              <w:rPr>
                <w:sz w:val="18"/>
                <w:szCs w:val="18"/>
              </w:rPr>
              <w:t xml:space="preserve">(including) </w:t>
            </w:r>
            <w:r w:rsidR="00813EDF">
              <w:rPr>
                <w:sz w:val="18"/>
                <w:szCs w:val="18"/>
              </w:rPr>
              <w:t>for subsequent extraction.</w:t>
            </w:r>
          </w:p>
          <w:p w14:paraId="5DF53C94" w14:textId="77777777" w:rsidR="006C5594" w:rsidRDefault="006C5594" w:rsidP="00684B06">
            <w:pPr>
              <w:pStyle w:val="BodyText"/>
              <w:rPr>
                <w:sz w:val="18"/>
                <w:szCs w:val="18"/>
              </w:rPr>
            </w:pPr>
          </w:p>
          <w:p w14:paraId="43E973CF" w14:textId="2421D40F" w:rsidR="00D944D2" w:rsidRPr="00EF79CB" w:rsidRDefault="00813EDF" w:rsidP="00684B06">
            <w:pPr>
              <w:pStyle w:val="BodyText"/>
              <w:rPr>
                <w:sz w:val="16"/>
                <w:szCs w:val="16"/>
                <w:lang w:val="en-US"/>
              </w:rPr>
            </w:pPr>
            <w:r>
              <w:rPr>
                <w:sz w:val="18"/>
                <w:szCs w:val="18"/>
              </w:rPr>
              <w:t xml:space="preserve">The H system end point will often be outside of the scope of the larger system. </w:t>
            </w:r>
            <w:r w:rsidR="00885CF8">
              <w:rPr>
                <w:sz w:val="18"/>
                <w:szCs w:val="18"/>
              </w:rPr>
              <w:t>(e.g. a river outside of what is considered part of the hydro power plant</w:t>
            </w:r>
            <w:r w:rsidR="00FE68C3">
              <w:rPr>
                <w:sz w:val="18"/>
                <w:szCs w:val="18"/>
              </w:rPr>
              <w:t xml:space="preserve"> system</w:t>
            </w:r>
            <w:r w:rsidR="00885CF8">
              <w:rPr>
                <w:sz w:val="18"/>
                <w:szCs w:val="18"/>
              </w:rPr>
              <w:t>)</w:t>
            </w:r>
            <w:r w:rsidR="00FE68C3">
              <w:rPr>
                <w:sz w:val="18"/>
                <w:szCs w:val="18"/>
              </w:rPr>
              <w:t>.</w:t>
            </w:r>
            <w:r w:rsidR="00885CF8">
              <w:rPr>
                <w:sz w:val="18"/>
                <w:szCs w:val="18"/>
              </w:rPr>
              <w:t xml:space="preserve"> </w:t>
            </w:r>
          </w:p>
          <w:p w14:paraId="6E0CA07E" w14:textId="77777777" w:rsidR="00D944D2" w:rsidRPr="00697EBA" w:rsidRDefault="00D944D2" w:rsidP="00684B06">
            <w:pPr>
              <w:pStyle w:val="BodyText"/>
              <w:rPr>
                <w:sz w:val="18"/>
                <w:szCs w:val="18"/>
              </w:rPr>
            </w:pPr>
          </w:p>
        </w:tc>
        <w:tc>
          <w:tcPr>
            <w:tcW w:w="2045" w:type="dxa"/>
          </w:tcPr>
          <w:p w14:paraId="4773B0D1" w14:textId="413FCC25" w:rsidR="00D944D2" w:rsidRDefault="00FE68C3" w:rsidP="00684B06">
            <w:pPr>
              <w:pStyle w:val="BodyText"/>
              <w:rPr>
                <w:sz w:val="18"/>
                <w:szCs w:val="18"/>
              </w:rPr>
            </w:pPr>
            <w:r>
              <w:rPr>
                <w:sz w:val="18"/>
                <w:szCs w:val="18"/>
              </w:rPr>
              <w:t>- Water bypass system</w:t>
            </w:r>
          </w:p>
          <w:p w14:paraId="315B3CA7" w14:textId="5975D97B" w:rsidR="00FE68C3" w:rsidRDefault="00FE68C3" w:rsidP="00684B06">
            <w:pPr>
              <w:pStyle w:val="BodyText"/>
              <w:rPr>
                <w:sz w:val="18"/>
                <w:szCs w:val="18"/>
              </w:rPr>
            </w:pPr>
            <w:r>
              <w:rPr>
                <w:sz w:val="18"/>
                <w:szCs w:val="18"/>
              </w:rPr>
              <w:t xml:space="preserve">- </w:t>
            </w:r>
            <w:r w:rsidR="001F40E5">
              <w:rPr>
                <w:sz w:val="18"/>
                <w:szCs w:val="18"/>
              </w:rPr>
              <w:t>Sump</w:t>
            </w:r>
          </w:p>
          <w:p w14:paraId="3C531ADE" w14:textId="77777777" w:rsidR="00D944D2" w:rsidRPr="00CC26BC" w:rsidRDefault="00D944D2" w:rsidP="00684B06">
            <w:pPr>
              <w:pStyle w:val="BodyText"/>
              <w:rPr>
                <w:sz w:val="18"/>
                <w:szCs w:val="18"/>
              </w:rPr>
            </w:pPr>
          </w:p>
        </w:tc>
      </w:tr>
    </w:tbl>
    <w:p w14:paraId="788336D1" w14:textId="77777777" w:rsidR="00D944D2" w:rsidRPr="00D944D2" w:rsidRDefault="00D944D2" w:rsidP="00D944D2">
      <w:pPr>
        <w:pStyle w:val="BodyText"/>
      </w:pPr>
    </w:p>
    <w:p w14:paraId="23AB2FFD" w14:textId="77777777" w:rsidR="00927940" w:rsidRDefault="00927940" w:rsidP="00927940">
      <w:pPr>
        <w:pStyle w:val="BodyText"/>
        <w:rPr>
          <w:lang w:val="en-US"/>
        </w:rPr>
      </w:pPr>
      <w:r w:rsidRPr="00B25775">
        <w:rPr>
          <w:b/>
          <w:bCs/>
        </w:rPr>
        <w:t>H1</w:t>
      </w:r>
      <w:r w:rsidRPr="00B25775">
        <w:t xml:space="preserve"> should be the designation for the </w:t>
      </w:r>
      <w:r w:rsidRPr="00B25775">
        <w:rPr>
          <w:b/>
          <w:bCs/>
        </w:rPr>
        <w:t>power plant outlet system</w:t>
      </w:r>
      <w:r w:rsidRPr="00B25775">
        <w:t>. Including all systems concerning the water outflow from the draft tube gate (including) to the outlet river (including /excluding depending on the needs of the users). </w:t>
      </w:r>
      <w:r w:rsidRPr="00B25775">
        <w:rPr>
          <w:lang w:val="en-US"/>
        </w:rPr>
        <w:t> </w:t>
      </w:r>
    </w:p>
    <w:p w14:paraId="40A32164" w14:textId="77777777" w:rsidR="00FC1A66" w:rsidRDefault="00FC1A66" w:rsidP="00927940">
      <w:pPr>
        <w:pStyle w:val="BodyText"/>
        <w:rPr>
          <w:lang w:val="en-US"/>
        </w:rPr>
      </w:pPr>
    </w:p>
    <w:p w14:paraId="261F996A" w14:textId="2F87E75E" w:rsidR="00692F0B" w:rsidRPr="00B25775" w:rsidRDefault="00692F0B" w:rsidP="00927940">
      <w:pPr>
        <w:pStyle w:val="BodyText"/>
      </w:pPr>
      <w:r w:rsidRPr="0F83AC8C">
        <w:t>Note that for pump-storage plants</w:t>
      </w:r>
      <w:r w:rsidR="00D03C75" w:rsidRPr="0F83AC8C">
        <w:t>, when in pump mode,</w:t>
      </w:r>
      <w:r w:rsidRPr="0F83AC8C">
        <w:t xml:space="preserve"> the </w:t>
      </w:r>
      <w:r w:rsidR="00273264" w:rsidRPr="0F83AC8C">
        <w:t xml:space="preserve">outlet </w:t>
      </w:r>
      <w:r w:rsidR="00D55397" w:rsidRPr="0F83AC8C">
        <w:t xml:space="preserve">is the source of water </w:t>
      </w:r>
      <w:r w:rsidR="00D03C75" w:rsidRPr="0F83AC8C">
        <w:t xml:space="preserve">(“input”) of the powerplant. </w:t>
      </w:r>
      <w:r w:rsidR="00810557" w:rsidRPr="0F83AC8C">
        <w:t xml:space="preserve">To harmonize </w:t>
      </w:r>
      <w:r w:rsidR="00EC1D4D" w:rsidRPr="0F83AC8C">
        <w:t xml:space="preserve">the application of the standard on all components, pump-storage plants is first and foremost a </w:t>
      </w:r>
      <w:r w:rsidR="00903A59" w:rsidRPr="0F83AC8C">
        <w:t>power production facility</w:t>
      </w:r>
      <w:r w:rsidR="000E0868" w:rsidRPr="0F83AC8C">
        <w:t xml:space="preserve">. I.e. it is the turbine state that dominates the classification principles </w:t>
      </w:r>
      <w:r w:rsidR="005E7457" w:rsidRPr="0F83AC8C">
        <w:t>(</w:t>
      </w:r>
      <w:r w:rsidR="00957C1F" w:rsidRPr="0F83AC8C">
        <w:t>GENERATOR/motor, TURBINE/pump</w:t>
      </w:r>
      <w:r w:rsidR="00386BD1" w:rsidRPr="0F83AC8C">
        <w:t xml:space="preserve">). The outlet H1 is therefore classified as such </w:t>
      </w:r>
      <w:r w:rsidR="008C35A1">
        <w:t xml:space="preserve">(an H system) </w:t>
      </w:r>
      <w:r w:rsidR="00386BD1" w:rsidRPr="0F83AC8C">
        <w:t xml:space="preserve">even </w:t>
      </w:r>
      <w:r w:rsidR="00B37F29" w:rsidRPr="0F83AC8C">
        <w:t xml:space="preserve">when the powerplant </w:t>
      </w:r>
      <w:r w:rsidR="00EA0C06">
        <w:t>uses this system as reservoir</w:t>
      </w:r>
      <w:r w:rsidR="00B37F29" w:rsidRPr="0F83AC8C">
        <w:t xml:space="preserve">. </w:t>
      </w:r>
      <w:r w:rsidR="00D03C75" w:rsidRPr="0F83AC8C">
        <w:t xml:space="preserve"> </w:t>
      </w:r>
    </w:p>
    <w:p w14:paraId="7F713EFB" w14:textId="77777777" w:rsidR="00B25775" w:rsidRDefault="00B25775" w:rsidP="00927940">
      <w:pPr>
        <w:pStyle w:val="BodyText"/>
      </w:pPr>
    </w:p>
    <w:p w14:paraId="795CC656" w14:textId="57CD70E7" w:rsidR="00927940" w:rsidRPr="00B25775" w:rsidRDefault="00927940" w:rsidP="00927940">
      <w:pPr>
        <w:pStyle w:val="BodyText"/>
        <w:rPr>
          <w:lang w:val="en-US"/>
        </w:rPr>
      </w:pPr>
      <w:r w:rsidRPr="00B25775">
        <w:rPr>
          <w:b/>
          <w:bCs/>
        </w:rPr>
        <w:t>H2</w:t>
      </w:r>
      <w:r w:rsidRPr="00B25775">
        <w:t xml:space="preserve"> should be the designation for the power plant </w:t>
      </w:r>
      <w:r w:rsidRPr="00B25775">
        <w:rPr>
          <w:b/>
          <w:bCs/>
        </w:rPr>
        <w:t>leakage water extraction system</w:t>
      </w:r>
      <w:r w:rsidRPr="00B25775">
        <w:t>, the system extracting water from the collecting basin (“sump”) below the turbine floor. This includes the sump/basin/collecting chamber itself, all extraction systems such as pumps and all related equipment. </w:t>
      </w:r>
      <w:r w:rsidRPr="00B25775">
        <w:rPr>
          <w:lang w:val="en-US"/>
        </w:rPr>
        <w:t> </w:t>
      </w:r>
    </w:p>
    <w:p w14:paraId="6D09384C" w14:textId="77777777" w:rsidR="00B25775" w:rsidRDefault="00B25775" w:rsidP="00927940">
      <w:pPr>
        <w:pStyle w:val="BodyText"/>
      </w:pPr>
    </w:p>
    <w:p w14:paraId="7731D1BE" w14:textId="368A270F" w:rsidR="00927940" w:rsidRDefault="00927940" w:rsidP="00927940">
      <w:pPr>
        <w:pStyle w:val="BodyText"/>
        <w:rPr>
          <w:ins w:id="29" w:author="Wiborg Erik Jacques" w:date="2024-03-18T11:03:00Z"/>
          <w:lang w:val="en-US"/>
        </w:rPr>
      </w:pPr>
      <w:r w:rsidRPr="00BE008A">
        <w:rPr>
          <w:b/>
          <w:bCs/>
        </w:rPr>
        <w:t>H3</w:t>
      </w:r>
      <w:r w:rsidRPr="00B25775">
        <w:t xml:space="preserve"> should be reserved for </w:t>
      </w:r>
      <w:r w:rsidRPr="00BE008A">
        <w:rPr>
          <w:b/>
          <w:bCs/>
        </w:rPr>
        <w:t>turbine bypass systems</w:t>
      </w:r>
      <w:r w:rsidRPr="00B25775">
        <w:t>. Note that this annotation is reserved for bypasses with an outlet to the same body of water as the turbine outlet. It should include energy reduction systems, gates and valves dedicated to the governing and monitoring of the bypass system.</w:t>
      </w:r>
      <w:r w:rsidRPr="00B25775">
        <w:rPr>
          <w:lang w:val="en-US"/>
        </w:rPr>
        <w:t> </w:t>
      </w:r>
    </w:p>
    <w:p w14:paraId="07B7446E" w14:textId="2E0202C0" w:rsidR="002F3165" w:rsidRPr="00B25775" w:rsidRDefault="002F3165" w:rsidP="00927940">
      <w:pPr>
        <w:pStyle w:val="BodyText"/>
        <w:rPr>
          <w:lang w:val="en-US"/>
        </w:rPr>
      </w:pPr>
      <w:ins w:id="30" w:author="Wiborg Erik Jacques" w:date="2024-03-18T11:03:00Z">
        <w:r>
          <w:rPr>
            <w:noProof/>
          </w:rPr>
          <w:lastRenderedPageBreak/>
          <w:drawing>
            <wp:inline distT="0" distB="0" distL="0" distR="0" wp14:anchorId="1E304BA8" wp14:editId="5522A9FB">
              <wp:extent cx="5759450" cy="2727325"/>
              <wp:effectExtent l="0" t="0" r="0" b="0"/>
              <wp:docPr id="1198913350" name="Picture 119891335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13350" name="Picture 1" descr="A diagram of a diagram&#10;&#10;Description automatically generated"/>
                      <pic:cNvPicPr/>
                    </pic:nvPicPr>
                    <pic:blipFill>
                      <a:blip r:embed="rId20"/>
                      <a:stretch>
                        <a:fillRect/>
                      </a:stretch>
                    </pic:blipFill>
                    <pic:spPr>
                      <a:xfrm>
                        <a:off x="0" y="0"/>
                        <a:ext cx="5759450" cy="2727325"/>
                      </a:xfrm>
                      <a:prstGeom prst="rect">
                        <a:avLst/>
                      </a:prstGeom>
                    </pic:spPr>
                  </pic:pic>
                </a:graphicData>
              </a:graphic>
            </wp:inline>
          </w:drawing>
        </w:r>
      </w:ins>
    </w:p>
    <w:p w14:paraId="42B99E9F" w14:textId="77777777" w:rsidR="00B25775" w:rsidRDefault="00B25775" w:rsidP="00927940">
      <w:pPr>
        <w:pStyle w:val="BodyText"/>
      </w:pPr>
    </w:p>
    <w:p w14:paraId="4D4853A5" w14:textId="15C1B140" w:rsidR="00927940" w:rsidRPr="00B25775" w:rsidRDefault="00927940" w:rsidP="00927940">
      <w:pPr>
        <w:pStyle w:val="BodyText"/>
        <w:rPr>
          <w:lang w:val="en-US"/>
        </w:rPr>
      </w:pPr>
      <w:r w:rsidRPr="00BE008A">
        <w:rPr>
          <w:b/>
          <w:bCs/>
        </w:rPr>
        <w:t>H4</w:t>
      </w:r>
      <w:r w:rsidRPr="00B25775">
        <w:t xml:space="preserve"> should be reserved for </w:t>
      </w:r>
      <w:r w:rsidRPr="00BE008A">
        <w:rPr>
          <w:b/>
          <w:bCs/>
        </w:rPr>
        <w:t>downstream rivers to which the outlet is connected</w:t>
      </w:r>
      <w:r w:rsidRPr="00B25775">
        <w:t>. This is to be used only in case where additional instrumentation exists in the river, monitoring more than the discharge of the powerplant. </w:t>
      </w:r>
      <w:r w:rsidRPr="00B25775">
        <w:rPr>
          <w:lang w:val="en-US"/>
        </w:rPr>
        <w:t> </w:t>
      </w:r>
    </w:p>
    <w:p w14:paraId="6ABDB0E3" w14:textId="77777777" w:rsidR="00927940" w:rsidRPr="00B25775" w:rsidRDefault="00927940" w:rsidP="00927940">
      <w:pPr>
        <w:pStyle w:val="BodyText"/>
        <w:rPr>
          <w:lang w:val="en-US"/>
        </w:rPr>
      </w:pPr>
      <w:r w:rsidRPr="00B25775">
        <w:t>Note that systems related to reservoirs (drainage systems, overflow systems, weirs and floodgates) should generally be considered as subsystems to the reservoir system (e.g. =E1.KA1 for a floodgate system). </w:t>
      </w:r>
      <w:r w:rsidRPr="00B25775">
        <w:rPr>
          <w:lang w:val="en-US"/>
        </w:rPr>
        <w:t> </w:t>
      </w:r>
    </w:p>
    <w:p w14:paraId="0A37ED67" w14:textId="696EB973" w:rsidR="00927940" w:rsidRPr="00B25775" w:rsidRDefault="00927940" w:rsidP="00927940">
      <w:pPr>
        <w:pStyle w:val="BodyText"/>
        <w:rPr>
          <w:lang w:val="en-US"/>
        </w:rPr>
      </w:pPr>
    </w:p>
    <w:p w14:paraId="454CC6BE" w14:textId="0428EA53" w:rsidR="00927940" w:rsidRPr="00614A63" w:rsidRDefault="00927940" w:rsidP="00684B06">
      <w:pPr>
        <w:pStyle w:val="Heading2"/>
        <w:rPr>
          <w:lang w:val="en-US"/>
        </w:rPr>
      </w:pPr>
      <w:r w:rsidRPr="00614A63">
        <w:t>Technical Systems </w:t>
      </w:r>
      <w:r w:rsidRPr="00614A63">
        <w:rPr>
          <w:lang w:val="en-US"/>
        </w:rPr>
        <w:t> </w:t>
      </w:r>
    </w:p>
    <w:p w14:paraId="19B2A1F9" w14:textId="34090564" w:rsidR="00DE23D0" w:rsidRDefault="00D54B3D" w:rsidP="00CE1881">
      <w:pPr>
        <w:pStyle w:val="Heading3"/>
      </w:pPr>
      <w:r>
        <w:t>A</w:t>
      </w:r>
      <w:r w:rsidR="000643D2">
        <w:t>_</w:t>
      </w:r>
      <w:r>
        <w:t xml:space="preserve"> </w:t>
      </w:r>
      <w:r w:rsidR="000643D2">
        <w:t>Structural</w:t>
      </w:r>
      <w:r>
        <w:t xml:space="preserve"> Systems</w:t>
      </w:r>
    </w:p>
    <w:p w14:paraId="4DC87426" w14:textId="77777777" w:rsidR="009A046E" w:rsidRDefault="009A046E" w:rsidP="009A046E">
      <w:pPr>
        <w:pStyle w:val="BodyText"/>
        <w:ind w:left="720"/>
      </w:pPr>
    </w:p>
    <w:p w14:paraId="5E060CEA" w14:textId="3FA9E25C" w:rsidR="00AC5EF9" w:rsidRDefault="00C91926" w:rsidP="000110AA">
      <w:pPr>
        <w:pStyle w:val="BodyText"/>
      </w:pPr>
      <w:r>
        <w:t>In the functional aspect, the A</w:t>
      </w:r>
      <w:r w:rsidR="009A046E">
        <w:t>_</w:t>
      </w:r>
      <w:r>
        <w:t xml:space="preserve"> system</w:t>
      </w:r>
      <w:r w:rsidR="009A046E">
        <w:t>s</w:t>
      </w:r>
      <w:r>
        <w:t xml:space="preserve"> </w:t>
      </w:r>
      <w:r w:rsidR="009A046E">
        <w:t>are</w:t>
      </w:r>
      <w:r>
        <w:t xml:space="preserve"> expected to exist only if </w:t>
      </w:r>
      <w:r w:rsidR="00002F94">
        <w:t xml:space="preserve">signals or measurements </w:t>
      </w:r>
      <w:r>
        <w:t xml:space="preserve">are </w:t>
      </w:r>
      <w:r w:rsidR="00F56298">
        <w:t>applied to them (</w:t>
      </w:r>
      <w:r w:rsidR="00002F94">
        <w:t xml:space="preserve">monitoring such as </w:t>
      </w:r>
      <w:r w:rsidR="00F56298">
        <w:t>vibration, heat, etc…</w:t>
      </w:r>
      <w:r w:rsidR="00002F94">
        <w:t xml:space="preserve"> or </w:t>
      </w:r>
      <w:r w:rsidR="005C7EE6">
        <w:t>signals such as positioning or manoeuvring</w:t>
      </w:r>
      <w:r w:rsidR="00F56298">
        <w:t>)</w:t>
      </w:r>
      <w:r w:rsidR="005C7EE6">
        <w:t>.</w:t>
      </w:r>
    </w:p>
    <w:p w14:paraId="1F59B4D5" w14:textId="77777777" w:rsidR="00471EEF" w:rsidRDefault="00471EEF" w:rsidP="000110AA">
      <w:pPr>
        <w:pStyle w:val="BodyText"/>
      </w:pPr>
    </w:p>
    <w:p w14:paraId="5148B475" w14:textId="7D40B838" w:rsidR="00717415" w:rsidRDefault="005C7EE6" w:rsidP="00F55D9A">
      <w:pPr>
        <w:pStyle w:val="BodyText"/>
        <w:rPr>
          <w:ins w:id="31" w:author="Wiborg Erik Jacques" w:date="2024-02-28T12:17:00Z"/>
        </w:rPr>
      </w:pPr>
      <w:r>
        <w:t xml:space="preserve">The </w:t>
      </w:r>
      <w:r w:rsidRPr="00F55D9A">
        <w:rPr>
          <w:b/>
          <w:bCs/>
          <w:rPrChange w:id="32" w:author="Wiborg Erik Jacques" w:date="2024-02-28T12:17:00Z">
            <w:rPr/>
          </w:rPrChange>
        </w:rPr>
        <w:t xml:space="preserve">AE </w:t>
      </w:r>
      <w:r w:rsidR="0013328A" w:rsidRPr="00F55D9A">
        <w:rPr>
          <w:b/>
          <w:bCs/>
          <w:rPrChange w:id="33" w:author="Wiborg Erik Jacques" w:date="2024-02-28T12:17:00Z">
            <w:rPr/>
          </w:rPrChange>
        </w:rPr>
        <w:t>Housing System class can be used to</w:t>
      </w:r>
      <w:r w:rsidR="0013328A">
        <w:t xml:space="preserve"> represent cabinets and cubicles</w:t>
      </w:r>
      <w:r w:rsidR="000110AA">
        <w:t>.</w:t>
      </w:r>
    </w:p>
    <w:p w14:paraId="13406B7F" w14:textId="77777777" w:rsidR="00F55D9A" w:rsidRDefault="00F55D9A" w:rsidP="00F55D9A">
      <w:pPr>
        <w:pStyle w:val="BodyText"/>
        <w:rPr>
          <w:ins w:id="34" w:author="Wiborg Erik Jacques" w:date="2024-02-28T12:17:00Z"/>
        </w:rPr>
      </w:pPr>
    </w:p>
    <w:p w14:paraId="7ECB96CA" w14:textId="7C4A3A7A" w:rsidR="00F55D9A" w:rsidRDefault="00F55D9A" w:rsidP="00F55D9A">
      <w:pPr>
        <w:pStyle w:val="BodyText"/>
        <w:rPr>
          <w:ins w:id="35" w:author="Wiborg Erik Jacques" w:date="2024-02-28T12:19:00Z"/>
        </w:rPr>
      </w:pPr>
      <w:ins w:id="36" w:author="Wiborg Erik Jacques" w:date="2024-02-28T12:17:00Z">
        <w:r>
          <w:t xml:space="preserve">The </w:t>
        </w:r>
        <w:r w:rsidRPr="00F6176F">
          <w:rPr>
            <w:b/>
            <w:bCs/>
          </w:rPr>
          <w:t>A</w:t>
        </w:r>
        <w:r>
          <w:rPr>
            <w:b/>
            <w:bCs/>
          </w:rPr>
          <w:t>A</w:t>
        </w:r>
        <w:r w:rsidRPr="00F6176F">
          <w:rPr>
            <w:b/>
            <w:bCs/>
          </w:rPr>
          <w:t xml:space="preserve"> </w:t>
        </w:r>
        <w:r w:rsidR="002A2A6C">
          <w:rPr>
            <w:b/>
            <w:bCs/>
          </w:rPr>
          <w:t>Support Frame System</w:t>
        </w:r>
        <w:r w:rsidRPr="00F6176F">
          <w:rPr>
            <w:b/>
            <w:bCs/>
          </w:rPr>
          <w:t xml:space="preserve"> can be used to</w:t>
        </w:r>
        <w:r>
          <w:t xml:space="preserve"> represent </w:t>
        </w:r>
      </w:ins>
      <w:ins w:id="37" w:author="Wiborg Erik Jacques" w:date="2024-02-28T12:18:00Z">
        <w:r w:rsidR="002A2A6C">
          <w:t>dams</w:t>
        </w:r>
      </w:ins>
      <w:ins w:id="38" w:author="Wiborg Erik Jacques" w:date="2024-02-28T12:17:00Z">
        <w:r>
          <w:t>.</w:t>
        </w:r>
      </w:ins>
    </w:p>
    <w:p w14:paraId="3DD9EFCA" w14:textId="36F326EC" w:rsidR="00BE49D4" w:rsidRDefault="007C1335" w:rsidP="00F55D9A">
      <w:pPr>
        <w:pStyle w:val="BodyText"/>
        <w:rPr>
          <w:ins w:id="39" w:author="Wiborg Erik Jacques" w:date="2024-02-28T12:21:00Z"/>
        </w:rPr>
      </w:pPr>
      <w:ins w:id="40" w:author="Wiborg Erik Jacques" w:date="2024-02-28T12:20:00Z">
        <w:r>
          <w:t xml:space="preserve">Functional Aspect: </w:t>
        </w:r>
      </w:ins>
      <w:ins w:id="41" w:author="Wiborg Erik Jacques" w:date="2024-02-28T12:19:00Z">
        <w:r w:rsidR="00BE49D4">
          <w:t xml:space="preserve">For dams, </w:t>
        </w:r>
        <w:r w:rsidR="00DD7729">
          <w:t xml:space="preserve">measurements </w:t>
        </w:r>
      </w:ins>
      <w:ins w:id="42" w:author="Wiborg Erik Jacques" w:date="2024-02-28T12:20:00Z">
        <w:r w:rsidR="00DD7729">
          <w:t xml:space="preserve">directly applicable to the dam as a function (leakage flow, pore pressure etc…) should be added directly under the dam (e.g. </w:t>
        </w:r>
        <w:r>
          <w:t>=E1.AA1</w:t>
        </w:r>
      </w:ins>
      <w:ins w:id="43" w:author="Wiborg Erik Jacques" w:date="2024-02-28T12:21:00Z">
        <w:r>
          <w:t xml:space="preserve">.BFA1 </w:t>
        </w:r>
        <w:r w:rsidR="00067761">
          <w:t>is dam leakage measurement).</w:t>
        </w:r>
      </w:ins>
    </w:p>
    <w:p w14:paraId="3461F8E8" w14:textId="00C7BF94" w:rsidR="00067761" w:rsidRPr="00F55D9A" w:rsidRDefault="00067761" w:rsidP="00F55D9A">
      <w:pPr>
        <w:pStyle w:val="BodyText"/>
        <w:rPr>
          <w:ins w:id="44" w:author="Wiborg Erik Jacques" w:date="2024-02-28T12:09:00Z"/>
        </w:rPr>
      </w:pPr>
      <w:ins w:id="45" w:author="Wiborg Erik Jacques" w:date="2024-02-28T12:21:00Z">
        <w:r>
          <w:t>Note that</w:t>
        </w:r>
      </w:ins>
      <w:ins w:id="46" w:author="Wiborg Erik Jacques" w:date="2024-02-28T12:25:00Z">
        <w:r w:rsidR="002971B1">
          <w:t xml:space="preserve"> it is unambiguous that</w:t>
        </w:r>
      </w:ins>
      <w:ins w:id="47" w:author="Wiborg Erik Jacques" w:date="2024-02-28T12:21:00Z">
        <w:r>
          <w:t xml:space="preserve"> </w:t>
        </w:r>
      </w:ins>
      <w:ins w:id="48" w:author="Wiborg Erik Jacques" w:date="2024-02-28T12:25:00Z">
        <w:r w:rsidR="002971B1">
          <w:t xml:space="preserve">=E1.AA1.BFA1 is </w:t>
        </w:r>
        <w:r w:rsidR="001208E9">
          <w:t>dam leakage measurement, as flow through gates wo</w:t>
        </w:r>
      </w:ins>
      <w:ins w:id="49" w:author="Wiborg Erik Jacques" w:date="2024-02-28T12:26:00Z">
        <w:r w:rsidR="001208E9">
          <w:t xml:space="preserve">uld be attributed to the gate systems, and other flows out of the reservoir should be attributed to the reservoir, not the dam (even if the </w:t>
        </w:r>
      </w:ins>
      <w:ins w:id="50" w:author="Wiborg Erik Jacques" w:date="2024-02-28T12:27:00Z">
        <w:r w:rsidR="001208E9">
          <w:t>overtopping system is</w:t>
        </w:r>
      </w:ins>
      <w:ins w:id="51" w:author="Wiborg Erik Jacques" w:date="2024-02-28T12:26:00Z">
        <w:r w:rsidR="001208E9">
          <w:t xml:space="preserve"> physically</w:t>
        </w:r>
      </w:ins>
      <w:ins w:id="52" w:author="Wiborg Erik Jacques" w:date="2024-02-28T12:27:00Z">
        <w:r w:rsidR="001208E9">
          <w:t xml:space="preserve"> a art of the dam). </w:t>
        </w:r>
      </w:ins>
      <w:ins w:id="53" w:author="Wiborg Erik Jacques" w:date="2024-02-28T12:26:00Z">
        <w:r w:rsidR="001208E9">
          <w:t xml:space="preserve">  </w:t>
        </w:r>
      </w:ins>
    </w:p>
    <w:p w14:paraId="6FEA5139" w14:textId="76851646" w:rsidR="005C7EE6" w:rsidRPr="00D54B3D" w:rsidRDefault="0013328A" w:rsidP="000110AA">
      <w:pPr>
        <w:pStyle w:val="BodyText"/>
      </w:pPr>
      <w:r>
        <w:t xml:space="preserve"> </w:t>
      </w:r>
    </w:p>
    <w:p w14:paraId="2D713746" w14:textId="57CE201B" w:rsidR="00927940" w:rsidRPr="00CE1881" w:rsidRDefault="00927940" w:rsidP="00CE1881">
      <w:pPr>
        <w:pStyle w:val="Heading3"/>
      </w:pPr>
      <w:bookmarkStart w:id="54" w:name="_Ref157248262"/>
      <w:commentRangeStart w:id="55"/>
      <w:commentRangeStart w:id="56"/>
      <w:commentRangeStart w:id="57"/>
      <w:r w:rsidRPr="00927940">
        <w:t>HE Cooling/heating systems</w:t>
      </w:r>
      <w:r w:rsidRPr="00CE1881">
        <w:t> </w:t>
      </w:r>
      <w:commentRangeEnd w:id="55"/>
      <w:r w:rsidR="001708E6">
        <w:rPr>
          <w:rStyle w:val="CommentReference"/>
        </w:rPr>
        <w:commentReference w:id="55"/>
      </w:r>
      <w:commentRangeEnd w:id="56"/>
      <w:r w:rsidR="00FC35EC">
        <w:rPr>
          <w:rStyle w:val="CommentReference"/>
        </w:rPr>
        <w:commentReference w:id="56"/>
      </w:r>
      <w:commentRangeEnd w:id="57"/>
      <w:r>
        <w:rPr>
          <w:rStyle w:val="CommentReference"/>
        </w:rPr>
        <w:commentReference w:id="57"/>
      </w:r>
      <w:bookmarkEnd w:id="54"/>
    </w:p>
    <w:p w14:paraId="23217505" w14:textId="77777777" w:rsidR="00213DD8" w:rsidRDefault="00213DD8" w:rsidP="00927940">
      <w:pPr>
        <w:pStyle w:val="BodyText"/>
        <w:rPr>
          <w:lang w:val="en-US"/>
        </w:rPr>
      </w:pPr>
    </w:p>
    <w:p w14:paraId="5FC88E30" w14:textId="7BC96120" w:rsidR="00213DD8" w:rsidRDefault="008F3FE1" w:rsidP="00927940">
      <w:pPr>
        <w:pStyle w:val="BodyText"/>
        <w:rPr>
          <w:lang w:val="en-US"/>
        </w:rPr>
      </w:pPr>
      <w:r>
        <w:rPr>
          <w:lang w:val="en-US"/>
        </w:rPr>
        <w:t>C</w:t>
      </w:r>
      <w:r w:rsidR="00213DD8">
        <w:rPr>
          <w:lang w:val="en-US"/>
        </w:rPr>
        <w:t xml:space="preserve">ooling or heating system will usually consist of some of the following systems: </w:t>
      </w:r>
    </w:p>
    <w:p w14:paraId="12E04306" w14:textId="2B5E9783" w:rsidR="008F3FE1" w:rsidRDefault="00927940" w:rsidP="00927940">
      <w:pPr>
        <w:pStyle w:val="BodyText"/>
        <w:rPr>
          <w:lang w:val="en-US"/>
        </w:rPr>
      </w:pPr>
      <w:r w:rsidRPr="00927940">
        <w:rPr>
          <w:lang w:val="en-US"/>
        </w:rPr>
        <w:t> </w:t>
      </w:r>
    </w:p>
    <w:tbl>
      <w:tblPr>
        <w:tblStyle w:val="TableGrid"/>
        <w:tblW w:w="7083" w:type="dxa"/>
        <w:tblLook w:val="04A0" w:firstRow="1" w:lastRow="0" w:firstColumn="1" w:lastColumn="0" w:noHBand="0" w:noVBand="1"/>
        <w:tblPrChange w:id="60" w:author="Vassdal Henrik" w:date="2024-01-24T10:04:00Z">
          <w:tblPr>
            <w:tblStyle w:val="TableGrid"/>
            <w:tblW w:w="7083" w:type="dxa"/>
            <w:tblLook w:val="04A0" w:firstRow="1" w:lastRow="0" w:firstColumn="1" w:lastColumn="0" w:noHBand="0" w:noVBand="1"/>
          </w:tblPr>
        </w:tblPrChange>
      </w:tblPr>
      <w:tblGrid>
        <w:gridCol w:w="810"/>
        <w:gridCol w:w="6273"/>
        <w:tblGridChange w:id="61">
          <w:tblGrid>
            <w:gridCol w:w="716"/>
            <w:gridCol w:w="94"/>
            <w:gridCol w:w="6273"/>
          </w:tblGrid>
        </w:tblGridChange>
      </w:tblGrid>
      <w:tr w:rsidR="000B070A" w14:paraId="5CA25795" w14:textId="77777777" w:rsidTr="0F93518C">
        <w:trPr>
          <w:trHeight w:val="300"/>
        </w:trPr>
        <w:tc>
          <w:tcPr>
            <w:tcW w:w="810" w:type="dxa"/>
            <w:shd w:val="clear" w:color="auto" w:fill="DAEEF3" w:themeFill="accent5" w:themeFillTint="33"/>
            <w:tcPrChange w:id="62" w:author="Vassdal Henrik" w:date="2024-01-24T10:04:00Z">
              <w:tcPr>
                <w:tcW w:w="716" w:type="dxa"/>
                <w:shd w:val="clear" w:color="auto" w:fill="DAEEF3" w:themeFill="accent5" w:themeFillTint="33"/>
              </w:tcPr>
            </w:tcPrChange>
          </w:tcPr>
          <w:p w14:paraId="13E26496" w14:textId="04343431" w:rsidR="000B070A" w:rsidRPr="000E60BB" w:rsidRDefault="000B070A" w:rsidP="000E60BB">
            <w:pPr>
              <w:pStyle w:val="BodyText"/>
              <w:jc w:val="center"/>
              <w:rPr>
                <w:b/>
                <w:bCs/>
                <w:lang w:val="en-US"/>
              </w:rPr>
            </w:pPr>
            <w:r w:rsidRPr="000E60BB">
              <w:rPr>
                <w:b/>
                <w:bCs/>
                <w:lang w:val="en-US"/>
              </w:rPr>
              <w:t>Code</w:t>
            </w:r>
          </w:p>
        </w:tc>
        <w:tc>
          <w:tcPr>
            <w:tcW w:w="6273" w:type="dxa"/>
            <w:shd w:val="clear" w:color="auto" w:fill="DAEEF3" w:themeFill="accent5" w:themeFillTint="33"/>
            <w:tcPrChange w:id="63" w:author="Vassdal Henrik" w:date="2024-01-24T10:04:00Z">
              <w:tcPr>
                <w:tcW w:w="6367" w:type="dxa"/>
                <w:gridSpan w:val="2"/>
                <w:shd w:val="clear" w:color="auto" w:fill="DAEEF3" w:themeFill="accent5" w:themeFillTint="33"/>
              </w:tcPr>
            </w:tcPrChange>
          </w:tcPr>
          <w:p w14:paraId="6F398EA1" w14:textId="5A9EA2D7" w:rsidR="000B070A" w:rsidRPr="000E60BB" w:rsidRDefault="000B070A" w:rsidP="000E60BB">
            <w:pPr>
              <w:pStyle w:val="BodyText"/>
              <w:jc w:val="center"/>
              <w:rPr>
                <w:b/>
                <w:bCs/>
                <w:lang w:val="en-US"/>
              </w:rPr>
            </w:pPr>
            <w:r w:rsidRPr="000E60BB">
              <w:rPr>
                <w:b/>
                <w:bCs/>
                <w:lang w:val="en-US"/>
              </w:rPr>
              <w:t>Description</w:t>
            </w:r>
          </w:p>
        </w:tc>
      </w:tr>
      <w:tr w:rsidR="000B070A" w14:paraId="2E7F3562" w14:textId="77777777" w:rsidTr="0F93518C">
        <w:trPr>
          <w:trHeight w:val="300"/>
        </w:trPr>
        <w:tc>
          <w:tcPr>
            <w:tcW w:w="810" w:type="dxa"/>
            <w:tcPrChange w:id="64" w:author="Vassdal Henrik" w:date="2024-01-24T10:04:00Z">
              <w:tcPr>
                <w:tcW w:w="716" w:type="dxa"/>
              </w:tcPr>
            </w:tcPrChange>
          </w:tcPr>
          <w:p w14:paraId="5B06C96B" w14:textId="03733FF8" w:rsidR="000B070A" w:rsidRDefault="000B070A" w:rsidP="00927940">
            <w:pPr>
              <w:pStyle w:val="BodyText"/>
              <w:rPr>
                <w:lang w:val="en-US"/>
              </w:rPr>
            </w:pPr>
            <w:r>
              <w:rPr>
                <w:lang w:val="en-US"/>
              </w:rPr>
              <w:t>HE</w:t>
            </w:r>
          </w:p>
        </w:tc>
        <w:tc>
          <w:tcPr>
            <w:tcW w:w="6273" w:type="dxa"/>
            <w:tcPrChange w:id="65" w:author="Vassdal Henrik" w:date="2024-01-24T10:04:00Z">
              <w:tcPr>
                <w:tcW w:w="6367" w:type="dxa"/>
                <w:gridSpan w:val="2"/>
              </w:tcPr>
            </w:tcPrChange>
          </w:tcPr>
          <w:p w14:paraId="2E69E2FE" w14:textId="06D8F7FE" w:rsidR="000B070A" w:rsidRDefault="000B070A" w:rsidP="00927940">
            <w:pPr>
              <w:pStyle w:val="BodyText"/>
              <w:rPr>
                <w:lang w:val="en-US"/>
              </w:rPr>
            </w:pPr>
            <w:r>
              <w:rPr>
                <w:lang w:val="en-US"/>
              </w:rPr>
              <w:t>Supply system for heating/cooling system</w:t>
            </w:r>
          </w:p>
        </w:tc>
      </w:tr>
      <w:tr w:rsidR="000B070A" w14:paraId="1396405E" w14:textId="77777777" w:rsidTr="0F93518C">
        <w:trPr>
          <w:trHeight w:val="300"/>
        </w:trPr>
        <w:tc>
          <w:tcPr>
            <w:tcW w:w="810" w:type="dxa"/>
            <w:tcPrChange w:id="66" w:author="Vassdal Henrik" w:date="2024-01-24T10:04:00Z">
              <w:tcPr>
                <w:tcW w:w="716" w:type="dxa"/>
              </w:tcPr>
            </w:tcPrChange>
          </w:tcPr>
          <w:p w14:paraId="612FB409" w14:textId="7852F4BC" w:rsidR="000B070A" w:rsidRDefault="000B070A" w:rsidP="00927940">
            <w:pPr>
              <w:pStyle w:val="BodyText"/>
              <w:rPr>
                <w:lang w:val="en-US"/>
              </w:rPr>
            </w:pPr>
            <w:r>
              <w:rPr>
                <w:lang w:val="en-US"/>
              </w:rPr>
              <w:lastRenderedPageBreak/>
              <w:t>HB</w:t>
            </w:r>
          </w:p>
        </w:tc>
        <w:tc>
          <w:tcPr>
            <w:tcW w:w="6273" w:type="dxa"/>
            <w:tcPrChange w:id="67" w:author="Vassdal Henrik" w:date="2024-01-24T10:04:00Z">
              <w:tcPr>
                <w:tcW w:w="6367" w:type="dxa"/>
                <w:gridSpan w:val="2"/>
              </w:tcPr>
            </w:tcPrChange>
          </w:tcPr>
          <w:p w14:paraId="7E1AA963" w14:textId="0E2DE2B0" w:rsidR="000B070A" w:rsidRDefault="000B070A" w:rsidP="00927940">
            <w:pPr>
              <w:pStyle w:val="BodyText"/>
              <w:rPr>
                <w:lang w:val="en-US"/>
              </w:rPr>
            </w:pPr>
            <w:r>
              <w:rPr>
                <w:lang w:val="en-US"/>
              </w:rPr>
              <w:t xml:space="preserve">Supply system for liquid matter </w:t>
            </w:r>
          </w:p>
        </w:tc>
      </w:tr>
      <w:tr w:rsidR="000B070A" w14:paraId="47B6D3E2" w14:textId="77777777" w:rsidTr="0F93518C">
        <w:trPr>
          <w:trHeight w:val="300"/>
        </w:trPr>
        <w:tc>
          <w:tcPr>
            <w:tcW w:w="810" w:type="dxa"/>
            <w:tcPrChange w:id="68" w:author="Vassdal Henrik" w:date="2024-01-24T10:04:00Z">
              <w:tcPr>
                <w:tcW w:w="716" w:type="dxa"/>
              </w:tcPr>
            </w:tcPrChange>
          </w:tcPr>
          <w:p w14:paraId="06300A61" w14:textId="5FDDF4FE" w:rsidR="000B070A" w:rsidRDefault="000B070A" w:rsidP="00927940">
            <w:pPr>
              <w:pStyle w:val="BodyText"/>
              <w:rPr>
                <w:lang w:val="en-US"/>
              </w:rPr>
            </w:pPr>
            <w:r>
              <w:rPr>
                <w:lang w:val="en-US"/>
              </w:rPr>
              <w:t>HA</w:t>
            </w:r>
          </w:p>
        </w:tc>
        <w:tc>
          <w:tcPr>
            <w:tcW w:w="6273" w:type="dxa"/>
            <w:tcPrChange w:id="69" w:author="Vassdal Henrik" w:date="2024-01-24T10:04:00Z">
              <w:tcPr>
                <w:tcW w:w="6367" w:type="dxa"/>
                <w:gridSpan w:val="2"/>
              </w:tcPr>
            </w:tcPrChange>
          </w:tcPr>
          <w:p w14:paraId="7C0ACF80" w14:textId="5510BC26" w:rsidR="000B070A" w:rsidRDefault="000B070A" w:rsidP="00927940">
            <w:pPr>
              <w:pStyle w:val="BodyText"/>
              <w:rPr>
                <w:lang w:val="en-US"/>
              </w:rPr>
            </w:pPr>
            <w:r>
              <w:rPr>
                <w:lang w:val="en-US"/>
              </w:rPr>
              <w:t>Supply system for gas</w:t>
            </w:r>
            <w:r w:rsidR="00070455">
              <w:rPr>
                <w:lang w:val="en-US"/>
              </w:rPr>
              <w:t>eous</w:t>
            </w:r>
            <w:r>
              <w:rPr>
                <w:lang w:val="en-US"/>
              </w:rPr>
              <w:t xml:space="preserve"> matter</w:t>
            </w:r>
          </w:p>
        </w:tc>
      </w:tr>
      <w:tr w:rsidR="000B070A" w14:paraId="5CD4C4B5" w14:textId="77777777" w:rsidTr="0F93518C">
        <w:trPr>
          <w:trHeight w:val="300"/>
        </w:trPr>
        <w:tc>
          <w:tcPr>
            <w:tcW w:w="810" w:type="dxa"/>
            <w:tcPrChange w:id="70" w:author="Vassdal Henrik" w:date="2024-01-24T10:04:00Z">
              <w:tcPr>
                <w:tcW w:w="716" w:type="dxa"/>
              </w:tcPr>
            </w:tcPrChange>
          </w:tcPr>
          <w:p w14:paraId="4BEB6516" w14:textId="742A592F" w:rsidR="000B070A" w:rsidRDefault="00070455" w:rsidP="00927940">
            <w:pPr>
              <w:pStyle w:val="BodyText"/>
              <w:rPr>
                <w:lang w:val="en-US"/>
              </w:rPr>
            </w:pPr>
            <w:r>
              <w:rPr>
                <w:lang w:val="en-US"/>
              </w:rPr>
              <w:t xml:space="preserve">LE </w:t>
            </w:r>
          </w:p>
        </w:tc>
        <w:tc>
          <w:tcPr>
            <w:tcW w:w="6273" w:type="dxa"/>
            <w:tcPrChange w:id="71" w:author="Vassdal Henrik" w:date="2024-01-24T10:04:00Z">
              <w:tcPr>
                <w:tcW w:w="6367" w:type="dxa"/>
                <w:gridSpan w:val="2"/>
              </w:tcPr>
            </w:tcPrChange>
          </w:tcPr>
          <w:p w14:paraId="2091CA9F" w14:textId="66082C7E" w:rsidR="000B070A" w:rsidRDefault="00070455" w:rsidP="00927940">
            <w:pPr>
              <w:pStyle w:val="BodyText"/>
              <w:rPr>
                <w:lang w:val="en-US"/>
              </w:rPr>
            </w:pPr>
            <w:r>
              <w:rPr>
                <w:lang w:val="en-US"/>
              </w:rPr>
              <w:t xml:space="preserve">Monitoring system </w:t>
            </w:r>
          </w:p>
        </w:tc>
      </w:tr>
      <w:tr w:rsidR="00070455" w14:paraId="784C6BB8" w14:textId="77777777" w:rsidTr="0F93518C">
        <w:trPr>
          <w:trHeight w:val="300"/>
        </w:trPr>
        <w:tc>
          <w:tcPr>
            <w:tcW w:w="810" w:type="dxa"/>
            <w:tcPrChange w:id="72" w:author="Vassdal Henrik" w:date="2024-01-24T10:04:00Z">
              <w:tcPr>
                <w:tcW w:w="716" w:type="dxa"/>
              </w:tcPr>
            </w:tcPrChange>
          </w:tcPr>
          <w:p w14:paraId="5F69C6C3" w14:textId="48D91187" w:rsidR="00070455" w:rsidRDefault="00070455" w:rsidP="00927940">
            <w:pPr>
              <w:pStyle w:val="BodyText"/>
              <w:rPr>
                <w:lang w:val="en-US"/>
              </w:rPr>
            </w:pPr>
            <w:r>
              <w:rPr>
                <w:lang w:val="en-US"/>
              </w:rPr>
              <w:t xml:space="preserve">LA </w:t>
            </w:r>
          </w:p>
        </w:tc>
        <w:tc>
          <w:tcPr>
            <w:tcW w:w="6273" w:type="dxa"/>
            <w:tcPrChange w:id="73" w:author="Vassdal Henrik" w:date="2024-01-24T10:04:00Z">
              <w:tcPr>
                <w:tcW w:w="6367" w:type="dxa"/>
                <w:gridSpan w:val="2"/>
              </w:tcPr>
            </w:tcPrChange>
          </w:tcPr>
          <w:p w14:paraId="77FB21CB" w14:textId="31567DB4" w:rsidR="00070455" w:rsidRDefault="00070455" w:rsidP="00927940">
            <w:pPr>
              <w:pStyle w:val="BodyText"/>
              <w:rPr>
                <w:lang w:val="en-US"/>
              </w:rPr>
            </w:pPr>
            <w:r>
              <w:rPr>
                <w:lang w:val="en-US"/>
              </w:rPr>
              <w:t>Automation system</w:t>
            </w:r>
          </w:p>
        </w:tc>
      </w:tr>
    </w:tbl>
    <w:p w14:paraId="4E054EB9" w14:textId="77777777" w:rsidR="00213DD8" w:rsidRPr="00927940" w:rsidRDefault="00213DD8" w:rsidP="00927940">
      <w:pPr>
        <w:pStyle w:val="BodyText"/>
        <w:rPr>
          <w:lang w:val="en-US"/>
        </w:rPr>
      </w:pPr>
    </w:p>
    <w:p w14:paraId="26948223" w14:textId="77777777" w:rsidR="001708E6" w:rsidRDefault="001708E6" w:rsidP="00927940">
      <w:pPr>
        <w:pStyle w:val="BodyText"/>
        <w:rPr>
          <w:b/>
          <w:bCs/>
          <w:lang w:val="en-US"/>
        </w:rPr>
      </w:pPr>
      <w:r w:rsidRPr="001708E6">
        <w:rPr>
          <w:b/>
          <w:bCs/>
          <w:lang w:val="en-US"/>
        </w:rPr>
        <w:t>F</w:t>
      </w:r>
      <w:r w:rsidR="00960AB9" w:rsidRPr="001708E6">
        <w:rPr>
          <w:b/>
          <w:bCs/>
          <w:lang w:val="en-US"/>
        </w:rPr>
        <w:t>unctional aspect</w:t>
      </w:r>
      <w:r w:rsidRPr="001708E6">
        <w:rPr>
          <w:b/>
          <w:bCs/>
          <w:lang w:val="en-US"/>
        </w:rPr>
        <w:t>:</w:t>
      </w:r>
      <w:r w:rsidR="00960AB9" w:rsidRPr="001708E6">
        <w:rPr>
          <w:b/>
          <w:bCs/>
          <w:lang w:val="en-US"/>
        </w:rPr>
        <w:t xml:space="preserve"> </w:t>
      </w:r>
    </w:p>
    <w:p w14:paraId="42A138C3" w14:textId="77777777" w:rsidR="00BC6861" w:rsidRPr="001708E6" w:rsidRDefault="00BC6861" w:rsidP="00927940">
      <w:pPr>
        <w:pStyle w:val="BodyText"/>
        <w:rPr>
          <w:b/>
          <w:bCs/>
          <w:lang w:val="en-US"/>
        </w:rPr>
      </w:pPr>
    </w:p>
    <w:p w14:paraId="3351B164" w14:textId="188BE816" w:rsidR="00927940" w:rsidRDefault="00213DD8" w:rsidP="00371079">
      <w:pPr>
        <w:pStyle w:val="BodyText"/>
        <w:numPr>
          <w:ilvl w:val="0"/>
          <w:numId w:val="51"/>
        </w:numPr>
        <w:rPr>
          <w:lang w:val="en-US"/>
        </w:rPr>
      </w:pPr>
      <w:r>
        <w:rPr>
          <w:lang w:val="en-US"/>
        </w:rPr>
        <w:t xml:space="preserve">Group all components </w:t>
      </w:r>
      <w:r w:rsidR="00070455">
        <w:rPr>
          <w:lang w:val="en-US"/>
        </w:rPr>
        <w:t xml:space="preserve">under </w:t>
      </w:r>
      <w:r w:rsidR="006C0DA8">
        <w:rPr>
          <w:lang w:val="en-US"/>
        </w:rPr>
        <w:t xml:space="preserve">one or more HE systems (more if there is redundancy </w:t>
      </w:r>
      <w:r w:rsidR="005B3F16">
        <w:rPr>
          <w:lang w:val="en-US"/>
        </w:rPr>
        <w:t>or parallel stand-alone systems)</w:t>
      </w:r>
      <w:r w:rsidR="00371079">
        <w:rPr>
          <w:lang w:val="en-US"/>
        </w:rPr>
        <w:t xml:space="preserve">. This includes coolers that are physically part of </w:t>
      </w:r>
      <w:r w:rsidR="00BC6861">
        <w:rPr>
          <w:lang w:val="en-US"/>
        </w:rPr>
        <w:t xml:space="preserve">the system being cooled/heated </w:t>
      </w:r>
      <w:r w:rsidR="00371079">
        <w:rPr>
          <w:lang w:val="en-US"/>
        </w:rPr>
        <w:t>(from a product point of view).</w:t>
      </w:r>
    </w:p>
    <w:p w14:paraId="3DAC72AF" w14:textId="3C3A27E7" w:rsidR="005B3F16" w:rsidRDefault="00BC6861" w:rsidP="00371079">
      <w:pPr>
        <w:pStyle w:val="BodyText"/>
        <w:numPr>
          <w:ilvl w:val="0"/>
          <w:numId w:val="51"/>
        </w:numPr>
        <w:rPr>
          <w:lang w:val="en-US"/>
        </w:rPr>
      </w:pPr>
      <w:r>
        <w:rPr>
          <w:lang w:val="en-US"/>
        </w:rPr>
        <w:t xml:space="preserve">Second level should consist of the </w:t>
      </w:r>
      <w:r w:rsidR="00536FD6">
        <w:rPr>
          <w:lang w:val="en-US"/>
        </w:rPr>
        <w:t>actual coolers/heater (component systems</w:t>
      </w:r>
      <w:r w:rsidR="0023385B">
        <w:rPr>
          <w:lang w:val="en-US"/>
        </w:rPr>
        <w:t>, often E _ _</w:t>
      </w:r>
      <w:r w:rsidR="00536FD6">
        <w:rPr>
          <w:lang w:val="en-US"/>
        </w:rPr>
        <w:t xml:space="preserve">) and the supply system of heating/cooling </w:t>
      </w:r>
      <w:r w:rsidR="00536FD6" w:rsidRPr="00250CF6">
        <w:rPr>
          <w:u w:val="single"/>
          <w:lang w:val="en-US"/>
        </w:rPr>
        <w:t>medium</w:t>
      </w:r>
      <w:r w:rsidR="00D17043">
        <w:rPr>
          <w:lang w:val="en-US"/>
        </w:rPr>
        <w:t xml:space="preserve"> HA or HB.</w:t>
      </w:r>
    </w:p>
    <w:p w14:paraId="09ECFCC8" w14:textId="7D3781C2" w:rsidR="00495312" w:rsidRDefault="00D17043" w:rsidP="00371079">
      <w:pPr>
        <w:pStyle w:val="BodyText"/>
        <w:numPr>
          <w:ilvl w:val="0"/>
          <w:numId w:val="51"/>
        </w:numPr>
        <w:rPr>
          <w:ins w:id="74" w:author="Erik Jacques Wiborg" w:date="2024-01-24T10:34:00Z"/>
          <w:lang w:val="en-US"/>
        </w:rPr>
      </w:pPr>
      <w:r>
        <w:rPr>
          <w:lang w:val="en-US"/>
        </w:rPr>
        <w:t xml:space="preserve">Cooling/heating of the energy carrier (liquid or gas) </w:t>
      </w:r>
      <w:r w:rsidR="00250CF6">
        <w:rPr>
          <w:lang w:val="en-US"/>
        </w:rPr>
        <w:t xml:space="preserve">is a sub-system of the medium supply system HA or HB. </w:t>
      </w:r>
      <w:r w:rsidR="00495312">
        <w:rPr>
          <w:lang w:val="en-US"/>
        </w:rPr>
        <w:t xml:space="preserve">This supply system should contain storage and treatment systems when relevant (generally for liquid medium). </w:t>
      </w:r>
    </w:p>
    <w:p w14:paraId="73F4B901" w14:textId="48A0D78F" w:rsidR="00EC346F" w:rsidRDefault="00EC346F" w:rsidP="00371079">
      <w:pPr>
        <w:pStyle w:val="BodyText"/>
        <w:numPr>
          <w:ilvl w:val="0"/>
          <w:numId w:val="51"/>
        </w:numPr>
        <w:rPr>
          <w:lang w:val="en-US"/>
        </w:rPr>
      </w:pPr>
      <w:commentRangeStart w:id="75"/>
      <w:ins w:id="76" w:author="Erik Jacques Wiborg" w:date="2024-01-24T10:34:00Z">
        <w:r w:rsidRPr="2520EF15">
          <w:rPr>
            <w:lang w:val="en-US"/>
          </w:rPr>
          <w:t xml:space="preserve">The flow of the cooling/heating medium might be </w:t>
        </w:r>
        <w:r w:rsidR="002D1225" w:rsidRPr="2520EF15">
          <w:rPr>
            <w:lang w:val="en-US"/>
          </w:rPr>
          <w:t>surveyed by a BFA</w:t>
        </w:r>
      </w:ins>
      <w:ins w:id="77" w:author="Erik Jacques Wiborg" w:date="2024-01-24T10:35:00Z">
        <w:r w:rsidR="00A92FC2" w:rsidRPr="2520EF15">
          <w:rPr>
            <w:lang w:val="en-US"/>
          </w:rPr>
          <w:t xml:space="preserve">/BFB system, </w:t>
        </w:r>
        <w:r w:rsidR="00B04D21" w:rsidRPr="2520EF15">
          <w:rPr>
            <w:lang w:val="en-US"/>
          </w:rPr>
          <w:t xml:space="preserve">which is a subsystem of the </w:t>
        </w:r>
        <w:r w:rsidR="00C57FA5" w:rsidRPr="2520EF15">
          <w:rPr>
            <w:lang w:val="en-US"/>
          </w:rPr>
          <w:t>medium supply system (</w:t>
        </w:r>
        <w:r w:rsidR="002D0A29" w:rsidRPr="2520EF15">
          <w:rPr>
            <w:lang w:val="en-US"/>
          </w:rPr>
          <w:t>…HE1.HA1.BFA1</w:t>
        </w:r>
      </w:ins>
      <w:ins w:id="78" w:author="Erik Jacques Wiborg" w:date="2024-01-24T10:36:00Z">
        <w:r w:rsidR="002D0A29" w:rsidRPr="2520EF15">
          <w:rPr>
            <w:lang w:val="en-US"/>
          </w:rPr>
          <w:t>).</w:t>
        </w:r>
      </w:ins>
      <w:commentRangeEnd w:id="75"/>
      <w:r>
        <w:rPr>
          <w:rStyle w:val="CommentReference"/>
        </w:rPr>
        <w:commentReference w:id="75"/>
      </w:r>
    </w:p>
    <w:p w14:paraId="1F296817" w14:textId="562C9750" w:rsidR="00D17043" w:rsidRDefault="00250CF6" w:rsidP="00495312">
      <w:pPr>
        <w:pStyle w:val="BodyText"/>
        <w:ind w:left="720"/>
        <w:rPr>
          <w:lang w:val="en-US"/>
        </w:rPr>
      </w:pPr>
      <w:r>
        <w:rPr>
          <w:lang w:val="en-US"/>
        </w:rPr>
        <w:t xml:space="preserve"> </w:t>
      </w:r>
    </w:p>
    <w:p w14:paraId="60DF9F0E" w14:textId="4CE99FAF" w:rsidR="00E50B52" w:rsidRDefault="00E50B52" w:rsidP="00E50B52">
      <w:pPr>
        <w:pStyle w:val="BodyText"/>
        <w:ind w:left="720"/>
        <w:rPr>
          <w:lang w:val="en-US"/>
        </w:rPr>
      </w:pPr>
    </w:p>
    <w:p w14:paraId="11196AE7" w14:textId="11614629" w:rsidR="00A659AA" w:rsidRDefault="00A659AA" w:rsidP="00A659AA">
      <w:pPr>
        <w:pStyle w:val="BodyText"/>
        <w:keepNext/>
        <w:jc w:val="center"/>
      </w:pPr>
      <w:r>
        <w:rPr>
          <w:noProof/>
        </w:rPr>
        <w:drawing>
          <wp:inline distT="0" distB="0" distL="0" distR="0" wp14:anchorId="132A7164" wp14:editId="6C2B8687">
            <wp:extent cx="3545490" cy="1985396"/>
            <wp:effectExtent l="0" t="0" r="0" b="0"/>
            <wp:docPr id="1209656539" name="Picture 120965653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6539" name="Picture 1" descr="A diagram of a system&#10;&#10;Description automatically generated"/>
                    <pic:cNvPicPr/>
                  </pic:nvPicPr>
                  <pic:blipFill>
                    <a:blip r:embed="rId21"/>
                    <a:stretch>
                      <a:fillRect/>
                    </a:stretch>
                  </pic:blipFill>
                  <pic:spPr>
                    <a:xfrm>
                      <a:off x="0" y="0"/>
                      <a:ext cx="3560310" cy="1993695"/>
                    </a:xfrm>
                    <a:prstGeom prst="rect">
                      <a:avLst/>
                    </a:prstGeom>
                  </pic:spPr>
                </pic:pic>
              </a:graphicData>
            </a:graphic>
          </wp:inline>
        </w:drawing>
      </w:r>
    </w:p>
    <w:p w14:paraId="761FE065" w14:textId="24374BC3" w:rsidR="00E50B52" w:rsidRDefault="00A659AA" w:rsidP="00A659AA">
      <w:pPr>
        <w:pStyle w:val="Caption"/>
        <w:jc w:val="center"/>
        <w:rPr>
          <w:lang w:val="en-US"/>
        </w:rPr>
      </w:pPr>
      <w:r>
        <w:t xml:space="preserve">Figure </w:t>
      </w:r>
      <w:r>
        <w:fldChar w:fldCharType="begin"/>
      </w:r>
      <w:r>
        <w:instrText xml:space="preserve"> SEQ Figure \* ARABIC </w:instrText>
      </w:r>
      <w:r>
        <w:fldChar w:fldCharType="separate"/>
      </w:r>
      <w:r w:rsidR="00D51F54">
        <w:rPr>
          <w:noProof/>
        </w:rPr>
        <w:t>1</w:t>
      </w:r>
      <w:r>
        <w:fldChar w:fldCharType="end"/>
      </w:r>
      <w:r>
        <w:t xml:space="preserve"> - Example of a cooling system in the functional aspect</w:t>
      </w:r>
    </w:p>
    <w:p w14:paraId="366F553C" w14:textId="376D5888" w:rsidR="0086066E" w:rsidRDefault="0086066E" w:rsidP="00927940">
      <w:pPr>
        <w:pStyle w:val="BodyText"/>
        <w:rPr>
          <w:ins w:id="79" w:author="Wiborg Erik Jacques" w:date="2024-04-03T14:41:00Z"/>
          <w:lang w:val="en-US"/>
        </w:rPr>
      </w:pPr>
    </w:p>
    <w:p w14:paraId="2FFBD40A" w14:textId="77777777" w:rsidR="000C11D4" w:rsidRDefault="000C11D4" w:rsidP="00927940">
      <w:pPr>
        <w:pStyle w:val="BodyText"/>
        <w:rPr>
          <w:ins w:id="80" w:author="Wiborg Erik Jacques" w:date="2024-04-03T14:41:00Z"/>
          <w:lang w:val="en-US"/>
        </w:rPr>
      </w:pPr>
    </w:p>
    <w:p w14:paraId="2BBE1E09" w14:textId="77777777" w:rsidR="000C11D4" w:rsidRDefault="000C11D4" w:rsidP="00927940">
      <w:pPr>
        <w:pStyle w:val="BodyText"/>
        <w:rPr>
          <w:ins w:id="81" w:author="Wiborg Erik Jacques" w:date="2024-04-03T14:41:00Z"/>
          <w:lang w:val="en-US"/>
        </w:rPr>
      </w:pPr>
    </w:p>
    <w:p w14:paraId="38BBB1D7" w14:textId="77777777" w:rsidR="000C11D4" w:rsidRDefault="000C11D4" w:rsidP="00927940">
      <w:pPr>
        <w:pStyle w:val="BodyText"/>
        <w:rPr>
          <w:ins w:id="82" w:author="Wiborg Erik Jacques" w:date="2024-04-03T14:41:00Z"/>
          <w:lang w:val="en-US"/>
        </w:rPr>
      </w:pPr>
    </w:p>
    <w:p w14:paraId="763C138A" w14:textId="77777777" w:rsidR="000C11D4" w:rsidRDefault="000C11D4" w:rsidP="00927940">
      <w:pPr>
        <w:pStyle w:val="BodyText"/>
        <w:rPr>
          <w:ins w:id="83" w:author="Wiborg Erik Jacques" w:date="2024-04-03T14:41:00Z"/>
          <w:lang w:val="en-US"/>
        </w:rPr>
      </w:pPr>
    </w:p>
    <w:p w14:paraId="769E60BA" w14:textId="08147341" w:rsidR="000C11D4" w:rsidRDefault="000C11D4" w:rsidP="00927940">
      <w:pPr>
        <w:pStyle w:val="BodyText"/>
        <w:rPr>
          <w:ins w:id="84" w:author="Wiborg Erik Jacques" w:date="2024-04-03T14:42:00Z"/>
          <w:lang w:val="en-US"/>
        </w:rPr>
      </w:pPr>
      <w:ins w:id="85" w:author="Wiborg Erik Jacques" w:date="2024-04-03T14:41:00Z">
        <w:r>
          <w:rPr>
            <w:noProof/>
          </w:rPr>
          <w:lastRenderedPageBreak/>
          <w:drawing>
            <wp:inline distT="0" distB="0" distL="0" distR="0" wp14:anchorId="139627AF" wp14:editId="2FF032FA">
              <wp:extent cx="5759450" cy="3359785"/>
              <wp:effectExtent l="0" t="0" r="0" b="0"/>
              <wp:docPr id="1289799050" name="Picture 1289799050" descr="A diagram of a temperature contro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99050" name="Picture 1" descr="A diagram of a temperature control system&#10;&#10;Description automatically generated"/>
                      <pic:cNvPicPr/>
                    </pic:nvPicPr>
                    <pic:blipFill>
                      <a:blip r:embed="rId22"/>
                      <a:stretch>
                        <a:fillRect/>
                      </a:stretch>
                    </pic:blipFill>
                    <pic:spPr>
                      <a:xfrm>
                        <a:off x="0" y="0"/>
                        <a:ext cx="5759450" cy="3359785"/>
                      </a:xfrm>
                      <a:prstGeom prst="rect">
                        <a:avLst/>
                      </a:prstGeom>
                    </pic:spPr>
                  </pic:pic>
                </a:graphicData>
              </a:graphic>
            </wp:inline>
          </w:drawing>
        </w:r>
      </w:ins>
    </w:p>
    <w:p w14:paraId="207AF362" w14:textId="77777777" w:rsidR="000C11D4" w:rsidRDefault="000C11D4" w:rsidP="00927940">
      <w:pPr>
        <w:pStyle w:val="BodyText"/>
        <w:rPr>
          <w:ins w:id="86" w:author="Wiborg Erik Jacques" w:date="2024-04-03T14:41:00Z"/>
          <w:lang w:val="en-US"/>
        </w:rPr>
      </w:pPr>
    </w:p>
    <w:p w14:paraId="71C84B05" w14:textId="2B5470A6" w:rsidR="000C11D4" w:rsidRDefault="000C11D4" w:rsidP="000C11D4">
      <w:pPr>
        <w:pStyle w:val="Caption"/>
        <w:jc w:val="center"/>
      </w:pPr>
      <w:ins w:id="87" w:author="Wiborg Erik Jacques" w:date="2024-04-03T14:41:00Z">
        <w:r>
          <w:t xml:space="preserve">Figure </w:t>
        </w:r>
      </w:ins>
      <w:r>
        <w:fldChar w:fldCharType="begin"/>
      </w:r>
      <w:r>
        <w:instrText xml:space="preserve"> SEQ Figure \* ARABIC </w:instrText>
      </w:r>
      <w:r>
        <w:fldChar w:fldCharType="separate"/>
      </w:r>
      <w:ins w:id="88" w:author="Wiborg Erik Jacques" w:date="2024-04-03T14:42:00Z">
        <w:r>
          <w:rPr>
            <w:noProof/>
          </w:rPr>
          <w:t>2</w:t>
        </w:r>
      </w:ins>
      <w:del w:id="89" w:author="Wiborg Erik Jacques" w:date="2024-04-03T14:42:00Z">
        <w:r w:rsidDel="000C11D4">
          <w:rPr>
            <w:noProof/>
          </w:rPr>
          <w:delText>1</w:delText>
        </w:r>
      </w:del>
      <w:r>
        <w:fldChar w:fldCharType="end"/>
      </w:r>
      <w:r>
        <w:t xml:space="preserve"> - Example 2 of a cooling system in the functional aspect</w:t>
      </w:r>
    </w:p>
    <w:p w14:paraId="2A0A7986" w14:textId="77777777" w:rsidR="00B92F64" w:rsidRDefault="00B92F64" w:rsidP="00B92F64"/>
    <w:p w14:paraId="3317DA58" w14:textId="77777777" w:rsidR="00B92F64" w:rsidRDefault="00B92F64" w:rsidP="00B92F64"/>
    <w:p w14:paraId="5F7E3CF2" w14:textId="513A0607" w:rsidR="00B92F64" w:rsidRDefault="00B92F64" w:rsidP="00B92F64">
      <w:r>
        <w:rPr>
          <w:noProof/>
        </w:rPr>
        <w:drawing>
          <wp:inline distT="0" distB="0" distL="0" distR="0" wp14:anchorId="309A7AB3" wp14:editId="7432EF9D">
            <wp:extent cx="5759450" cy="3361690"/>
            <wp:effectExtent l="0" t="0" r="0" b="0"/>
            <wp:docPr id="215304573" name="Picture 21530457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04573" name="Picture 1" descr="A diagram of a computer&#10;&#10;Description automatically generated"/>
                    <pic:cNvPicPr/>
                  </pic:nvPicPr>
                  <pic:blipFill>
                    <a:blip r:embed="rId23"/>
                    <a:stretch>
                      <a:fillRect/>
                    </a:stretch>
                  </pic:blipFill>
                  <pic:spPr>
                    <a:xfrm>
                      <a:off x="0" y="0"/>
                      <a:ext cx="5759450" cy="3361690"/>
                    </a:xfrm>
                    <a:prstGeom prst="rect">
                      <a:avLst/>
                    </a:prstGeom>
                  </pic:spPr>
                </pic:pic>
              </a:graphicData>
            </a:graphic>
          </wp:inline>
        </w:drawing>
      </w:r>
    </w:p>
    <w:p w14:paraId="7FAF613C" w14:textId="2E0B165E" w:rsidR="00B92F64" w:rsidRDefault="00B92F64" w:rsidP="00B92F64">
      <w:pPr>
        <w:pStyle w:val="Caption"/>
        <w:jc w:val="center"/>
      </w:pPr>
      <w:r>
        <w:t xml:space="preserve">Figure </w:t>
      </w:r>
      <w:r>
        <w:fldChar w:fldCharType="begin"/>
      </w:r>
      <w:r>
        <w:instrText xml:space="preserve"> SEQ Figure \* ARABIC </w:instrText>
      </w:r>
      <w:r>
        <w:fldChar w:fldCharType="separate"/>
      </w:r>
      <w:ins w:id="90" w:author="Wiborg Erik Jacques" w:date="2024-04-03T15:23:00Z">
        <w:r>
          <w:rPr>
            <w:noProof/>
          </w:rPr>
          <w:t>3</w:t>
        </w:r>
      </w:ins>
      <w:del w:id="91" w:author="Wiborg Erik Jacques" w:date="2024-04-03T15:23:00Z">
        <w:r w:rsidDel="00B92F64">
          <w:rPr>
            <w:noProof/>
          </w:rPr>
          <w:delText>2</w:delText>
        </w:r>
      </w:del>
      <w:r>
        <w:fldChar w:fldCharType="end"/>
      </w:r>
      <w:r>
        <w:t xml:space="preserve"> - Example 3 of a cooling system in the functional aspect, Stator cooling system</w:t>
      </w:r>
    </w:p>
    <w:p w14:paraId="54EAD40A" w14:textId="77777777" w:rsidR="00B92F64" w:rsidRPr="00B92F64" w:rsidRDefault="00B92F64">
      <w:pPr>
        <w:rPr>
          <w:rPrChange w:id="92" w:author="Wiborg Erik Jacques" w:date="2024-04-03T15:22:00Z">
            <w:rPr>
              <w:lang w:val="en-US"/>
            </w:rPr>
          </w:rPrChange>
        </w:rPr>
        <w:pPrChange w:id="93" w:author="Wiborg Erik Jacques" w:date="2024-04-03T15:22:00Z">
          <w:pPr>
            <w:pStyle w:val="Caption"/>
            <w:jc w:val="center"/>
          </w:pPr>
        </w:pPrChange>
      </w:pPr>
    </w:p>
    <w:p w14:paraId="7A6C4118" w14:textId="77777777" w:rsidR="000C11D4" w:rsidRPr="00927940" w:rsidRDefault="000C11D4" w:rsidP="00927940">
      <w:pPr>
        <w:pStyle w:val="BodyText"/>
        <w:rPr>
          <w:lang w:val="en-US"/>
        </w:rPr>
      </w:pPr>
    </w:p>
    <w:p w14:paraId="78D73BC0" w14:textId="02392574" w:rsidR="00514C47" w:rsidRPr="00AB14CB" w:rsidRDefault="000B2DF3" w:rsidP="00F0044A">
      <w:pPr>
        <w:pStyle w:val="BodyText"/>
        <w:ind w:left="360"/>
        <w:rPr>
          <w:b/>
          <w:bCs/>
          <w:lang w:val="en-US"/>
        </w:rPr>
      </w:pPr>
      <w:r w:rsidRPr="00AB14CB">
        <w:rPr>
          <w:b/>
          <w:bCs/>
          <w:lang w:val="en-US"/>
        </w:rPr>
        <w:lastRenderedPageBreak/>
        <w:t>Product aspect:</w:t>
      </w:r>
    </w:p>
    <w:p w14:paraId="0722DDDD" w14:textId="5033D4B1" w:rsidR="000B2DF3" w:rsidRDefault="000B2DF3" w:rsidP="00F0044A">
      <w:pPr>
        <w:pStyle w:val="BodyText"/>
        <w:ind w:left="360"/>
        <w:rPr>
          <w:lang w:val="en-US"/>
        </w:rPr>
      </w:pPr>
    </w:p>
    <w:p w14:paraId="5AC9DA23" w14:textId="249AE76C" w:rsidR="00CE6447" w:rsidRDefault="000B2DF3" w:rsidP="00F7194D">
      <w:pPr>
        <w:pStyle w:val="BodyText"/>
        <w:numPr>
          <w:ilvl w:val="0"/>
          <w:numId w:val="52"/>
        </w:numPr>
        <w:rPr>
          <w:lang w:val="en-US"/>
        </w:rPr>
      </w:pPr>
      <w:r>
        <w:rPr>
          <w:lang w:val="en-US"/>
        </w:rPr>
        <w:t xml:space="preserve">The individual coolers are often part of the assembly of the system being cooled. </w:t>
      </w:r>
      <w:r w:rsidR="00605BA9" w:rsidRPr="00F7194D">
        <w:rPr>
          <w:i/>
          <w:iCs/>
          <w:lang w:val="en-US"/>
        </w:rPr>
        <w:t xml:space="preserve">Example: </w:t>
      </w:r>
      <w:r w:rsidRPr="00F7194D">
        <w:rPr>
          <w:i/>
          <w:iCs/>
          <w:lang w:val="en-US"/>
        </w:rPr>
        <w:t xml:space="preserve"> generator</w:t>
      </w:r>
      <w:r w:rsidR="00605BA9" w:rsidRPr="00F7194D">
        <w:rPr>
          <w:i/>
          <w:iCs/>
          <w:lang w:val="en-US"/>
        </w:rPr>
        <w:t xml:space="preserve"> stator</w:t>
      </w:r>
      <w:r w:rsidRPr="00F7194D">
        <w:rPr>
          <w:i/>
          <w:iCs/>
          <w:lang w:val="en-US"/>
        </w:rPr>
        <w:t xml:space="preserve"> coolers are part of the</w:t>
      </w:r>
      <w:r w:rsidR="00605BA9" w:rsidRPr="00F7194D">
        <w:rPr>
          <w:i/>
          <w:iCs/>
          <w:lang w:val="en-US"/>
        </w:rPr>
        <w:t xml:space="preserve"> stator system (=A1.RA1.R</w:t>
      </w:r>
      <w:r w:rsidR="00582C62" w:rsidRPr="00F7194D">
        <w:rPr>
          <w:i/>
          <w:iCs/>
          <w:lang w:val="en-US"/>
        </w:rPr>
        <w:t>K1.ECA1</w:t>
      </w:r>
      <w:r w:rsidR="005F3B34" w:rsidRPr="00F7194D">
        <w:rPr>
          <w:i/>
          <w:iCs/>
          <w:lang w:val="en-US"/>
        </w:rPr>
        <w:t>)</w:t>
      </w:r>
      <w:r w:rsidR="00F7194D" w:rsidRPr="00F7194D">
        <w:rPr>
          <w:i/>
          <w:iCs/>
          <w:lang w:val="en-US"/>
        </w:rPr>
        <w:t>.</w:t>
      </w:r>
      <w:r w:rsidR="00F7194D">
        <w:rPr>
          <w:lang w:val="en-US"/>
        </w:rPr>
        <w:t xml:space="preserve"> Complex implementation may warrant the use of a technical system H</w:t>
      </w:r>
      <w:r w:rsidR="002107B4">
        <w:rPr>
          <w:lang w:val="en-US"/>
        </w:rPr>
        <w:t xml:space="preserve">E to group </w:t>
      </w:r>
      <w:r w:rsidR="002107B4" w:rsidRPr="002107B4">
        <w:rPr>
          <w:lang w:val="en-US"/>
        </w:rPr>
        <w:t>them (=A1.RA1.RK1.</w:t>
      </w:r>
      <w:r w:rsidR="00CE6447">
        <w:rPr>
          <w:lang w:val="en-US"/>
        </w:rPr>
        <w:t>HE1.</w:t>
      </w:r>
      <w:r w:rsidR="002107B4" w:rsidRPr="002107B4">
        <w:rPr>
          <w:lang w:val="en-US"/>
        </w:rPr>
        <w:t>ECA1).</w:t>
      </w:r>
    </w:p>
    <w:p w14:paraId="2DBE7E40" w14:textId="4ED7A889" w:rsidR="00D51F54" w:rsidRDefault="00CE6447" w:rsidP="00F7194D">
      <w:pPr>
        <w:pStyle w:val="BodyText"/>
        <w:numPr>
          <w:ilvl w:val="0"/>
          <w:numId w:val="52"/>
        </w:numPr>
        <w:rPr>
          <w:lang w:val="en-US"/>
        </w:rPr>
      </w:pPr>
      <w:r>
        <w:rPr>
          <w:lang w:val="en-US"/>
        </w:rPr>
        <w:t xml:space="preserve">The system supplying the cooling medium </w:t>
      </w:r>
      <w:r w:rsidR="00F258AE">
        <w:rPr>
          <w:lang w:val="en-US"/>
        </w:rPr>
        <w:t xml:space="preserve">is a separate system. It includes </w:t>
      </w:r>
      <w:r w:rsidR="005815B6">
        <w:rPr>
          <w:lang w:val="en-US"/>
        </w:rPr>
        <w:t>storage, treatment and distribution of the medium</w:t>
      </w:r>
      <w:r w:rsidR="00075016">
        <w:rPr>
          <w:lang w:val="en-US"/>
        </w:rPr>
        <w:t>.</w:t>
      </w:r>
    </w:p>
    <w:p w14:paraId="06FD835B" w14:textId="77777777" w:rsidR="000B15A3" w:rsidRDefault="000B15A3" w:rsidP="000B15A3">
      <w:pPr>
        <w:pStyle w:val="BodyText"/>
        <w:ind w:left="1080"/>
        <w:rPr>
          <w:lang w:val="en-US"/>
        </w:rPr>
      </w:pPr>
    </w:p>
    <w:p w14:paraId="26A81BC3" w14:textId="5247E103" w:rsidR="00F0044A" w:rsidRDefault="00D51F54" w:rsidP="009B7C96">
      <w:pPr>
        <w:pStyle w:val="BodyText"/>
        <w:rPr>
          <w:ins w:id="94" w:author="Erik Jacques Wiborg" w:date="2024-01-24T11:06:00Z"/>
          <w:lang w:val="en-US"/>
        </w:rPr>
      </w:pPr>
      <w:r>
        <w:rPr>
          <w:noProof/>
        </w:rPr>
        <mc:AlternateContent>
          <mc:Choice Requires="wps">
            <w:drawing>
              <wp:anchor distT="0" distB="0" distL="114300" distR="114300" simplePos="0" relativeHeight="251658240" behindDoc="0" locked="0" layoutInCell="1" allowOverlap="1" wp14:anchorId="2EFFBEB4" wp14:editId="34035F81">
                <wp:simplePos x="0" y="0"/>
                <wp:positionH relativeFrom="column">
                  <wp:posOffset>869950</wp:posOffset>
                </wp:positionH>
                <wp:positionV relativeFrom="paragraph">
                  <wp:posOffset>3408680</wp:posOffset>
                </wp:positionV>
                <wp:extent cx="4018280" cy="635"/>
                <wp:effectExtent l="0" t="0" r="0" b="0"/>
                <wp:wrapTopAndBottom/>
                <wp:docPr id="565310898" name="Text Box 565310898"/>
                <wp:cNvGraphicFramePr/>
                <a:graphic xmlns:a="http://schemas.openxmlformats.org/drawingml/2006/main">
                  <a:graphicData uri="http://schemas.microsoft.com/office/word/2010/wordprocessingShape">
                    <wps:wsp>
                      <wps:cNvSpPr txBox="1"/>
                      <wps:spPr>
                        <a:xfrm>
                          <a:off x="0" y="0"/>
                          <a:ext cx="4018280" cy="635"/>
                        </a:xfrm>
                        <a:prstGeom prst="rect">
                          <a:avLst/>
                        </a:prstGeom>
                        <a:solidFill>
                          <a:prstClr val="white"/>
                        </a:solidFill>
                        <a:ln>
                          <a:noFill/>
                        </a:ln>
                      </wps:spPr>
                      <wps:txbx>
                        <w:txbxContent>
                          <w:p w14:paraId="23B57A7E" w14:textId="59889A73" w:rsidR="00D51F54" w:rsidRPr="00CF7407" w:rsidRDefault="00D51F54" w:rsidP="00D51F54">
                            <w:pPr>
                              <w:pStyle w:val="Caption"/>
                              <w:rPr>
                                <w:noProof/>
                                <w:sz w:val="20"/>
                                <w:szCs w:val="20"/>
                              </w:rPr>
                            </w:pPr>
                            <w:r>
                              <w:t xml:space="preserve">Figure </w:t>
                            </w:r>
                            <w:r>
                              <w:fldChar w:fldCharType="begin"/>
                            </w:r>
                            <w:r>
                              <w:instrText xml:space="preserve"> SEQ Figure \* ARABIC </w:instrText>
                            </w:r>
                            <w:r>
                              <w:fldChar w:fldCharType="separate"/>
                            </w:r>
                            <w:r>
                              <w:rPr>
                                <w:noProof/>
                              </w:rPr>
                              <w:t>2</w:t>
                            </w:r>
                            <w:r>
                              <w:fldChar w:fldCharType="end"/>
                            </w:r>
                            <w:r>
                              <w:t xml:space="preserve"> - Example of a cooling system in the product aspect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FFBEB4" id="_x0000_t202" coordsize="21600,21600" o:spt="202" path="m,l,21600r21600,l21600,xe">
                <v:stroke joinstyle="miter"/>
                <v:path gradientshapeok="t" o:connecttype="rect"/>
              </v:shapetype>
              <v:shape id="Text Box 565310898" o:spid="_x0000_s1026" type="#_x0000_t202" style="position:absolute;margin-left:68.5pt;margin-top:268.4pt;width:316.4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3LFQIAADgEAAAOAAAAZHJzL2Uyb0RvYy54bWysU8Fu2zAMvQ/YPwi6L06yrS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" stroked="f">
                <v:textbox style="mso-fit-shape-to-text:t" inset="0,0,0,0">
                  <w:txbxContent>
                    <w:p w14:paraId="23B57A7E" w14:textId="59889A73" w:rsidR="00D51F54" w:rsidRPr="00CF7407" w:rsidRDefault="00D51F54" w:rsidP="00D51F54">
                      <w:pPr>
                        <w:pStyle w:val="Caption"/>
                        <w:rPr>
                          <w:noProof/>
                          <w:sz w:val="20"/>
                          <w:szCs w:val="20"/>
                        </w:rPr>
                      </w:pPr>
                      <w:r>
                        <w:t xml:space="preserve">Figure </w:t>
                      </w:r>
                      <w:r>
                        <w:fldChar w:fldCharType="begin"/>
                      </w:r>
                      <w:r>
                        <w:instrText xml:space="preserve"> SEQ Figure \* ARABIC </w:instrText>
                      </w:r>
                      <w:r>
                        <w:fldChar w:fldCharType="separate"/>
                      </w:r>
                      <w:r>
                        <w:rPr>
                          <w:noProof/>
                        </w:rPr>
                        <w:t>2</w:t>
                      </w:r>
                      <w:r>
                        <w:fldChar w:fldCharType="end"/>
                      </w:r>
                      <w:r>
                        <w:t xml:space="preserve"> - Example of a cooling system in the product aspect</w:t>
                      </w:r>
                    </w:p>
                  </w:txbxContent>
                </v:textbox>
                <w10:wrap type="topAndBottom"/>
              </v:shape>
            </w:pict>
          </mc:Fallback>
        </mc:AlternateContent>
      </w:r>
      <w:r>
        <w:rPr>
          <w:noProof/>
        </w:rPr>
        <w:drawing>
          <wp:anchor distT="0" distB="0" distL="114300" distR="114300" simplePos="0" relativeHeight="251658241" behindDoc="0" locked="0" layoutInCell="1" allowOverlap="1" wp14:anchorId="349BC809" wp14:editId="251C6BE1">
            <wp:simplePos x="0" y="0"/>
            <wp:positionH relativeFrom="margin">
              <wp:align>center</wp:align>
            </wp:positionH>
            <wp:positionV relativeFrom="paragraph">
              <wp:posOffset>65405</wp:posOffset>
            </wp:positionV>
            <wp:extent cx="4018280" cy="3286125"/>
            <wp:effectExtent l="0" t="0" r="1270" b="9525"/>
            <wp:wrapTopAndBottom/>
            <wp:docPr id="536219057" name="Picture 536219057" descr="A diagram of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19057" name="Picture 1" descr="A diagram of a fa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18280" cy="3286125"/>
                    </a:xfrm>
                    <a:prstGeom prst="rect">
                      <a:avLst/>
                    </a:prstGeom>
                  </pic:spPr>
                </pic:pic>
              </a:graphicData>
            </a:graphic>
            <wp14:sizeRelH relativeFrom="margin">
              <wp14:pctWidth>0</wp14:pctWidth>
            </wp14:sizeRelH>
            <wp14:sizeRelV relativeFrom="margin">
              <wp14:pctHeight>0</wp14:pctHeight>
            </wp14:sizeRelV>
          </wp:anchor>
        </w:drawing>
      </w:r>
      <w:r w:rsidR="002107B4">
        <w:rPr>
          <w:lang w:val="en-US"/>
        </w:rPr>
        <w:t xml:space="preserve"> </w:t>
      </w:r>
      <w:r w:rsidR="00F7194D">
        <w:rPr>
          <w:lang w:val="en-US"/>
        </w:rPr>
        <w:t xml:space="preserve">  </w:t>
      </w:r>
      <w:r w:rsidR="000B2DF3">
        <w:rPr>
          <w:lang w:val="en-US"/>
        </w:rPr>
        <w:t xml:space="preserve"> </w:t>
      </w:r>
    </w:p>
    <w:p w14:paraId="461E609D" w14:textId="6A2030A7" w:rsidR="00483AD6" w:rsidRPr="00483AD6" w:rsidRDefault="00483AD6">
      <w:pPr>
        <w:pStyle w:val="BodyText"/>
        <w:ind w:left="360"/>
        <w:rPr>
          <w:ins w:id="95" w:author="Erik Jacques Wiborg" w:date="2024-01-24T11:07:00Z"/>
          <w:b/>
          <w:bCs/>
          <w:lang w:val="en-US"/>
          <w:rPrChange w:id="96" w:author="Erik Jacques Wiborg" w:date="2024-01-24T11:07:00Z">
            <w:rPr>
              <w:ins w:id="97" w:author="Erik Jacques Wiborg" w:date="2024-01-24T11:07:00Z"/>
              <w:lang w:val="en-US"/>
            </w:rPr>
          </w:rPrChange>
        </w:rPr>
        <w:pPrChange w:id="98" w:author="Erik Jacques Wiborg" w:date="2024-01-24T11:07:00Z">
          <w:pPr>
            <w:pStyle w:val="BodyText"/>
          </w:pPr>
        </w:pPrChange>
      </w:pPr>
      <w:ins w:id="99" w:author="Erik Jacques Wiborg" w:date="2024-01-24T11:07:00Z">
        <w:r w:rsidRPr="00483AD6">
          <w:rPr>
            <w:b/>
            <w:bCs/>
            <w:lang w:val="en-US"/>
            <w:rPrChange w:id="100" w:author="Erik Jacques Wiborg" w:date="2024-01-24T11:07:00Z">
              <w:rPr>
                <w:lang w:val="en-US"/>
              </w:rPr>
            </w:rPrChange>
          </w:rPr>
          <w:t>Numbering/instantiation:</w:t>
        </w:r>
      </w:ins>
    </w:p>
    <w:p w14:paraId="14B41310" w14:textId="77777777" w:rsidR="00483AD6" w:rsidRDefault="00483AD6" w:rsidP="009B7C96">
      <w:pPr>
        <w:pStyle w:val="BodyText"/>
        <w:rPr>
          <w:ins w:id="101" w:author="Erik Jacques Wiborg" w:date="2024-01-24T11:07:00Z"/>
          <w:lang w:val="en-US"/>
        </w:rPr>
      </w:pPr>
    </w:p>
    <w:p w14:paraId="0D49C914" w14:textId="36192BE8" w:rsidR="00483AD6" w:rsidRDefault="00483AD6" w:rsidP="009B7C96">
      <w:pPr>
        <w:pStyle w:val="BodyText"/>
        <w:rPr>
          <w:ins w:id="102" w:author="Erik Jacques Wiborg" w:date="2024-01-24T11:07:00Z"/>
          <w:lang w:val="en-US"/>
        </w:rPr>
      </w:pPr>
      <w:ins w:id="103" w:author="Erik Jacques Wiborg" w:date="2024-01-24T11:07:00Z">
        <w:r>
          <w:rPr>
            <w:lang w:val="en-US"/>
          </w:rPr>
          <w:t>With the general terms that “1” is upstream and “2” is downstream</w:t>
        </w:r>
        <w:r w:rsidR="00DA0259">
          <w:rPr>
            <w:lang w:val="en-US"/>
          </w:rPr>
          <w:t>:</w:t>
        </w:r>
      </w:ins>
    </w:p>
    <w:p w14:paraId="0F5419EF" w14:textId="77777777" w:rsidR="00DA0259" w:rsidRDefault="00DA0259" w:rsidP="009B7C96">
      <w:pPr>
        <w:pStyle w:val="BodyText"/>
        <w:rPr>
          <w:ins w:id="104" w:author="Erik Jacques Wiborg" w:date="2024-01-24T11:07:00Z"/>
          <w:lang w:val="en-US"/>
        </w:rPr>
      </w:pPr>
    </w:p>
    <w:p w14:paraId="79F2957C" w14:textId="12F51EFD" w:rsidR="00DA0259" w:rsidRDefault="00DA0259">
      <w:pPr>
        <w:pStyle w:val="BodyText"/>
        <w:numPr>
          <w:ilvl w:val="0"/>
          <w:numId w:val="56"/>
        </w:numPr>
        <w:rPr>
          <w:ins w:id="105" w:author="Erik Jacques Wiborg" w:date="2024-01-24T11:07:00Z"/>
          <w:lang w:val="en-US"/>
        </w:rPr>
        <w:pPrChange w:id="106" w:author="Erik Jacques Wiborg" w:date="2024-01-24T11:08:00Z">
          <w:pPr>
            <w:pStyle w:val="BodyText"/>
          </w:pPr>
        </w:pPrChange>
      </w:pPr>
      <w:ins w:id="107" w:author="Erik Jacques Wiborg" w:date="2024-01-24T11:07:00Z">
        <w:r>
          <w:rPr>
            <w:lang w:val="en-US"/>
          </w:rPr>
          <w:t xml:space="preserve">A cooling system cold </w:t>
        </w:r>
      </w:ins>
      <w:ins w:id="108" w:author="Erik Jacques Wiborg" w:date="2024-01-24T11:08:00Z">
        <w:r>
          <w:rPr>
            <w:lang w:val="en-US"/>
          </w:rPr>
          <w:t xml:space="preserve">side should </w:t>
        </w:r>
        <w:r w:rsidR="00C24BE0">
          <w:rPr>
            <w:lang w:val="en-US"/>
          </w:rPr>
          <w:t>be instantiated “1”</w:t>
        </w:r>
      </w:ins>
    </w:p>
    <w:p w14:paraId="7925949B" w14:textId="2A40B267" w:rsidR="006F3E30" w:rsidRDefault="006F3E30">
      <w:pPr>
        <w:pStyle w:val="BodyText"/>
        <w:numPr>
          <w:ilvl w:val="0"/>
          <w:numId w:val="56"/>
        </w:numPr>
        <w:rPr>
          <w:ins w:id="109" w:author="Erik Jacques Wiborg" w:date="2024-01-24T11:08:00Z"/>
          <w:lang w:val="en-US"/>
        </w:rPr>
        <w:pPrChange w:id="110" w:author="Erik Jacques Wiborg" w:date="2024-01-24T11:08:00Z">
          <w:pPr>
            <w:pStyle w:val="BodyText"/>
          </w:pPr>
        </w:pPrChange>
      </w:pPr>
      <w:ins w:id="111" w:author="Erik Jacques Wiborg" w:date="2024-01-24T11:08:00Z">
        <w:r>
          <w:rPr>
            <w:lang w:val="en-US"/>
          </w:rPr>
          <w:t>A heating system warm side should be instantiated “1”</w:t>
        </w:r>
      </w:ins>
    </w:p>
    <w:p w14:paraId="2F129901" w14:textId="77777777" w:rsidR="000B15A3" w:rsidRDefault="000B15A3" w:rsidP="009B7C96">
      <w:pPr>
        <w:pStyle w:val="BodyText"/>
        <w:rPr>
          <w:lang w:val="en-US"/>
        </w:rPr>
      </w:pPr>
    </w:p>
    <w:p w14:paraId="38CE0228" w14:textId="0C0BCD2F" w:rsidR="00483AD6" w:rsidRDefault="000B15A3" w:rsidP="009B7C96">
      <w:pPr>
        <w:pStyle w:val="BodyText"/>
        <w:rPr>
          <w:lang w:val="en-US"/>
        </w:rPr>
      </w:pPr>
      <w:r>
        <w:rPr>
          <w:lang w:val="en-US"/>
        </w:rPr>
        <w:t xml:space="preserve">Note that oil in bearings are considered friction reduction systems, not cooling systems (even though it does that too). </w:t>
      </w:r>
    </w:p>
    <w:p w14:paraId="089353CE" w14:textId="253FCE7A" w:rsidR="009231B1" w:rsidRDefault="009231B1" w:rsidP="00406D98">
      <w:pPr>
        <w:pStyle w:val="Heading3"/>
        <w:rPr>
          <w:ins w:id="112" w:author="Wiborg Erik Jacques" w:date="2024-02-28T14:27:00Z"/>
        </w:rPr>
      </w:pPr>
      <w:ins w:id="113" w:author="Wiborg Erik Jacques" w:date="2024-02-28T14:27:00Z">
        <w:r>
          <w:t>KA Gate/valve systems</w:t>
        </w:r>
      </w:ins>
    </w:p>
    <w:p w14:paraId="62D11C5D" w14:textId="77777777" w:rsidR="00C6214D" w:rsidRDefault="00C6214D" w:rsidP="00C6214D">
      <w:pPr>
        <w:pStyle w:val="BodyText"/>
        <w:rPr>
          <w:ins w:id="114" w:author="Wiborg Erik Jacques" w:date="2024-02-28T14:28:00Z"/>
        </w:rPr>
      </w:pPr>
    </w:p>
    <w:p w14:paraId="5CF42C21" w14:textId="2C0202EB" w:rsidR="00C6214D" w:rsidRDefault="00C6214D" w:rsidP="00C6214D">
      <w:pPr>
        <w:pStyle w:val="BodyText"/>
        <w:rPr>
          <w:ins w:id="115" w:author="Wiborg Erik Jacques" w:date="2024-02-28T14:29:00Z"/>
        </w:rPr>
      </w:pPr>
      <w:ins w:id="116" w:author="Wiborg Erik Jacques" w:date="2024-02-28T14:27:00Z">
        <w:r>
          <w:t>Th</w:t>
        </w:r>
      </w:ins>
      <w:ins w:id="117" w:author="Wiborg Erik Jacques" w:date="2024-02-28T14:28:00Z">
        <w:r>
          <w:t>e following chapters</w:t>
        </w:r>
        <w:r w:rsidR="00721645">
          <w:t xml:space="preserve"> show the different types of gates and valves</w:t>
        </w:r>
        <w:r>
          <w:t xml:space="preserve"> </w:t>
        </w:r>
      </w:ins>
    </w:p>
    <w:p w14:paraId="468674AE" w14:textId="524A2291" w:rsidR="00721645" w:rsidRDefault="00721645" w:rsidP="00C6214D">
      <w:pPr>
        <w:pStyle w:val="BodyText"/>
        <w:rPr>
          <w:ins w:id="118" w:author="Wiborg Erik Jacques" w:date="2024-02-28T14:30:00Z"/>
        </w:rPr>
      </w:pPr>
      <w:ins w:id="119" w:author="Wiborg Erik Jacques" w:date="2024-02-28T14:29:00Z">
        <w:r>
          <w:t xml:space="preserve">Most gate systems include a </w:t>
        </w:r>
        <w:r w:rsidR="00FB283C">
          <w:t>trash rack (grating). This is a subsystem to the gate systems</w:t>
        </w:r>
      </w:ins>
    </w:p>
    <w:p w14:paraId="352C4AE4" w14:textId="3C5773F2" w:rsidR="0081087F" w:rsidDel="00C6089A" w:rsidRDefault="0081087F" w:rsidP="00C6214D">
      <w:pPr>
        <w:pStyle w:val="BodyText"/>
        <w:rPr>
          <w:ins w:id="120" w:author="Wiborg Erik Jacques" w:date="2024-02-28T14:30:00Z"/>
          <w:del w:id="121" w:author="Erik Jacques Wiborg" w:date="2024-02-28T14:37:00Z"/>
        </w:rPr>
      </w:pPr>
      <w:ins w:id="122" w:author="Wiborg Erik Jacques" w:date="2024-02-28T14:30:00Z">
        <w:r>
          <w:t xml:space="preserve">e.g. </w:t>
        </w:r>
      </w:ins>
    </w:p>
    <w:p w14:paraId="72DE1112" w14:textId="66AE5D1E" w:rsidR="0081087F" w:rsidRDefault="0081087F" w:rsidP="00C6214D">
      <w:pPr>
        <w:pStyle w:val="BodyText"/>
        <w:rPr>
          <w:ins w:id="123" w:author="Erik Jacques Wiborg" w:date="2024-02-28T14:37:00Z"/>
        </w:rPr>
      </w:pPr>
      <w:ins w:id="124" w:author="Wiborg Erik Jacques" w:date="2024-02-28T14:30:00Z">
        <w:r>
          <w:t xml:space="preserve"> </w:t>
        </w:r>
      </w:ins>
      <w:ins w:id="125" w:author="Erik Jacques Wiborg" w:date="2024-02-28T14:37:00Z">
        <w:r w:rsidR="00C6089A">
          <w:t>=</w:t>
        </w:r>
      </w:ins>
      <w:ins w:id="126" w:author="Wiborg Erik Jacques" w:date="2024-02-28T14:30:00Z">
        <w:r>
          <w:t>A1.KA1.H</w:t>
        </w:r>
        <w:del w:id="127" w:author="Erik Jacques Wiborg" w:date="2024-02-28T14:37:00Z">
          <w:r w:rsidDel="00C074A0">
            <w:delText>BO</w:delText>
          </w:r>
        </w:del>
      </w:ins>
      <w:ins w:id="128" w:author="Erik Jacques Wiborg" w:date="2024-02-28T14:37:00Z">
        <w:r w:rsidR="00C074A0">
          <w:t>QB1</w:t>
        </w:r>
      </w:ins>
    </w:p>
    <w:p w14:paraId="31ECBCF5" w14:textId="77777777" w:rsidR="00C6089A" w:rsidRDefault="00C6089A" w:rsidP="00C6214D">
      <w:pPr>
        <w:pStyle w:val="BodyText"/>
        <w:rPr>
          <w:ins w:id="129" w:author="Erik Jacques Wiborg" w:date="2024-02-28T14:37:00Z"/>
        </w:rPr>
      </w:pPr>
    </w:p>
    <w:p w14:paraId="04EC9AD6" w14:textId="0F86250F" w:rsidR="00C6089A" w:rsidRPr="00C6214D" w:rsidDel="00C6089A" w:rsidRDefault="00C6089A">
      <w:pPr>
        <w:pStyle w:val="BodyText"/>
        <w:rPr>
          <w:ins w:id="130" w:author="Wiborg Erik Jacques" w:date="2024-02-28T14:27:00Z"/>
          <w:del w:id="131" w:author="Erik Jacques Wiborg" w:date="2024-02-28T14:37:00Z"/>
        </w:rPr>
        <w:pPrChange w:id="132" w:author="Wiborg Erik Jacques" w:date="2024-02-28T14:27:00Z">
          <w:pPr>
            <w:pStyle w:val="Heading3"/>
          </w:pPr>
        </w:pPrChange>
      </w:pPr>
    </w:p>
    <w:p w14:paraId="4F792FCF" w14:textId="4CAD7C1A" w:rsidR="00406D98" w:rsidRPr="00FE0E7F" w:rsidRDefault="00FF6641" w:rsidP="00406D98">
      <w:pPr>
        <w:pStyle w:val="Heading3"/>
        <w:rPr>
          <w:ins w:id="133" w:author="Erik Jacques Wiborg" w:date="2024-01-23T09:56:00Z"/>
          <w:lang w:val="sv-SE"/>
        </w:rPr>
      </w:pPr>
      <w:ins w:id="134" w:author="Erik Jacques Wiborg" w:date="2024-01-24T13:49:00Z">
        <w:r w:rsidRPr="00FE0E7F">
          <w:rPr>
            <w:lang w:val="sv-SE"/>
          </w:rPr>
          <w:lastRenderedPageBreak/>
          <w:t>An.</w:t>
        </w:r>
      </w:ins>
      <w:commentRangeStart w:id="135"/>
      <w:commentRangeStart w:id="136"/>
      <w:ins w:id="137" w:author="Erik Jacques Wiborg" w:date="2024-01-23T09:56:00Z">
        <w:r w:rsidR="00406D98" w:rsidRPr="00FE0E7F">
          <w:rPr>
            <w:lang w:val="sv-SE"/>
          </w:rPr>
          <w:t>KA Main Inlet Valve</w:t>
        </w:r>
      </w:ins>
      <w:commentRangeEnd w:id="135"/>
      <w:r w:rsidR="00FE0E7F" w:rsidRPr="00FE0E7F">
        <w:rPr>
          <w:lang w:val="sv-SE"/>
        </w:rPr>
        <w:t xml:space="preserve"> </w:t>
      </w:r>
      <w:r w:rsidR="00FE0E7F">
        <w:rPr>
          <w:lang w:val="sv-SE"/>
        </w:rPr>
        <w:t>(MIV)</w:t>
      </w:r>
      <w:r w:rsidR="00860C4A">
        <w:rPr>
          <w:rStyle w:val="CommentReference"/>
        </w:rPr>
        <w:commentReference w:id="135"/>
      </w:r>
      <w:commentRangeEnd w:id="136"/>
      <w:r w:rsidR="00406D98">
        <w:rPr>
          <w:rStyle w:val="CommentReference"/>
        </w:rPr>
        <w:commentReference w:id="136"/>
      </w:r>
    </w:p>
    <w:p w14:paraId="2504F1F5" w14:textId="73F36A1D" w:rsidR="00367723" w:rsidRPr="00FE0E7F" w:rsidRDefault="00367723">
      <w:pPr>
        <w:pStyle w:val="BodyText"/>
        <w:rPr>
          <w:ins w:id="140" w:author="Erik Jacques Wiborg" w:date="2024-01-23T09:56:00Z"/>
          <w:lang w:val="sv-SE"/>
        </w:rPr>
        <w:pPrChange w:id="141" w:author="Erik Jacques Wiborg" w:date="2024-01-23T09:56:00Z">
          <w:pPr>
            <w:pStyle w:val="Heading3"/>
          </w:pPr>
        </w:pPrChange>
      </w:pPr>
    </w:p>
    <w:p w14:paraId="36AFBE33" w14:textId="77777777" w:rsidR="00FF086B" w:rsidRPr="00C32FF6" w:rsidRDefault="00FF086B" w:rsidP="00406D98">
      <w:pPr>
        <w:pStyle w:val="BodyText"/>
        <w:ind w:left="360"/>
        <w:rPr>
          <w:b/>
          <w:bCs/>
          <w:lang w:val="sv-SE"/>
        </w:rPr>
      </w:pPr>
    </w:p>
    <w:p w14:paraId="772BEA64" w14:textId="4FF66AA2" w:rsidR="00406D98" w:rsidRDefault="00406D98" w:rsidP="00406D98">
      <w:pPr>
        <w:pStyle w:val="BodyText"/>
        <w:ind w:left="360"/>
        <w:rPr>
          <w:ins w:id="142" w:author="Erik Jacques Wiborg" w:date="2024-01-23T09:57:00Z"/>
          <w:b/>
          <w:bCs/>
          <w:lang w:val="en-US"/>
        </w:rPr>
      </w:pPr>
      <w:ins w:id="143" w:author="Erik Jacques Wiborg" w:date="2024-01-23T09:56:00Z">
        <w:r w:rsidRPr="00367723">
          <w:rPr>
            <w:b/>
            <w:bCs/>
            <w:lang w:val="en-US"/>
            <w:rPrChange w:id="144" w:author="Erik Jacques Wiborg" w:date="2024-01-23T09:56:00Z">
              <w:rPr>
                <w:lang w:val="en-US"/>
              </w:rPr>
            </w:rPrChange>
          </w:rPr>
          <w:t xml:space="preserve">On the bypass system -A1.KA1.JB1 / =A1.KA1.JB1 </w:t>
        </w:r>
      </w:ins>
    </w:p>
    <w:p w14:paraId="2F43513A" w14:textId="77777777" w:rsidR="00831F0A" w:rsidRDefault="00831F0A" w:rsidP="00406D98">
      <w:pPr>
        <w:pStyle w:val="BodyText"/>
        <w:ind w:left="360"/>
        <w:rPr>
          <w:ins w:id="145" w:author="Erik Jacques Wiborg" w:date="2024-01-23T09:57:00Z"/>
          <w:b/>
          <w:bCs/>
          <w:lang w:val="en-US"/>
        </w:rPr>
      </w:pPr>
    </w:p>
    <w:p w14:paraId="55CF90B2" w14:textId="3E359B42" w:rsidR="00831F0A" w:rsidRDefault="00831F0A" w:rsidP="00831F0A">
      <w:pPr>
        <w:pStyle w:val="BodyText"/>
        <w:numPr>
          <w:ilvl w:val="0"/>
          <w:numId w:val="50"/>
        </w:numPr>
        <w:rPr>
          <w:ins w:id="146" w:author="Erik Jacques Wiborg" w:date="2024-01-23T09:59:00Z"/>
          <w:lang w:val="en-US"/>
        </w:rPr>
      </w:pPr>
      <w:ins w:id="147" w:author="Erik Jacques Wiborg" w:date="2024-01-23T09:58:00Z">
        <w:r w:rsidRPr="00831F0A">
          <w:rPr>
            <w:lang w:val="en-US"/>
            <w:rPrChange w:id="148" w:author="Erik Jacques Wiborg" w:date="2024-01-23T09:58:00Z">
              <w:rPr>
                <w:b/>
                <w:bCs/>
                <w:lang w:val="en-US"/>
              </w:rPr>
            </w:rPrChange>
          </w:rPr>
          <w:t xml:space="preserve">Usually </w:t>
        </w:r>
        <w:r>
          <w:rPr>
            <w:lang w:val="en-US"/>
          </w:rPr>
          <w:t xml:space="preserve">the bypass system will be equipped with a manual closing valve (for maintenance purposes). This valve </w:t>
        </w:r>
        <w:r w:rsidR="004B35E3">
          <w:rPr>
            <w:lang w:val="en-US"/>
          </w:rPr>
          <w:t>should be assigned the number 2</w:t>
        </w:r>
      </w:ins>
      <w:ins w:id="149" w:author="Erik Jacques Wiborg" w:date="2024-01-23T09:59:00Z">
        <w:r w:rsidR="004B35E3">
          <w:rPr>
            <w:lang w:val="en-US"/>
          </w:rPr>
          <w:t xml:space="preserve"> (i.e. </w:t>
        </w:r>
        <w:r w:rsidR="004B35E3" w:rsidRPr="004B35E3">
          <w:rPr>
            <w:lang w:val="en-US"/>
            <w:rPrChange w:id="150" w:author="Erik Jacques Wiborg" w:date="2024-01-23T09:59:00Z">
              <w:rPr>
                <w:b/>
                <w:bCs/>
                <w:lang w:val="en-US"/>
              </w:rPr>
            </w:rPrChange>
          </w:rPr>
          <w:t>=A1.KA1.JB1.QMA</w:t>
        </w:r>
        <w:r w:rsidR="007E3C47">
          <w:rPr>
            <w:lang w:val="en-US"/>
          </w:rPr>
          <w:t>2</w:t>
        </w:r>
        <w:r w:rsidR="004B35E3">
          <w:rPr>
            <w:lang w:val="en-US"/>
          </w:rPr>
          <w:t xml:space="preserve"> / </w:t>
        </w:r>
        <w:r w:rsidR="004B35E3" w:rsidRPr="00931F68">
          <w:rPr>
            <w:lang w:val="en-US"/>
          </w:rPr>
          <w:t>=A1.KA1.JB1.QMA</w:t>
        </w:r>
        <w:r w:rsidR="007E3C47">
          <w:rPr>
            <w:lang w:val="en-US"/>
          </w:rPr>
          <w:t>2)</w:t>
        </w:r>
      </w:ins>
      <w:ins w:id="151" w:author="Erik Jacques Wiborg" w:date="2024-01-23T09:58:00Z">
        <w:r w:rsidR="004B35E3">
          <w:rPr>
            <w:lang w:val="en-US"/>
          </w:rPr>
          <w:t>.</w:t>
        </w:r>
      </w:ins>
    </w:p>
    <w:p w14:paraId="5AA89F36" w14:textId="7B3D5E46" w:rsidR="007E3C47" w:rsidRPr="00831F0A" w:rsidRDefault="007E3C47">
      <w:pPr>
        <w:pStyle w:val="BodyText"/>
        <w:ind w:left="1080"/>
        <w:rPr>
          <w:ins w:id="152" w:author="Erik Jacques Wiborg" w:date="2024-01-23T09:56:00Z"/>
          <w:lang w:val="en-US"/>
        </w:rPr>
        <w:pPrChange w:id="153" w:author="Erik Jacques Wiborg" w:date="2024-01-23T09:59:00Z">
          <w:pPr>
            <w:pStyle w:val="BodyText"/>
            <w:ind w:left="360"/>
          </w:pPr>
        </w:pPrChange>
      </w:pPr>
    </w:p>
    <w:p w14:paraId="6ACC087E" w14:textId="22FD4765" w:rsidR="00406D98" w:rsidRDefault="00367723">
      <w:pPr>
        <w:pStyle w:val="BodyText"/>
        <w:numPr>
          <w:ilvl w:val="0"/>
          <w:numId w:val="50"/>
        </w:numPr>
        <w:rPr>
          <w:lang w:val="en-US"/>
        </w:rPr>
      </w:pPr>
      <w:ins w:id="154" w:author="Erik Jacques Wiborg" w:date="2024-01-23T09:56:00Z">
        <w:r>
          <w:rPr>
            <w:lang w:val="en-US"/>
          </w:rPr>
          <w:t xml:space="preserve">There </w:t>
        </w:r>
      </w:ins>
      <w:ins w:id="155" w:author="Erik Jacques Wiborg" w:date="2024-01-23T09:57:00Z">
        <w:r>
          <w:rPr>
            <w:lang w:val="en-US"/>
          </w:rPr>
          <w:t xml:space="preserve">are multiple pressure measurements required for operation of the bypass system. Notably pressure measurements upstream and downstream the </w:t>
        </w:r>
        <w:r w:rsidR="00831F0A">
          <w:rPr>
            <w:lang w:val="en-US"/>
          </w:rPr>
          <w:t xml:space="preserve">bypass valve </w:t>
        </w:r>
        <w:r w:rsidR="00831F0A" w:rsidRPr="007E3C47">
          <w:rPr>
            <w:lang w:val="en-US"/>
            <w:rPrChange w:id="156" w:author="Erik Jacques Wiborg" w:date="2024-01-23T09:59:00Z">
              <w:rPr>
                <w:b/>
                <w:bCs/>
                <w:lang w:val="en-US"/>
              </w:rPr>
            </w:rPrChange>
          </w:rPr>
          <w:t>=A1.KA1.JB1.QMA1</w:t>
        </w:r>
      </w:ins>
      <w:ins w:id="157" w:author="Erik Jacques Wiborg" w:date="2024-01-23T10:00:00Z">
        <w:r w:rsidR="007E3C47">
          <w:rPr>
            <w:lang w:val="en-US"/>
          </w:rPr>
          <w:t xml:space="preserve">, as well as pressure sensors for operational pressure </w:t>
        </w:r>
        <w:r w:rsidR="00517993">
          <w:rPr>
            <w:lang w:val="en-US"/>
          </w:rPr>
          <w:t xml:space="preserve">measurements </w:t>
        </w:r>
        <w:r w:rsidR="007E3C47">
          <w:rPr>
            <w:lang w:val="en-US"/>
          </w:rPr>
          <w:t>(hydraulics)</w:t>
        </w:r>
        <w:r w:rsidR="00517993">
          <w:rPr>
            <w:lang w:val="en-US"/>
          </w:rPr>
          <w:t xml:space="preserve"> </w:t>
        </w:r>
      </w:ins>
      <w:ins w:id="158" w:author="Erik Jacques Wiborg" w:date="2024-01-23T10:01:00Z">
        <w:r w:rsidR="002507A5">
          <w:rPr>
            <w:lang w:val="en-US"/>
          </w:rPr>
          <w:t>related to the valve itself</w:t>
        </w:r>
      </w:ins>
      <w:ins w:id="159" w:author="Erik Jacques Wiborg" w:date="2024-01-23T10:00:00Z">
        <w:r w:rsidR="007E3C47">
          <w:rPr>
            <w:lang w:val="en-US"/>
          </w:rPr>
          <w:t>.</w:t>
        </w:r>
      </w:ins>
      <w:ins w:id="160" w:author="Erik Jacques Wiborg" w:date="2024-01-23T10:01:00Z">
        <w:r w:rsidR="002507A5">
          <w:rPr>
            <w:lang w:val="en-US"/>
          </w:rPr>
          <w:t xml:space="preserve"> The former are part of the bypass systems (e.g. </w:t>
        </w:r>
        <w:r w:rsidR="002507A5" w:rsidRPr="00931F68">
          <w:rPr>
            <w:lang w:val="en-US"/>
          </w:rPr>
          <w:t>=A1.KA1.JB1.</w:t>
        </w:r>
        <w:r w:rsidR="002507A5">
          <w:rPr>
            <w:lang w:val="en-US"/>
          </w:rPr>
          <w:t>BPA1</w:t>
        </w:r>
        <w:r w:rsidR="002C027E">
          <w:rPr>
            <w:lang w:val="en-US"/>
          </w:rPr>
          <w:t xml:space="preserve">), </w:t>
        </w:r>
      </w:ins>
      <w:ins w:id="161" w:author="Erik Jacques Wiborg" w:date="2024-01-23T10:02:00Z">
        <w:r w:rsidR="002C027E">
          <w:rPr>
            <w:lang w:val="en-US"/>
          </w:rPr>
          <w:t>while the latter are subsystems of the valve</w:t>
        </w:r>
      </w:ins>
      <w:ins w:id="162" w:author="Erik Jacques Wiborg" w:date="2024-01-23T10:03:00Z">
        <w:r w:rsidR="005F3763">
          <w:rPr>
            <w:lang w:val="en-US"/>
          </w:rPr>
          <w:t>. See the figure below.</w:t>
        </w:r>
      </w:ins>
    </w:p>
    <w:p w14:paraId="2DF588E8" w14:textId="77777777" w:rsidR="00F21F06" w:rsidRDefault="00F21F06" w:rsidP="00F21F06">
      <w:pPr>
        <w:pStyle w:val="ListParagraph"/>
        <w:rPr>
          <w:lang w:val="en-US"/>
        </w:rPr>
      </w:pPr>
    </w:p>
    <w:p w14:paraId="3A1E0D6B" w14:textId="77777777" w:rsidR="00F21F06" w:rsidRDefault="00F21F06" w:rsidP="00F21F06">
      <w:pPr>
        <w:pStyle w:val="BodyText"/>
        <w:ind w:left="1080"/>
        <w:rPr>
          <w:ins w:id="163" w:author="Erik Jacques Wiborg" w:date="2024-01-23T09:56:00Z"/>
          <w:lang w:val="en-US"/>
        </w:rPr>
      </w:pPr>
    </w:p>
    <w:p w14:paraId="306EC7E1" w14:textId="77777777" w:rsidR="00406D98" w:rsidRDefault="00406D98" w:rsidP="00406D98">
      <w:pPr>
        <w:pStyle w:val="BodyText"/>
        <w:ind w:left="360"/>
        <w:jc w:val="center"/>
        <w:rPr>
          <w:ins w:id="164" w:author="Erik Jacques Wiborg" w:date="2024-01-23T09:56:00Z"/>
          <w:lang w:val="en-US"/>
        </w:rPr>
      </w:pPr>
      <w:ins w:id="165" w:author="Erik Jacques Wiborg" w:date="2024-01-23T09:56:00Z">
        <w:r>
          <w:rPr>
            <w:noProof/>
          </w:rPr>
          <w:drawing>
            <wp:inline distT="0" distB="0" distL="0" distR="0" wp14:anchorId="24F6D131" wp14:editId="2BC3FF19">
              <wp:extent cx="4493995" cy="2275240"/>
              <wp:effectExtent l="0" t="0" r="1905" b="0"/>
              <wp:docPr id="616003867" name="Picture 61600386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03867" name="Picture 1" descr="A diagram of a system&#10;&#10;Description automatically generated"/>
                      <pic:cNvPicPr/>
                    </pic:nvPicPr>
                    <pic:blipFill>
                      <a:blip r:embed="rId25"/>
                      <a:stretch>
                        <a:fillRect/>
                      </a:stretch>
                    </pic:blipFill>
                    <pic:spPr>
                      <a:xfrm>
                        <a:off x="0" y="0"/>
                        <a:ext cx="4502450" cy="2279521"/>
                      </a:xfrm>
                      <a:prstGeom prst="rect">
                        <a:avLst/>
                      </a:prstGeom>
                    </pic:spPr>
                  </pic:pic>
                </a:graphicData>
              </a:graphic>
            </wp:inline>
          </w:drawing>
        </w:r>
      </w:ins>
    </w:p>
    <w:p w14:paraId="6B9C61D8" w14:textId="77777777" w:rsidR="007870A0" w:rsidRDefault="007870A0" w:rsidP="00F0044A">
      <w:pPr>
        <w:pStyle w:val="BodyText"/>
        <w:ind w:left="360"/>
        <w:rPr>
          <w:lang w:val="en-US"/>
        </w:rPr>
      </w:pPr>
    </w:p>
    <w:p w14:paraId="118D5ADF" w14:textId="77777777" w:rsidR="00FF3D4F" w:rsidRDefault="00FF3D4F" w:rsidP="00F0044A">
      <w:pPr>
        <w:pStyle w:val="BodyText"/>
        <w:ind w:left="360"/>
        <w:rPr>
          <w:ins w:id="166" w:author="Erik Jacques Wiborg" w:date="2024-01-24T13:48:00Z"/>
          <w:lang w:val="en-US"/>
        </w:rPr>
      </w:pPr>
    </w:p>
    <w:p w14:paraId="016EE7BF" w14:textId="0B5E4FCE" w:rsidR="000B15A3" w:rsidRDefault="000B15A3" w:rsidP="000B15A3">
      <w:pPr>
        <w:pStyle w:val="Heading3"/>
      </w:pPr>
      <w:r>
        <w:t>An.JF1</w:t>
      </w:r>
      <w:r w:rsidR="00B05CC9">
        <w:t>.KJn Bearings</w:t>
      </w:r>
    </w:p>
    <w:p w14:paraId="577F35EB" w14:textId="77777777" w:rsidR="00B05CC9" w:rsidRDefault="00B05CC9" w:rsidP="00B05CC9">
      <w:pPr>
        <w:pStyle w:val="BodyText"/>
      </w:pPr>
    </w:p>
    <w:p w14:paraId="3A4BB811" w14:textId="1C9F496D" w:rsidR="00B05CC9" w:rsidRDefault="00B05CC9" w:rsidP="00B05CC9">
      <w:pPr>
        <w:pStyle w:val="BodyText"/>
        <w:rPr>
          <w:b/>
          <w:bCs/>
        </w:rPr>
      </w:pPr>
      <w:r w:rsidRPr="00864A0B">
        <w:rPr>
          <w:b/>
          <w:bCs/>
        </w:rPr>
        <w:t xml:space="preserve">Thrust </w:t>
      </w:r>
      <w:r w:rsidR="00864A0B" w:rsidRPr="00864A0B">
        <w:rPr>
          <w:b/>
          <w:bCs/>
        </w:rPr>
        <w:t>bearings</w:t>
      </w:r>
    </w:p>
    <w:p w14:paraId="6ECB58E0" w14:textId="773B5992" w:rsidR="00864A0B" w:rsidRDefault="00864A0B" w:rsidP="00B05CC9">
      <w:pPr>
        <w:pStyle w:val="BodyText"/>
      </w:pPr>
      <w:r w:rsidRPr="00864A0B">
        <w:t>Thrust</w:t>
      </w:r>
      <w:r>
        <w:t xml:space="preserve"> bearings usually have an internal cooling system and a</w:t>
      </w:r>
      <w:r w:rsidR="006D5122">
        <w:t xml:space="preserve"> dedicated</w:t>
      </w:r>
      <w:r>
        <w:t xml:space="preserve"> oil chamber</w:t>
      </w:r>
      <w:r w:rsidR="006D5122">
        <w:t xml:space="preserve"> part of the bearing itself. </w:t>
      </w:r>
    </w:p>
    <w:p w14:paraId="0476DDE8" w14:textId="77777777" w:rsidR="00875C1C" w:rsidRDefault="00875C1C" w:rsidP="00B05CC9">
      <w:pPr>
        <w:pStyle w:val="BodyText"/>
      </w:pPr>
    </w:p>
    <w:p w14:paraId="2C32A84A" w14:textId="464E2041" w:rsidR="00875C1C" w:rsidRDefault="00875C1C" w:rsidP="00B05CC9">
      <w:pPr>
        <w:pStyle w:val="BodyText"/>
      </w:pPr>
      <w:r>
        <w:t xml:space="preserve">General rules: </w:t>
      </w:r>
    </w:p>
    <w:p w14:paraId="2C045A7E" w14:textId="77777777" w:rsidR="00482E3F" w:rsidRDefault="00875C1C" w:rsidP="00875C1C">
      <w:pPr>
        <w:pStyle w:val="BodyText"/>
        <w:numPr>
          <w:ilvl w:val="0"/>
          <w:numId w:val="62"/>
        </w:numPr>
      </w:pPr>
      <w:r>
        <w:t xml:space="preserve">Monitoring of the cooling medium for the oil (air/water) will be subsystems of the </w:t>
      </w:r>
      <w:r w:rsidR="00D964BE">
        <w:t>heat exchanger.</w:t>
      </w:r>
      <w:r w:rsidR="003269D2">
        <w:t xml:space="preserve">EXAMPLE </w:t>
      </w:r>
      <w:r w:rsidR="00D964BE">
        <w:t xml:space="preserve"> =An.</w:t>
      </w:r>
      <w:r w:rsidR="000B15E0">
        <w:t>JF1.</w:t>
      </w:r>
      <w:r w:rsidR="00DE1283">
        <w:t>KJ</w:t>
      </w:r>
      <w:r w:rsidR="00771846">
        <w:t>2</w:t>
      </w:r>
      <w:r w:rsidR="002709DC">
        <w:t xml:space="preserve">.EQD1.BTA2 </w:t>
      </w:r>
      <w:r w:rsidR="003269D2">
        <w:t xml:space="preserve">is </w:t>
      </w:r>
      <w:r w:rsidR="000972F4">
        <w:t>outlet (</w:t>
      </w:r>
      <w:r w:rsidR="002709DC">
        <w:t>hot</w:t>
      </w:r>
      <w:r w:rsidR="000972F4">
        <w:t>)</w:t>
      </w:r>
      <w:r w:rsidR="003269D2">
        <w:t xml:space="preserve"> </w:t>
      </w:r>
      <w:r w:rsidR="00370ABC">
        <w:t>cooling water</w:t>
      </w:r>
      <w:r w:rsidR="00771079">
        <w:t xml:space="preserve"> temp. measurement. </w:t>
      </w:r>
    </w:p>
    <w:p w14:paraId="4A07E371" w14:textId="77777777" w:rsidR="00875CC1" w:rsidRDefault="00482E3F" w:rsidP="00875C1C">
      <w:pPr>
        <w:pStyle w:val="BodyText"/>
        <w:numPr>
          <w:ilvl w:val="0"/>
          <w:numId w:val="62"/>
        </w:numPr>
      </w:pPr>
      <w:r>
        <w:t xml:space="preserve">To distinguish temp. measurements on the mechanical components and the oil, a separate level for the oil (class: FRA) should </w:t>
      </w:r>
      <w:r w:rsidR="00875CC1">
        <w:t>b</w:t>
      </w:r>
      <w:r>
        <w:t>e created.</w:t>
      </w:r>
    </w:p>
    <w:p w14:paraId="1068EFA6" w14:textId="58D809A5" w:rsidR="00875C1C" w:rsidRPr="00864A0B" w:rsidRDefault="00875CC1" w:rsidP="00875C1C">
      <w:pPr>
        <w:pStyle w:val="BodyText"/>
        <w:numPr>
          <w:ilvl w:val="0"/>
          <w:numId w:val="62"/>
        </w:numPr>
      </w:pPr>
      <w:r>
        <w:t xml:space="preserve">To simplify the </w:t>
      </w:r>
      <w:r w:rsidR="00203463">
        <w:t xml:space="preserve">monitoring system, all measurement </w:t>
      </w:r>
      <w:r w:rsidR="00C73F0F">
        <w:t xml:space="preserve">related to the oil should be subsystems of the oil (i.e. pressure, circulation and </w:t>
      </w:r>
      <w:r w:rsidR="00560CDE">
        <w:t>level)</w:t>
      </w:r>
      <w:r w:rsidR="0084786C">
        <w:t xml:space="preserve"> EXAMPLE</w:t>
      </w:r>
      <w:r w:rsidR="00875C1C">
        <w:t xml:space="preserve"> </w:t>
      </w:r>
      <w:r w:rsidR="0084786C">
        <w:t>=An.JF1.KJ2.</w:t>
      </w:r>
      <w:r w:rsidR="00054BA4">
        <w:t>FRA</w:t>
      </w:r>
      <w:r w:rsidR="0084786C">
        <w:t>.B</w:t>
      </w:r>
      <w:r w:rsidR="00054BA4">
        <w:t>L</w:t>
      </w:r>
      <w:r w:rsidR="0084786C">
        <w:t>A</w:t>
      </w:r>
      <w:r w:rsidR="00054BA4">
        <w:t xml:space="preserve">1 oil level in </w:t>
      </w:r>
      <w:r w:rsidR="00146A96">
        <w:t>lower guide bearing</w:t>
      </w:r>
    </w:p>
    <w:p w14:paraId="29FC7C0A" w14:textId="77777777" w:rsidR="00864A0B" w:rsidRPr="00864A0B" w:rsidRDefault="00864A0B" w:rsidP="00B05CC9">
      <w:pPr>
        <w:pStyle w:val="BodyText"/>
        <w:rPr>
          <w:b/>
          <w:bCs/>
        </w:rPr>
      </w:pPr>
    </w:p>
    <w:p w14:paraId="59848B15" w14:textId="3BCB4DA8" w:rsidR="00DD0FA4" w:rsidRPr="00B13957" w:rsidRDefault="00DE7DA7">
      <w:pPr>
        <w:pStyle w:val="Heading3"/>
        <w:rPr>
          <w:ins w:id="167" w:author="Erik Jacques Wiborg" w:date="2024-01-24T13:49:00Z"/>
          <w:rPrChange w:id="168" w:author="Erik Jacques Wiborg" w:date="2024-01-24T13:50:00Z">
            <w:rPr>
              <w:ins w:id="169" w:author="Erik Jacques Wiborg" w:date="2024-01-24T13:49:00Z"/>
              <w:lang w:val="en-US"/>
            </w:rPr>
          </w:rPrChange>
        </w:rPr>
        <w:pPrChange w:id="170" w:author="Erik Jacques Wiborg" w:date="2024-01-24T13:50:00Z">
          <w:pPr>
            <w:pStyle w:val="BodyText"/>
            <w:ind w:left="360"/>
          </w:pPr>
        </w:pPrChange>
      </w:pPr>
      <w:ins w:id="171" w:author="Erik Jacques Wiborg" w:date="2024-01-24T13:48:00Z">
        <w:r w:rsidRPr="00B13957">
          <w:rPr>
            <w:rPrChange w:id="172" w:author="Erik Jacques Wiborg" w:date="2024-01-24T13:50:00Z">
              <w:rPr>
                <w:b/>
                <w:bCs/>
                <w:lang w:val="en-US"/>
              </w:rPr>
            </w:rPrChange>
          </w:rPr>
          <w:t>E</w:t>
        </w:r>
      </w:ins>
      <w:ins w:id="173" w:author="Erik Jacques Wiborg" w:date="2024-01-24T13:49:00Z">
        <w:r w:rsidR="00FF6641" w:rsidRPr="00B13957">
          <w:rPr>
            <w:rPrChange w:id="174" w:author="Erik Jacques Wiborg" w:date="2024-01-24T13:50:00Z">
              <w:rPr>
                <w:b/>
                <w:bCs/>
                <w:lang w:val="en-US"/>
              </w:rPr>
            </w:rPrChange>
          </w:rPr>
          <w:t>n</w:t>
        </w:r>
      </w:ins>
      <w:ins w:id="175" w:author="Erik Jacques Wiborg" w:date="2024-01-24T13:48:00Z">
        <w:r w:rsidRPr="00B13957">
          <w:rPr>
            <w:rPrChange w:id="176" w:author="Erik Jacques Wiborg" w:date="2024-01-24T13:50:00Z">
              <w:rPr>
                <w:b/>
                <w:bCs/>
                <w:lang w:val="en-US"/>
              </w:rPr>
            </w:rPrChange>
          </w:rPr>
          <w:t>.KA</w:t>
        </w:r>
      </w:ins>
      <w:ins w:id="177" w:author="Erik Jacques Wiborg" w:date="2024-01-24T13:49:00Z">
        <w:r w:rsidRPr="00B13957">
          <w:rPr>
            <w:rPrChange w:id="178" w:author="Erik Jacques Wiborg" w:date="2024-01-24T13:50:00Z">
              <w:rPr>
                <w:b/>
                <w:bCs/>
                <w:lang w:val="en-US"/>
              </w:rPr>
            </w:rPrChange>
          </w:rPr>
          <w:t>n Reservoir gates</w:t>
        </w:r>
      </w:ins>
    </w:p>
    <w:p w14:paraId="39206D9B" w14:textId="77777777" w:rsidR="00D16BCE" w:rsidRDefault="00D16BCE" w:rsidP="00B13957">
      <w:pPr>
        <w:pStyle w:val="BodyText"/>
        <w:rPr>
          <w:ins w:id="179" w:author="Erik Jacques Wiborg" w:date="2024-01-24T13:50:00Z"/>
          <w:lang w:val="en-US"/>
        </w:rPr>
      </w:pPr>
    </w:p>
    <w:p w14:paraId="40ED2A06" w14:textId="1F3989C4" w:rsidR="00B13957" w:rsidRDefault="00CE1903">
      <w:pPr>
        <w:pStyle w:val="BodyText"/>
        <w:rPr>
          <w:ins w:id="180" w:author="Erik Jacques Wiborg" w:date="2024-01-24T13:49:00Z"/>
          <w:lang w:val="en-US"/>
        </w:rPr>
        <w:pPrChange w:id="181" w:author="Erik Jacques Wiborg" w:date="2024-01-24T13:50:00Z">
          <w:pPr>
            <w:pStyle w:val="BodyText"/>
            <w:ind w:left="360"/>
          </w:pPr>
        </w:pPrChange>
      </w:pPr>
      <w:ins w:id="182" w:author="Erik Jacques Wiborg" w:date="2024-01-24T13:51:00Z">
        <w:r>
          <w:rPr>
            <w:lang w:val="en-US"/>
          </w:rPr>
          <w:lastRenderedPageBreak/>
          <w:t xml:space="preserve">Preferred instantiation for gates </w:t>
        </w:r>
      </w:ins>
      <w:ins w:id="183" w:author="Erik Jacques Wiborg" w:date="2024-01-24T13:52:00Z">
        <w:r w:rsidR="0047168B">
          <w:rPr>
            <w:lang w:val="en-US"/>
          </w:rPr>
          <w:t xml:space="preserve">related to a reservoir,  </w:t>
        </w:r>
      </w:ins>
    </w:p>
    <w:p w14:paraId="3578F31F" w14:textId="77777777" w:rsidR="00D16BCE" w:rsidRDefault="00D16BCE" w:rsidP="00F0044A">
      <w:pPr>
        <w:pStyle w:val="BodyText"/>
        <w:ind w:left="360"/>
        <w:rPr>
          <w:ins w:id="184" w:author="Erik Jacques Wiborg" w:date="2024-01-24T13:53:00Z"/>
          <w:lang w:val="en-US"/>
        </w:rPr>
      </w:pPr>
    </w:p>
    <w:tbl>
      <w:tblPr>
        <w:tblStyle w:val="TableGrid"/>
        <w:tblW w:w="0" w:type="auto"/>
        <w:tblInd w:w="360" w:type="dxa"/>
        <w:tblLook w:val="04A0" w:firstRow="1" w:lastRow="0" w:firstColumn="1" w:lastColumn="0" w:noHBand="0" w:noVBand="1"/>
      </w:tblPr>
      <w:tblGrid>
        <w:gridCol w:w="769"/>
        <w:gridCol w:w="5068"/>
        <w:gridCol w:w="2863"/>
        <w:tblGridChange w:id="185">
          <w:tblGrid>
            <w:gridCol w:w="769"/>
            <w:gridCol w:w="2114"/>
            <w:gridCol w:w="2954"/>
            <w:gridCol w:w="2863"/>
          </w:tblGrid>
        </w:tblGridChange>
      </w:tblGrid>
      <w:tr w:rsidR="003612E1" w14:paraId="56E93550" w14:textId="77777777" w:rsidTr="003612E1">
        <w:trPr>
          <w:ins w:id="186" w:author="Erik Jacques Wiborg" w:date="2024-01-24T13:53:00Z"/>
        </w:trPr>
        <w:tc>
          <w:tcPr>
            <w:tcW w:w="769" w:type="dxa"/>
            <w:shd w:val="clear" w:color="auto" w:fill="DAEEF3" w:themeFill="accent5" w:themeFillTint="33"/>
          </w:tcPr>
          <w:p w14:paraId="3CA748DC" w14:textId="23BB687E" w:rsidR="00CE1B0C" w:rsidRPr="003612E1" w:rsidRDefault="003612E1" w:rsidP="00F0044A">
            <w:pPr>
              <w:pStyle w:val="BodyText"/>
              <w:rPr>
                <w:ins w:id="187" w:author="Erik Jacques Wiborg" w:date="2024-01-24T13:53:00Z"/>
                <w:b/>
                <w:bCs/>
                <w:lang w:val="en-US"/>
                <w:rPrChange w:id="188" w:author="Erik Jacques Wiborg" w:date="2024-01-24T13:56:00Z">
                  <w:rPr>
                    <w:ins w:id="189" w:author="Erik Jacques Wiborg" w:date="2024-01-24T13:53:00Z"/>
                    <w:lang w:val="en-US"/>
                  </w:rPr>
                </w:rPrChange>
              </w:rPr>
            </w:pPr>
            <w:ins w:id="190" w:author="Erik Jacques Wiborg" w:date="2024-01-24T13:56:00Z">
              <w:r w:rsidRPr="003612E1">
                <w:rPr>
                  <w:b/>
                  <w:bCs/>
                  <w:lang w:val="en-US"/>
                  <w:rPrChange w:id="191" w:author="Erik Jacques Wiborg" w:date="2024-01-24T13:56:00Z">
                    <w:rPr>
                      <w:lang w:val="en-US"/>
                    </w:rPr>
                  </w:rPrChange>
                </w:rPr>
                <w:t xml:space="preserve">Pref. </w:t>
              </w:r>
            </w:ins>
          </w:p>
        </w:tc>
        <w:tc>
          <w:tcPr>
            <w:tcW w:w="5068" w:type="dxa"/>
            <w:shd w:val="clear" w:color="auto" w:fill="DAEEF3" w:themeFill="accent5" w:themeFillTint="33"/>
          </w:tcPr>
          <w:p w14:paraId="78A2E707" w14:textId="01E1E716" w:rsidR="00CE1B0C" w:rsidRPr="003612E1" w:rsidRDefault="003612E1" w:rsidP="00F0044A">
            <w:pPr>
              <w:pStyle w:val="BodyText"/>
              <w:rPr>
                <w:ins w:id="192" w:author="Erik Jacques Wiborg" w:date="2024-01-24T13:53:00Z"/>
                <w:b/>
                <w:bCs/>
                <w:lang w:val="en-US"/>
                <w:rPrChange w:id="193" w:author="Erik Jacques Wiborg" w:date="2024-01-24T13:56:00Z">
                  <w:rPr>
                    <w:ins w:id="194" w:author="Erik Jacques Wiborg" w:date="2024-01-24T13:53:00Z"/>
                    <w:lang w:val="en-US"/>
                  </w:rPr>
                </w:rPrChange>
              </w:rPr>
            </w:pPr>
            <w:ins w:id="195" w:author="Erik Jacques Wiborg" w:date="2024-01-24T13:56:00Z">
              <w:r w:rsidRPr="003612E1">
                <w:rPr>
                  <w:b/>
                  <w:bCs/>
                  <w:lang w:val="en-US"/>
                  <w:rPrChange w:id="196" w:author="Erik Jacques Wiborg" w:date="2024-01-24T13:56:00Z">
                    <w:rPr>
                      <w:lang w:val="en-US"/>
                    </w:rPr>
                  </w:rPrChange>
                </w:rPr>
                <w:t>Description</w:t>
              </w:r>
            </w:ins>
          </w:p>
        </w:tc>
        <w:tc>
          <w:tcPr>
            <w:tcW w:w="2863" w:type="dxa"/>
            <w:shd w:val="clear" w:color="auto" w:fill="DAEEF3" w:themeFill="accent5" w:themeFillTint="33"/>
          </w:tcPr>
          <w:p w14:paraId="1C85DFD8" w14:textId="6078856D" w:rsidR="00CE1B0C" w:rsidRPr="003612E1" w:rsidRDefault="003612E1" w:rsidP="00F0044A">
            <w:pPr>
              <w:pStyle w:val="BodyText"/>
              <w:rPr>
                <w:ins w:id="197" w:author="Erik Jacques Wiborg" w:date="2024-01-24T13:53:00Z"/>
                <w:b/>
                <w:bCs/>
                <w:lang w:val="en-US"/>
                <w:rPrChange w:id="198" w:author="Erik Jacques Wiborg" w:date="2024-01-24T13:56:00Z">
                  <w:rPr>
                    <w:ins w:id="199" w:author="Erik Jacques Wiborg" w:date="2024-01-24T13:53:00Z"/>
                    <w:lang w:val="en-US"/>
                  </w:rPr>
                </w:rPrChange>
              </w:rPr>
            </w:pPr>
            <w:ins w:id="200" w:author="Erik Jacques Wiborg" w:date="2024-01-24T13:56:00Z">
              <w:r w:rsidRPr="003612E1">
                <w:rPr>
                  <w:b/>
                  <w:bCs/>
                  <w:lang w:val="en-US"/>
                  <w:rPrChange w:id="201" w:author="Erik Jacques Wiborg" w:date="2024-01-24T13:56:00Z">
                    <w:rPr>
                      <w:lang w:val="en-US"/>
                    </w:rPr>
                  </w:rPrChange>
                </w:rPr>
                <w:t>Note</w:t>
              </w:r>
            </w:ins>
          </w:p>
        </w:tc>
      </w:tr>
      <w:tr w:rsidR="00CE1B0C" w14:paraId="52B735AC" w14:textId="77777777" w:rsidTr="003612E1">
        <w:tblPrEx>
          <w:tblW w:w="0" w:type="auto"/>
          <w:tblInd w:w="360" w:type="dxa"/>
          <w:tblPrExChange w:id="202" w:author="Erik Jacques Wiborg" w:date="2024-01-24T13:55:00Z">
            <w:tblPrEx>
              <w:tblW w:w="0" w:type="auto"/>
              <w:tblInd w:w="360" w:type="dxa"/>
            </w:tblPrEx>
          </w:tblPrExChange>
        </w:tblPrEx>
        <w:trPr>
          <w:ins w:id="203" w:author="Erik Jacques Wiborg" w:date="2024-01-24T13:53:00Z"/>
        </w:trPr>
        <w:tc>
          <w:tcPr>
            <w:tcW w:w="769" w:type="dxa"/>
            <w:tcPrChange w:id="204" w:author="Erik Jacques Wiborg" w:date="2024-01-24T13:55:00Z">
              <w:tcPr>
                <w:tcW w:w="3020" w:type="dxa"/>
                <w:gridSpan w:val="2"/>
              </w:tcPr>
            </w:tcPrChange>
          </w:tcPr>
          <w:p w14:paraId="4BAF21B7" w14:textId="3796C5F1" w:rsidR="00CE1B0C" w:rsidRDefault="00CE1B0C" w:rsidP="00F0044A">
            <w:pPr>
              <w:pStyle w:val="BodyText"/>
              <w:rPr>
                <w:ins w:id="205" w:author="Erik Jacques Wiborg" w:date="2024-01-24T13:53:00Z"/>
                <w:lang w:val="en-US"/>
              </w:rPr>
            </w:pPr>
            <w:ins w:id="206" w:author="Erik Jacques Wiborg" w:date="2024-01-24T13:54:00Z">
              <w:r>
                <w:rPr>
                  <w:lang w:val="en-US"/>
                </w:rPr>
                <w:t>KA1</w:t>
              </w:r>
            </w:ins>
          </w:p>
        </w:tc>
        <w:tc>
          <w:tcPr>
            <w:tcW w:w="5068" w:type="dxa"/>
            <w:tcPrChange w:id="207" w:author="Erik Jacques Wiborg" w:date="2024-01-24T13:55:00Z">
              <w:tcPr>
                <w:tcW w:w="3020" w:type="dxa"/>
              </w:tcPr>
            </w:tcPrChange>
          </w:tcPr>
          <w:p w14:paraId="18AD59A7" w14:textId="41320EFE" w:rsidR="00CE1B0C" w:rsidRDefault="00CE1B0C" w:rsidP="00F0044A">
            <w:pPr>
              <w:pStyle w:val="BodyText"/>
              <w:rPr>
                <w:ins w:id="208" w:author="Erik Jacques Wiborg" w:date="2024-01-24T13:53:00Z"/>
                <w:lang w:val="en-US"/>
              </w:rPr>
            </w:pPr>
            <w:ins w:id="209" w:author="Erik Jacques Wiborg" w:date="2024-01-24T13:54:00Z">
              <w:r>
                <w:rPr>
                  <w:lang w:val="en-US"/>
                </w:rPr>
                <w:t>Bypass</w:t>
              </w:r>
              <w:r w:rsidR="00497AA0">
                <w:rPr>
                  <w:lang w:val="en-US"/>
                </w:rPr>
                <w:t>/flood</w:t>
              </w:r>
              <w:r>
                <w:rPr>
                  <w:lang w:val="en-US"/>
                </w:rPr>
                <w:t xml:space="preserve"> gate system</w:t>
              </w:r>
            </w:ins>
          </w:p>
        </w:tc>
        <w:tc>
          <w:tcPr>
            <w:tcW w:w="2863" w:type="dxa"/>
            <w:tcPrChange w:id="210" w:author="Erik Jacques Wiborg" w:date="2024-01-24T13:55:00Z">
              <w:tcPr>
                <w:tcW w:w="3020" w:type="dxa"/>
              </w:tcPr>
            </w:tcPrChange>
          </w:tcPr>
          <w:p w14:paraId="4D550BEC" w14:textId="77777777" w:rsidR="00CE1B0C" w:rsidRDefault="00CE1B0C" w:rsidP="00F0044A">
            <w:pPr>
              <w:pStyle w:val="BodyText"/>
              <w:rPr>
                <w:ins w:id="211" w:author="Erik Jacques Wiborg" w:date="2024-01-24T13:53:00Z"/>
                <w:lang w:val="en-US"/>
              </w:rPr>
            </w:pPr>
          </w:p>
        </w:tc>
      </w:tr>
      <w:tr w:rsidR="00CE1B0C" w14:paraId="7332E947" w14:textId="77777777" w:rsidTr="003612E1">
        <w:tblPrEx>
          <w:tblW w:w="0" w:type="auto"/>
          <w:tblInd w:w="360" w:type="dxa"/>
          <w:tblPrExChange w:id="212" w:author="Erik Jacques Wiborg" w:date="2024-01-24T13:55:00Z">
            <w:tblPrEx>
              <w:tblW w:w="0" w:type="auto"/>
              <w:tblInd w:w="360" w:type="dxa"/>
            </w:tblPrEx>
          </w:tblPrExChange>
        </w:tblPrEx>
        <w:trPr>
          <w:ins w:id="213" w:author="Erik Jacques Wiborg" w:date="2024-01-24T13:53:00Z"/>
        </w:trPr>
        <w:tc>
          <w:tcPr>
            <w:tcW w:w="769" w:type="dxa"/>
            <w:tcPrChange w:id="214" w:author="Erik Jacques Wiborg" w:date="2024-01-24T13:55:00Z">
              <w:tcPr>
                <w:tcW w:w="3020" w:type="dxa"/>
                <w:gridSpan w:val="2"/>
              </w:tcPr>
            </w:tcPrChange>
          </w:tcPr>
          <w:p w14:paraId="5992F8A0" w14:textId="5E00387F" w:rsidR="00CE1B0C" w:rsidRDefault="00CE1B0C" w:rsidP="00F0044A">
            <w:pPr>
              <w:pStyle w:val="BodyText"/>
              <w:rPr>
                <w:ins w:id="215" w:author="Erik Jacques Wiborg" w:date="2024-01-24T13:53:00Z"/>
                <w:lang w:val="en-US"/>
              </w:rPr>
            </w:pPr>
            <w:ins w:id="216" w:author="Erik Jacques Wiborg" w:date="2024-01-24T13:54:00Z">
              <w:r>
                <w:rPr>
                  <w:lang w:val="en-US"/>
                </w:rPr>
                <w:t>KA2</w:t>
              </w:r>
            </w:ins>
          </w:p>
        </w:tc>
        <w:tc>
          <w:tcPr>
            <w:tcW w:w="5068" w:type="dxa"/>
            <w:tcPrChange w:id="217" w:author="Erik Jacques Wiborg" w:date="2024-01-24T13:55:00Z">
              <w:tcPr>
                <w:tcW w:w="3020" w:type="dxa"/>
              </w:tcPr>
            </w:tcPrChange>
          </w:tcPr>
          <w:p w14:paraId="7658F69A" w14:textId="55F9E7CD" w:rsidR="00CE1B0C" w:rsidRDefault="00CE1B0C" w:rsidP="00F0044A">
            <w:pPr>
              <w:pStyle w:val="BodyText"/>
              <w:rPr>
                <w:ins w:id="218" w:author="Erik Jacques Wiborg" w:date="2024-01-24T13:53:00Z"/>
                <w:lang w:val="en-US"/>
              </w:rPr>
            </w:pPr>
            <w:ins w:id="219" w:author="Erik Jacques Wiborg" w:date="2024-01-24T13:54:00Z">
              <w:r>
                <w:rPr>
                  <w:lang w:val="en-US"/>
                </w:rPr>
                <w:t>Maintenance gate system</w:t>
              </w:r>
            </w:ins>
          </w:p>
        </w:tc>
        <w:tc>
          <w:tcPr>
            <w:tcW w:w="2863" w:type="dxa"/>
            <w:tcPrChange w:id="220" w:author="Erik Jacques Wiborg" w:date="2024-01-24T13:55:00Z">
              <w:tcPr>
                <w:tcW w:w="3020" w:type="dxa"/>
              </w:tcPr>
            </w:tcPrChange>
          </w:tcPr>
          <w:p w14:paraId="4DF9620A" w14:textId="77777777" w:rsidR="00CE1B0C" w:rsidRDefault="00CE1B0C" w:rsidP="00F0044A">
            <w:pPr>
              <w:pStyle w:val="BodyText"/>
              <w:rPr>
                <w:ins w:id="221" w:author="Erik Jacques Wiborg" w:date="2024-01-24T13:53:00Z"/>
                <w:lang w:val="en-US"/>
              </w:rPr>
            </w:pPr>
          </w:p>
        </w:tc>
      </w:tr>
      <w:tr w:rsidR="00056D9C" w14:paraId="70709A68" w14:textId="77777777" w:rsidTr="003612E1">
        <w:trPr>
          <w:ins w:id="222" w:author="Wiborg Erik Jacques" w:date="2024-03-08T14:18:00Z"/>
        </w:trPr>
        <w:tc>
          <w:tcPr>
            <w:tcW w:w="769" w:type="dxa"/>
          </w:tcPr>
          <w:p w14:paraId="53EA7EAF" w14:textId="348FDD8F" w:rsidR="00056D9C" w:rsidRDefault="00056D9C" w:rsidP="00F0044A">
            <w:pPr>
              <w:pStyle w:val="BodyText"/>
              <w:rPr>
                <w:ins w:id="223" w:author="Wiborg Erik Jacques" w:date="2024-03-08T14:18:00Z"/>
                <w:lang w:val="en-US"/>
              </w:rPr>
            </w:pPr>
            <w:ins w:id="224" w:author="Wiborg Erik Jacques" w:date="2024-03-08T14:18:00Z">
              <w:r>
                <w:rPr>
                  <w:lang w:val="en-US"/>
                </w:rPr>
                <w:t xml:space="preserve">KA3 </w:t>
              </w:r>
            </w:ins>
          </w:p>
        </w:tc>
        <w:tc>
          <w:tcPr>
            <w:tcW w:w="5068" w:type="dxa"/>
          </w:tcPr>
          <w:p w14:paraId="660ACEEC" w14:textId="3AFCAF8D" w:rsidR="00056D9C" w:rsidRDefault="00341ACF" w:rsidP="00F0044A">
            <w:pPr>
              <w:pStyle w:val="BodyText"/>
              <w:rPr>
                <w:ins w:id="225" w:author="Wiborg Erik Jacques" w:date="2024-03-08T14:18:00Z"/>
                <w:lang w:val="en-US"/>
              </w:rPr>
            </w:pPr>
            <w:ins w:id="226" w:author="Wiborg Erik Jacques" w:date="2024-03-08T14:19:00Z">
              <w:r>
                <w:rPr>
                  <w:lang w:val="en-US"/>
                </w:rPr>
                <w:t>Drainage gate</w:t>
              </w:r>
              <w:r w:rsidR="007F163F">
                <w:rPr>
                  <w:lang w:val="en-US"/>
                </w:rPr>
                <w:t xml:space="preserve"> system</w:t>
              </w:r>
            </w:ins>
          </w:p>
        </w:tc>
        <w:tc>
          <w:tcPr>
            <w:tcW w:w="2863" w:type="dxa"/>
          </w:tcPr>
          <w:p w14:paraId="47B11B49" w14:textId="2C87E4A2" w:rsidR="00056D9C" w:rsidRDefault="00341ACF" w:rsidP="00F0044A">
            <w:pPr>
              <w:pStyle w:val="BodyText"/>
              <w:rPr>
                <w:ins w:id="227" w:author="Wiborg Erik Jacques" w:date="2024-03-08T14:18:00Z"/>
                <w:lang w:val="en-US"/>
              </w:rPr>
            </w:pPr>
            <w:ins w:id="228" w:author="Wiborg Erik Jacques" w:date="2024-03-08T14:19:00Z">
              <w:r>
                <w:rPr>
                  <w:lang w:val="en-US"/>
                </w:rPr>
                <w:t>“tappeluke”</w:t>
              </w:r>
              <w:r w:rsidR="007F163F">
                <w:rPr>
                  <w:lang w:val="en-US"/>
                </w:rPr>
                <w:t xml:space="preserve"> “drenering”</w:t>
              </w:r>
            </w:ins>
          </w:p>
        </w:tc>
      </w:tr>
      <w:tr w:rsidR="00497AA0" w14:paraId="42847F2F" w14:textId="77777777" w:rsidTr="003612E1">
        <w:tblPrEx>
          <w:tblW w:w="0" w:type="auto"/>
          <w:tblInd w:w="360" w:type="dxa"/>
          <w:tblPrExChange w:id="229" w:author="Erik Jacques Wiborg" w:date="2024-01-24T13:55:00Z">
            <w:tblPrEx>
              <w:tblW w:w="0" w:type="auto"/>
              <w:tblInd w:w="360" w:type="dxa"/>
            </w:tblPrEx>
          </w:tblPrExChange>
        </w:tblPrEx>
        <w:trPr>
          <w:ins w:id="230" w:author="Erik Jacques Wiborg" w:date="2024-01-24T13:54:00Z"/>
        </w:trPr>
        <w:tc>
          <w:tcPr>
            <w:tcW w:w="769" w:type="dxa"/>
            <w:tcPrChange w:id="231" w:author="Erik Jacques Wiborg" w:date="2024-01-24T13:55:00Z">
              <w:tcPr>
                <w:tcW w:w="3020" w:type="dxa"/>
                <w:gridSpan w:val="2"/>
              </w:tcPr>
            </w:tcPrChange>
          </w:tcPr>
          <w:p w14:paraId="048C57CA" w14:textId="78C1D073" w:rsidR="00497AA0" w:rsidRDefault="00497AA0" w:rsidP="00F0044A">
            <w:pPr>
              <w:pStyle w:val="BodyText"/>
              <w:rPr>
                <w:ins w:id="232" w:author="Erik Jacques Wiborg" w:date="2024-01-24T13:54:00Z"/>
                <w:lang w:val="en-US"/>
              </w:rPr>
            </w:pPr>
            <w:ins w:id="233" w:author="Erik Jacques Wiborg" w:date="2024-01-24T13:54:00Z">
              <w:r>
                <w:rPr>
                  <w:lang w:val="en-US"/>
                </w:rPr>
                <w:t>KB1</w:t>
              </w:r>
            </w:ins>
          </w:p>
        </w:tc>
        <w:tc>
          <w:tcPr>
            <w:tcW w:w="5068" w:type="dxa"/>
            <w:tcPrChange w:id="234" w:author="Erik Jacques Wiborg" w:date="2024-01-24T13:55:00Z">
              <w:tcPr>
                <w:tcW w:w="3020" w:type="dxa"/>
              </w:tcPr>
            </w:tcPrChange>
          </w:tcPr>
          <w:p w14:paraId="17108B3F" w14:textId="5C67F328" w:rsidR="00497AA0" w:rsidRDefault="00497AA0" w:rsidP="00F0044A">
            <w:pPr>
              <w:pStyle w:val="BodyText"/>
              <w:rPr>
                <w:ins w:id="235" w:author="Erik Jacques Wiborg" w:date="2024-01-24T13:54:00Z"/>
                <w:lang w:val="en-US"/>
              </w:rPr>
            </w:pPr>
            <w:ins w:id="236" w:author="Erik Jacques Wiborg" w:date="2024-01-24T13:55:00Z">
              <w:r>
                <w:rPr>
                  <w:lang w:val="en-US"/>
                </w:rPr>
                <w:t>Reservoir threshold/overflow system</w:t>
              </w:r>
            </w:ins>
          </w:p>
        </w:tc>
        <w:tc>
          <w:tcPr>
            <w:tcW w:w="2863" w:type="dxa"/>
            <w:tcPrChange w:id="237" w:author="Erik Jacques Wiborg" w:date="2024-01-24T13:55:00Z">
              <w:tcPr>
                <w:tcW w:w="3020" w:type="dxa"/>
              </w:tcPr>
            </w:tcPrChange>
          </w:tcPr>
          <w:p w14:paraId="70BA9F77" w14:textId="68019056" w:rsidR="00497AA0" w:rsidRDefault="00A775C2" w:rsidP="00F0044A">
            <w:pPr>
              <w:pStyle w:val="BodyText"/>
              <w:rPr>
                <w:ins w:id="238" w:author="Erik Jacques Wiborg" w:date="2024-01-24T13:54:00Z"/>
                <w:lang w:val="en-US"/>
              </w:rPr>
            </w:pPr>
            <w:ins w:id="239" w:author="Erik Jacques Wiborg" w:date="2024-01-24T13:56:00Z">
              <w:r>
                <w:rPr>
                  <w:lang w:val="en-US"/>
                </w:rPr>
                <w:t>KB is not an error</w:t>
              </w:r>
            </w:ins>
            <w:ins w:id="240" w:author="Wiborg Erik Jacques" w:date="2024-03-08T14:19:00Z">
              <w:r w:rsidR="00341ACF">
                <w:rPr>
                  <w:lang w:val="en-US"/>
                </w:rPr>
                <w:t>, it is not a KA system</w:t>
              </w:r>
            </w:ins>
          </w:p>
        </w:tc>
      </w:tr>
    </w:tbl>
    <w:p w14:paraId="00C08DC2" w14:textId="77777777" w:rsidR="00B27D34" w:rsidRDefault="00B27D34" w:rsidP="00F0044A">
      <w:pPr>
        <w:pStyle w:val="BodyText"/>
        <w:ind w:left="360"/>
        <w:rPr>
          <w:ins w:id="241" w:author="Erik Jacques Wiborg" w:date="2024-01-24T13:53:00Z"/>
          <w:lang w:val="en-US"/>
        </w:rPr>
      </w:pPr>
    </w:p>
    <w:p w14:paraId="5148128A" w14:textId="77777777" w:rsidR="00D51C58" w:rsidRDefault="00A775C2" w:rsidP="00F0044A">
      <w:pPr>
        <w:pStyle w:val="BodyText"/>
        <w:ind w:left="360"/>
        <w:rPr>
          <w:ins w:id="242" w:author="Erik Jacques Wiborg" w:date="2024-01-24T13:57:00Z"/>
          <w:lang w:val="en-US"/>
        </w:rPr>
      </w:pPr>
      <w:ins w:id="243" w:author="Erik Jacques Wiborg" w:date="2024-01-24T13:56:00Z">
        <w:r>
          <w:rPr>
            <w:lang w:val="en-US"/>
          </w:rPr>
          <w:t xml:space="preserve">Each gate system may </w:t>
        </w:r>
        <w:r w:rsidR="0097437E">
          <w:rPr>
            <w:lang w:val="en-US"/>
          </w:rPr>
          <w:t>include</w:t>
        </w:r>
      </w:ins>
      <w:ins w:id="244" w:author="Erik Jacques Wiborg" w:date="2024-01-24T13:57:00Z">
        <w:r w:rsidR="0097437E">
          <w:rPr>
            <w:lang w:val="en-US"/>
          </w:rPr>
          <w:t xml:space="preserve"> one or more physical gates. To model multiple gates, create a substructure (e.g. </w:t>
        </w:r>
        <w:r w:rsidR="00D51C58">
          <w:rPr>
            <w:lang w:val="en-US"/>
          </w:rPr>
          <w:t>=E1.KA1.KA2 is the second flood gate)</w:t>
        </w:r>
      </w:ins>
    </w:p>
    <w:p w14:paraId="2C7751F3" w14:textId="77777777" w:rsidR="00D51C58" w:rsidRDefault="00D51C58" w:rsidP="00F0044A">
      <w:pPr>
        <w:pStyle w:val="BodyText"/>
        <w:ind w:left="360"/>
        <w:rPr>
          <w:ins w:id="245" w:author="Erik Jacques Wiborg" w:date="2024-01-24T13:57:00Z"/>
          <w:lang w:val="en-US"/>
        </w:rPr>
      </w:pPr>
    </w:p>
    <w:p w14:paraId="71A8ECF0" w14:textId="225EE175" w:rsidR="00B27D34" w:rsidRDefault="00D51C58" w:rsidP="00F0044A">
      <w:pPr>
        <w:pStyle w:val="BodyText"/>
        <w:ind w:left="360"/>
        <w:rPr>
          <w:ins w:id="246" w:author="Erik Jacques Wiborg" w:date="2024-01-24T13:56:00Z"/>
          <w:lang w:val="en-US"/>
        </w:rPr>
      </w:pPr>
      <w:ins w:id="247" w:author="Erik Jacques Wiborg" w:date="2024-01-24T13:58:00Z">
        <w:r>
          <w:rPr>
            <w:lang w:val="en-US"/>
          </w:rPr>
          <w:t>Multiple arrays of gates may exist,</w:t>
        </w:r>
        <w:r w:rsidR="000C0B7E">
          <w:rPr>
            <w:lang w:val="en-US"/>
          </w:rPr>
          <w:t xml:space="preserve"> e.g.</w:t>
        </w:r>
        <w:r>
          <w:rPr>
            <w:lang w:val="en-US"/>
          </w:rPr>
          <w:t xml:space="preserve"> to bypass the power production system into different </w:t>
        </w:r>
        <w:r w:rsidR="000C0B7E">
          <w:rPr>
            <w:lang w:val="en-US"/>
          </w:rPr>
          <w:t>bypass riverbeds. To instantiate this a second nu</w:t>
        </w:r>
      </w:ins>
      <w:ins w:id="248" w:author="Erik Jacques Wiborg" w:date="2024-01-24T13:59:00Z">
        <w:r w:rsidR="000C0B7E">
          <w:rPr>
            <w:lang w:val="en-US"/>
          </w:rPr>
          <w:t xml:space="preserve">mber should be added to </w:t>
        </w:r>
        <w:r w:rsidR="00291AC6">
          <w:rPr>
            <w:lang w:val="en-US"/>
          </w:rPr>
          <w:t xml:space="preserve">the numbering system (e.g. =E1.KA12 is a second set of flood gates related to the reservoir </w:t>
        </w:r>
      </w:ins>
      <w:ins w:id="249" w:author="Erik Jacques Wiborg" w:date="2024-01-24T14:00:00Z">
        <w:r w:rsidR="00291AC6">
          <w:rPr>
            <w:lang w:val="en-US"/>
          </w:rPr>
          <w:t>in question</w:t>
        </w:r>
      </w:ins>
      <w:ins w:id="250" w:author="Erik Jacques Wiborg" w:date="2024-01-24T13:59:00Z">
        <w:r w:rsidR="00291AC6">
          <w:rPr>
            <w:lang w:val="en-US"/>
          </w:rPr>
          <w:t>)</w:t>
        </w:r>
      </w:ins>
      <w:ins w:id="251" w:author="Erik Jacques Wiborg" w:date="2024-01-24T13:58:00Z">
        <w:r w:rsidR="000C0B7E">
          <w:rPr>
            <w:lang w:val="en-US"/>
          </w:rPr>
          <w:t xml:space="preserve"> </w:t>
        </w:r>
      </w:ins>
      <w:ins w:id="252" w:author="Erik Jacques Wiborg" w:date="2024-01-24T13:57:00Z">
        <w:r w:rsidR="0097437E">
          <w:rPr>
            <w:lang w:val="en-US"/>
          </w:rPr>
          <w:t xml:space="preserve"> </w:t>
        </w:r>
      </w:ins>
    </w:p>
    <w:p w14:paraId="2D855232" w14:textId="77777777" w:rsidR="00A775C2" w:rsidRDefault="00A775C2" w:rsidP="00F0044A">
      <w:pPr>
        <w:pStyle w:val="BodyText"/>
        <w:ind w:left="360"/>
        <w:rPr>
          <w:ins w:id="253" w:author="Erik Jacques Wiborg" w:date="2024-01-24T13:52:00Z"/>
          <w:lang w:val="en-US"/>
        </w:rPr>
      </w:pPr>
    </w:p>
    <w:p w14:paraId="051F9CF1" w14:textId="43FC8C72" w:rsidR="00D16BCE" w:rsidRDefault="003612E1" w:rsidP="00F0044A">
      <w:pPr>
        <w:pStyle w:val="BodyText"/>
        <w:ind w:left="360"/>
        <w:rPr>
          <w:ins w:id="254" w:author="Erik Jacques Wiborg" w:date="2024-01-24T14:00:00Z"/>
          <w:lang w:val="en-US"/>
        </w:rPr>
      </w:pPr>
      <w:ins w:id="255" w:author="Erik Jacques Wiborg" w:date="2024-01-24T13:55:00Z">
        <w:r>
          <w:rPr>
            <w:lang w:val="en-US"/>
          </w:rPr>
          <w:t>Note</w:t>
        </w:r>
      </w:ins>
      <w:ins w:id="256" w:author="Erik Jacques Wiborg" w:date="2024-01-24T14:00:00Z">
        <w:r w:rsidR="00291AC6">
          <w:rPr>
            <w:lang w:val="en-US"/>
          </w:rPr>
          <w:t xml:space="preserve"> 1</w:t>
        </w:r>
      </w:ins>
      <w:ins w:id="257" w:author="Erik Jacques Wiborg" w:date="2024-01-24T13:55:00Z">
        <w:r>
          <w:rPr>
            <w:lang w:val="en-US"/>
          </w:rPr>
          <w:t>: G</w:t>
        </w:r>
      </w:ins>
      <w:ins w:id="258" w:author="Erik Jacques Wiborg" w:date="2024-01-24T13:52:00Z">
        <w:r w:rsidR="00441E4E">
          <w:rPr>
            <w:lang w:val="en-US"/>
          </w:rPr>
          <w:t>ate system</w:t>
        </w:r>
      </w:ins>
      <w:ins w:id="259" w:author="Erik Jacques Wiborg" w:date="2024-01-24T13:53:00Z">
        <w:r w:rsidR="00441E4E">
          <w:rPr>
            <w:lang w:val="en-US"/>
          </w:rPr>
          <w:t>s</w:t>
        </w:r>
      </w:ins>
      <w:ins w:id="260" w:author="Erik Jacques Wiborg" w:date="2024-01-24T13:52:00Z">
        <w:r w:rsidR="00441E4E">
          <w:rPr>
            <w:lang w:val="en-US"/>
          </w:rPr>
          <w:t xml:space="preserve"> </w:t>
        </w:r>
      </w:ins>
      <w:ins w:id="261" w:author="Erik Jacques Wiborg" w:date="2024-01-24T13:53:00Z">
        <w:r w:rsidR="00441E4E">
          <w:rPr>
            <w:lang w:val="en-US"/>
          </w:rPr>
          <w:t>leading to the main waterway (C1.KA1)</w:t>
        </w:r>
      </w:ins>
      <w:ins w:id="262" w:author="Erik Jacques Wiborg" w:date="2024-01-24T13:55:00Z">
        <w:r>
          <w:rPr>
            <w:lang w:val="en-US"/>
          </w:rPr>
          <w:t xml:space="preserve"> are not part of the reservoir system</w:t>
        </w:r>
      </w:ins>
      <w:ins w:id="263" w:author="Erik Jacques Wiborg" w:date="2024-01-24T13:56:00Z">
        <w:r>
          <w:rPr>
            <w:lang w:val="en-US"/>
          </w:rPr>
          <w:t>.</w:t>
        </w:r>
      </w:ins>
      <w:ins w:id="264" w:author="Erik Jacques Wiborg" w:date="2024-01-24T13:53:00Z">
        <w:r w:rsidR="00441E4E">
          <w:rPr>
            <w:lang w:val="en-US"/>
          </w:rPr>
          <w:t xml:space="preserve"> </w:t>
        </w:r>
      </w:ins>
    </w:p>
    <w:p w14:paraId="6B03FD8C" w14:textId="3C7A4E43" w:rsidR="00291AC6" w:rsidRDefault="00291AC6" w:rsidP="00F0044A">
      <w:pPr>
        <w:pStyle w:val="BodyText"/>
        <w:ind w:left="360"/>
        <w:rPr>
          <w:ins w:id="265" w:author="Erik Jacques Wiborg" w:date="2024-01-24T13:49:00Z"/>
          <w:lang w:val="en-US"/>
        </w:rPr>
      </w:pPr>
      <w:ins w:id="266" w:author="Erik Jacques Wiborg" w:date="2024-01-24T14:00:00Z">
        <w:r>
          <w:rPr>
            <w:lang w:val="en-US"/>
          </w:rPr>
          <w:t>Note 2: Although gates tend to be incorporated into dams (=E1.A</w:t>
        </w:r>
        <w:r w:rsidR="00185565">
          <w:rPr>
            <w:lang w:val="en-US"/>
          </w:rPr>
          <w:t xml:space="preserve">An) this is not reflected in the </w:t>
        </w:r>
      </w:ins>
      <w:ins w:id="267" w:author="Erik Jacques Wiborg" w:date="2024-01-24T14:01:00Z">
        <w:r w:rsidR="00185565">
          <w:rPr>
            <w:lang w:val="en-US"/>
          </w:rPr>
          <w:t xml:space="preserve">functional aspect. That is not the case for the product aspect, </w:t>
        </w:r>
      </w:ins>
      <w:ins w:id="268" w:author="Erik Jacques Wiborg" w:date="2024-01-24T14:03:00Z">
        <w:r w:rsidR="00520EE2">
          <w:rPr>
            <w:lang w:val="en-US"/>
          </w:rPr>
          <w:t xml:space="preserve">where </w:t>
        </w:r>
      </w:ins>
      <w:ins w:id="269" w:author="Erik Jacques Wiborg" w:date="2024-01-24T14:01:00Z">
        <w:r w:rsidR="00185565">
          <w:rPr>
            <w:lang w:val="en-US"/>
          </w:rPr>
          <w:t>the numbering convention should</w:t>
        </w:r>
      </w:ins>
      <w:ins w:id="270" w:author="Erik Jacques Wiborg" w:date="2024-01-24T14:03:00Z">
        <w:r w:rsidR="00520EE2">
          <w:rPr>
            <w:lang w:val="en-US"/>
          </w:rPr>
          <w:t xml:space="preserve"> also</w:t>
        </w:r>
      </w:ins>
      <w:ins w:id="271" w:author="Erik Jacques Wiborg" w:date="2024-01-24T14:01:00Z">
        <w:r w:rsidR="00185565">
          <w:rPr>
            <w:lang w:val="en-US"/>
          </w:rPr>
          <w:t xml:space="preserve"> be applied. E.g. -E1.AA</w:t>
        </w:r>
      </w:ins>
      <w:ins w:id="272" w:author="Erik Jacques Wiborg" w:date="2024-01-24T14:02:00Z">
        <w:r w:rsidR="00E82A5F" w:rsidRPr="00B5658C">
          <w:rPr>
            <w:color w:val="00B050"/>
            <w:lang w:val="en-US"/>
            <w:rPrChange w:id="273" w:author="Erik Jacques Wiborg" w:date="2024-01-24T14:04:00Z">
              <w:rPr>
                <w:lang w:val="en-US"/>
              </w:rPr>
            </w:rPrChange>
          </w:rPr>
          <w:t>3</w:t>
        </w:r>
      </w:ins>
      <w:ins w:id="274" w:author="Erik Jacques Wiborg" w:date="2024-01-24T14:01:00Z">
        <w:r w:rsidR="00185565">
          <w:rPr>
            <w:lang w:val="en-US"/>
          </w:rPr>
          <w:t>.KA</w:t>
        </w:r>
      </w:ins>
      <w:ins w:id="275" w:author="Erik Jacques Wiborg" w:date="2024-01-24T14:02:00Z">
        <w:r w:rsidR="00185565" w:rsidRPr="00520EE2">
          <w:rPr>
            <w:color w:val="31849B" w:themeColor="accent5" w:themeShade="BF"/>
            <w:lang w:val="en-US"/>
            <w:rPrChange w:id="276" w:author="Erik Jacques Wiborg" w:date="2024-01-24T14:03:00Z">
              <w:rPr>
                <w:lang w:val="en-US"/>
              </w:rPr>
            </w:rPrChange>
          </w:rPr>
          <w:t>2</w:t>
        </w:r>
        <w:r w:rsidR="000F46B5">
          <w:rPr>
            <w:lang w:val="en-US"/>
          </w:rPr>
          <w:t>.KA</w:t>
        </w:r>
        <w:r w:rsidR="00E82A5F" w:rsidRPr="00520EE2">
          <w:rPr>
            <w:color w:val="FF0000"/>
            <w:lang w:val="en-US"/>
            <w:rPrChange w:id="277" w:author="Erik Jacques Wiborg" w:date="2024-01-24T14:03:00Z">
              <w:rPr>
                <w:lang w:val="en-US"/>
              </w:rPr>
            </w:rPrChange>
          </w:rPr>
          <w:t>1</w:t>
        </w:r>
        <w:r w:rsidR="000F46B5">
          <w:rPr>
            <w:lang w:val="en-US"/>
          </w:rPr>
          <w:t xml:space="preserve"> is the </w:t>
        </w:r>
        <w:r w:rsidR="00E82A5F" w:rsidRPr="00520EE2">
          <w:rPr>
            <w:color w:val="FF0000"/>
            <w:lang w:val="en-US"/>
            <w:rPrChange w:id="278" w:author="Erik Jacques Wiborg" w:date="2024-01-24T14:03:00Z">
              <w:rPr>
                <w:lang w:val="en-US"/>
              </w:rPr>
            </w:rPrChange>
          </w:rPr>
          <w:t>first</w:t>
        </w:r>
        <w:r w:rsidR="000F46B5">
          <w:rPr>
            <w:lang w:val="en-US"/>
          </w:rPr>
          <w:t xml:space="preserve"> </w:t>
        </w:r>
        <w:r w:rsidR="000F46B5" w:rsidRPr="00520EE2">
          <w:rPr>
            <w:color w:val="31849B" w:themeColor="accent5" w:themeShade="BF"/>
            <w:lang w:val="en-US"/>
            <w:rPrChange w:id="279" w:author="Erik Jacques Wiborg" w:date="2024-01-24T14:03:00Z">
              <w:rPr>
                <w:lang w:val="en-US"/>
              </w:rPr>
            </w:rPrChange>
          </w:rPr>
          <w:t>maintenance</w:t>
        </w:r>
        <w:r w:rsidR="000F46B5">
          <w:rPr>
            <w:lang w:val="en-US"/>
          </w:rPr>
          <w:t xml:space="preserve"> gate in the </w:t>
        </w:r>
        <w:r w:rsidR="00E82A5F" w:rsidRPr="00B5658C">
          <w:rPr>
            <w:color w:val="00B050"/>
            <w:lang w:val="en-US"/>
            <w:rPrChange w:id="280" w:author="Erik Jacques Wiborg" w:date="2024-01-24T14:04:00Z">
              <w:rPr>
                <w:lang w:val="en-US"/>
              </w:rPr>
            </w:rPrChange>
          </w:rPr>
          <w:t>third</w:t>
        </w:r>
        <w:r w:rsidR="00E82A5F">
          <w:rPr>
            <w:lang w:val="en-US"/>
          </w:rPr>
          <w:t xml:space="preserve"> dam of the reservoir. </w:t>
        </w:r>
      </w:ins>
      <w:ins w:id="281" w:author="Erik Jacques Wiborg" w:date="2024-01-24T14:01:00Z">
        <w:r w:rsidR="00185565">
          <w:rPr>
            <w:lang w:val="en-US"/>
          </w:rPr>
          <w:t xml:space="preserve"> </w:t>
        </w:r>
      </w:ins>
    </w:p>
    <w:p w14:paraId="6A51C4D4" w14:textId="619B9811" w:rsidR="00E36F58" w:rsidRDefault="00E36F58">
      <w:pPr>
        <w:pStyle w:val="Heading3"/>
        <w:rPr>
          <w:ins w:id="282" w:author="Wiborg Erik Jacques" w:date="2024-03-18T10:31:00Z"/>
        </w:rPr>
      </w:pPr>
      <w:ins w:id="283" w:author="Wiborg Erik Jacques" w:date="2024-03-18T10:31:00Z">
        <w:r>
          <w:t>Cn.PF1 Surge Chamber/shaft</w:t>
        </w:r>
      </w:ins>
    </w:p>
    <w:p w14:paraId="608A9F90" w14:textId="77777777" w:rsidR="00E36F58" w:rsidRDefault="00E36F58" w:rsidP="00E36F58">
      <w:pPr>
        <w:pStyle w:val="BodyText"/>
        <w:rPr>
          <w:ins w:id="284" w:author="Wiborg Erik Jacques" w:date="2024-03-18T10:31:00Z"/>
        </w:rPr>
      </w:pPr>
    </w:p>
    <w:p w14:paraId="3CB9254B" w14:textId="77777777" w:rsidR="00E36F58" w:rsidRPr="00E36F58" w:rsidRDefault="00E36F58">
      <w:pPr>
        <w:pStyle w:val="BodyText"/>
        <w:rPr>
          <w:ins w:id="285" w:author="Wiborg Erik Jacques" w:date="2024-03-18T10:31:00Z"/>
        </w:rPr>
        <w:pPrChange w:id="286" w:author="Wiborg Erik Jacques" w:date="2024-03-18T10:31:00Z">
          <w:pPr>
            <w:pStyle w:val="Heading3"/>
          </w:pPr>
        </w:pPrChange>
      </w:pPr>
    </w:p>
    <w:p w14:paraId="53C403B3" w14:textId="3409781D" w:rsidR="00FF6641" w:rsidRPr="00B13957" w:rsidRDefault="00FF6641">
      <w:pPr>
        <w:pStyle w:val="Heading3"/>
        <w:rPr>
          <w:ins w:id="287" w:author="Erik Jacques Wiborg" w:date="2024-01-24T13:49:00Z"/>
          <w:rPrChange w:id="288" w:author="Erik Jacques Wiborg" w:date="2024-01-24T13:50:00Z">
            <w:rPr>
              <w:ins w:id="289" w:author="Erik Jacques Wiborg" w:date="2024-01-24T13:49:00Z"/>
              <w:lang w:val="en-US"/>
            </w:rPr>
          </w:rPrChange>
        </w:rPr>
        <w:pPrChange w:id="290" w:author="Erik Jacques Wiborg" w:date="2024-01-24T13:50:00Z">
          <w:pPr>
            <w:pStyle w:val="BodyText"/>
            <w:ind w:left="360"/>
          </w:pPr>
        </w:pPrChange>
      </w:pPr>
      <w:ins w:id="291" w:author="Erik Jacques Wiborg" w:date="2024-01-24T13:49:00Z">
        <w:r w:rsidRPr="00B13957">
          <w:rPr>
            <w:rPrChange w:id="292" w:author="Erik Jacques Wiborg" w:date="2024-01-24T13:50:00Z">
              <w:rPr>
                <w:b/>
                <w:bCs/>
                <w:lang w:val="en-US"/>
              </w:rPr>
            </w:rPrChange>
          </w:rPr>
          <w:t>Cn.KAn</w:t>
        </w:r>
      </w:ins>
      <w:ins w:id="293" w:author="Erik Jacques Wiborg" w:date="2024-01-24T13:50:00Z">
        <w:r w:rsidR="00B13957" w:rsidRPr="00B13957">
          <w:rPr>
            <w:rPrChange w:id="294" w:author="Erik Jacques Wiborg" w:date="2024-01-24T13:50:00Z">
              <w:rPr>
                <w:b/>
                <w:bCs/>
                <w:lang w:val="en-US"/>
              </w:rPr>
            </w:rPrChange>
          </w:rPr>
          <w:t xml:space="preserve"> Waterway gates</w:t>
        </w:r>
      </w:ins>
    </w:p>
    <w:p w14:paraId="73DD249B" w14:textId="77777777" w:rsidR="00DE7DA7" w:rsidRDefault="00DE7DA7" w:rsidP="00F0044A">
      <w:pPr>
        <w:pStyle w:val="BodyText"/>
        <w:ind w:left="360"/>
        <w:rPr>
          <w:ins w:id="295" w:author="Wiborg Erik Jacques" w:date="2024-02-28T14:28:00Z"/>
          <w:lang w:val="en-US"/>
        </w:rPr>
      </w:pPr>
    </w:p>
    <w:p w14:paraId="1BA127B4" w14:textId="2466B70D" w:rsidR="00721645" w:rsidRDefault="00721645" w:rsidP="00F0044A">
      <w:pPr>
        <w:pStyle w:val="BodyText"/>
        <w:ind w:left="360"/>
        <w:rPr>
          <w:ins w:id="296" w:author="Erik Jacques Wiborg" w:date="2024-01-24T13:49:00Z"/>
          <w:lang w:val="en-US"/>
        </w:rPr>
      </w:pPr>
      <w:ins w:id="297" w:author="Wiborg Erik Jacques" w:date="2024-02-28T14:28:00Z">
        <w:r>
          <w:rPr>
            <w:lang w:val="en-US"/>
          </w:rPr>
          <w:t>C1.KA1 Is the mail inlet</w:t>
        </w:r>
      </w:ins>
      <w:ins w:id="298" w:author="Wiborg Erik Jacques" w:date="2024-02-28T14:29:00Z">
        <w:r>
          <w:rPr>
            <w:lang w:val="en-US"/>
          </w:rPr>
          <w:t xml:space="preserve">. </w:t>
        </w:r>
      </w:ins>
    </w:p>
    <w:p w14:paraId="3A7AC635" w14:textId="22E46E64" w:rsidR="00DE7DA7" w:rsidRPr="00AB2F7C" w:rsidRDefault="16255025">
      <w:pPr>
        <w:pStyle w:val="Heading3"/>
        <w:rPr>
          <w:ins w:id="299" w:author="Wiborg Erik Jacques" w:date="2024-01-27T10:43:00Z"/>
          <w:rPrChange w:id="300" w:author="Erik Jacques Wiborg" w:date="2024-01-27T11:44:00Z">
            <w:rPr>
              <w:ins w:id="301" w:author="Wiborg Erik Jacques" w:date="2024-01-27T10:43:00Z"/>
              <w:lang w:val="en-US"/>
            </w:rPr>
          </w:rPrChange>
        </w:rPr>
        <w:pPrChange w:id="302" w:author="Erik Jacques Wiborg" w:date="2024-01-27T11:44:00Z">
          <w:pPr>
            <w:pStyle w:val="BodyText"/>
            <w:ind w:left="360"/>
          </w:pPr>
        </w:pPrChange>
      </w:pPr>
      <w:ins w:id="303" w:author="Wiborg Erik Jacques" w:date="2024-01-27T10:42:00Z">
        <w:r w:rsidRPr="00AB2F7C">
          <w:rPr>
            <w:rPrChange w:id="304" w:author="Erik Jacques Wiborg" w:date="2024-01-27T11:44:00Z">
              <w:rPr>
                <w:b/>
                <w:bCs/>
                <w:lang w:val="en-US"/>
              </w:rPr>
            </w:rPrChange>
          </w:rPr>
          <w:t>RK S</w:t>
        </w:r>
      </w:ins>
      <w:ins w:id="305" w:author="Wiborg Erik Jacques" w:date="2024-01-27T10:43:00Z">
        <w:r w:rsidRPr="00AB2F7C">
          <w:rPr>
            <w:rPrChange w:id="306" w:author="Erik Jacques Wiborg" w:date="2024-01-27T11:44:00Z">
              <w:rPr>
                <w:b/>
                <w:bCs/>
                <w:lang w:val="en-US"/>
              </w:rPr>
            </w:rPrChange>
          </w:rPr>
          <w:t>tator</w:t>
        </w:r>
      </w:ins>
    </w:p>
    <w:p w14:paraId="03AAC4C7" w14:textId="77777777" w:rsidR="00AB2F7C" w:rsidRDefault="00AB2F7C" w:rsidP="604EFD89">
      <w:pPr>
        <w:pStyle w:val="BodyText"/>
        <w:ind w:left="360"/>
        <w:rPr>
          <w:ins w:id="307" w:author="Erik Jacques Wiborg" w:date="2024-01-27T11:44:00Z"/>
          <w:lang w:val="en-US"/>
        </w:rPr>
      </w:pPr>
    </w:p>
    <w:p w14:paraId="4D8B2B88" w14:textId="74232762" w:rsidR="604EFD89" w:rsidRDefault="16255025" w:rsidP="604EFD89">
      <w:pPr>
        <w:pStyle w:val="BodyText"/>
        <w:ind w:left="360"/>
        <w:rPr>
          <w:ins w:id="308" w:author="Erik Jacques Wiborg" w:date="2024-01-27T11:44:00Z"/>
          <w:lang w:val="en-US"/>
        </w:rPr>
      </w:pPr>
      <w:ins w:id="309" w:author="Wiborg Erik Jacques" w:date="2024-01-27T10:43:00Z">
        <w:r w:rsidRPr="595DED83">
          <w:rPr>
            <w:lang w:val="en-US"/>
          </w:rPr>
          <w:t xml:space="preserve">Stator system cooling system is handled in section </w:t>
        </w:r>
      </w:ins>
      <w:ins w:id="310" w:author="Erik Jacques Wiborg" w:date="2024-01-27T11:44:00Z">
        <w:r w:rsidR="00134547">
          <w:rPr>
            <w:lang w:val="en-US"/>
          </w:rPr>
          <w:fldChar w:fldCharType="begin"/>
        </w:r>
        <w:r w:rsidR="00134547">
          <w:rPr>
            <w:lang w:val="en-US"/>
          </w:rPr>
          <w:instrText xml:space="preserve"> REF _Ref157248262 \r \h </w:instrText>
        </w:r>
      </w:ins>
      <w:r w:rsidR="00134547">
        <w:rPr>
          <w:lang w:val="en-US"/>
        </w:rPr>
      </w:r>
      <w:r w:rsidR="00134547">
        <w:rPr>
          <w:lang w:val="en-US"/>
        </w:rPr>
        <w:fldChar w:fldCharType="separate"/>
      </w:r>
      <w:ins w:id="311" w:author="Erik Jacques Wiborg" w:date="2024-01-27T11:44:00Z">
        <w:r w:rsidR="00134547">
          <w:rPr>
            <w:lang w:val="en-US"/>
          </w:rPr>
          <w:t>7.3.2</w:t>
        </w:r>
        <w:r w:rsidR="00134547">
          <w:rPr>
            <w:lang w:val="en-US"/>
          </w:rPr>
          <w:fldChar w:fldCharType="end"/>
        </w:r>
        <w:r w:rsidR="00134547">
          <w:rPr>
            <w:lang w:val="en-US"/>
          </w:rPr>
          <w:t>.</w:t>
        </w:r>
      </w:ins>
    </w:p>
    <w:p w14:paraId="644A19D7" w14:textId="0A03A22F" w:rsidR="00AB2F7C" w:rsidRDefault="00AB2F7C" w:rsidP="604EFD89">
      <w:pPr>
        <w:pStyle w:val="BodyText"/>
        <w:ind w:left="360"/>
        <w:rPr>
          <w:lang w:val="en-US"/>
        </w:rPr>
      </w:pPr>
    </w:p>
    <w:p w14:paraId="5E0CF15B" w14:textId="77777777" w:rsidR="00C16EA9" w:rsidDel="00162225" w:rsidRDefault="00C16EA9">
      <w:pPr>
        <w:pStyle w:val="BodyText"/>
        <w:rPr>
          <w:ins w:id="312" w:author="Wiborg Erik Jacques" w:date="2024-01-27T10:43:00Z"/>
          <w:del w:id="313" w:author="Erik Jacques Wiborg" w:date="2024-01-27T11:45:00Z"/>
          <w:lang w:val="en-US"/>
        </w:rPr>
        <w:pPrChange w:id="314" w:author="Erik Jacques Wiborg" w:date="2024-01-27T11:46:00Z">
          <w:pPr>
            <w:pStyle w:val="BodyText"/>
            <w:ind w:left="360"/>
          </w:pPr>
        </w:pPrChange>
      </w:pPr>
    </w:p>
    <w:p w14:paraId="5E6F88E6" w14:textId="78B4EA4F" w:rsidR="00C46604" w:rsidRDefault="00C46604" w:rsidP="604EFD89">
      <w:pPr>
        <w:pStyle w:val="BodyText"/>
        <w:ind w:left="360"/>
        <w:rPr>
          <w:ins w:id="315" w:author="Erik Jacques Wiborg" w:date="2024-01-27T12:12:00Z"/>
          <w:b/>
          <w:bCs/>
          <w:u w:val="single"/>
          <w:lang w:val="en-US"/>
        </w:rPr>
      </w:pPr>
      <w:ins w:id="316" w:author="Erik Jacques Wiborg" w:date="2024-01-27T12:12:00Z">
        <w:r w:rsidRPr="00C46604">
          <w:rPr>
            <w:b/>
            <w:bCs/>
            <w:u w:val="single"/>
            <w:lang w:val="en-US"/>
            <w:rPrChange w:id="317" w:author="Erik Jacques Wiborg" w:date="2024-01-27T12:12:00Z">
              <w:rPr>
                <w:lang w:val="en-US"/>
              </w:rPr>
            </w:rPrChange>
          </w:rPr>
          <w:t>Functional aspect:</w:t>
        </w:r>
      </w:ins>
    </w:p>
    <w:p w14:paraId="4B338991" w14:textId="61247F6E" w:rsidR="00C46604" w:rsidRPr="00C46604" w:rsidRDefault="00C46604" w:rsidP="604EFD89">
      <w:pPr>
        <w:pStyle w:val="BodyText"/>
        <w:ind w:left="360"/>
        <w:rPr>
          <w:ins w:id="318" w:author="Erik Jacques Wiborg" w:date="2024-01-27T12:12:00Z"/>
          <w:lang w:val="en-US"/>
        </w:rPr>
      </w:pPr>
      <w:ins w:id="319" w:author="Erik Jacques Wiborg" w:date="2024-01-27T12:12:00Z">
        <w:r w:rsidRPr="00C46604">
          <w:rPr>
            <w:lang w:val="en-US"/>
            <w:rPrChange w:id="320" w:author="Erik Jacques Wiborg" w:date="2024-01-27T12:12:00Z">
              <w:rPr>
                <w:b/>
                <w:bCs/>
                <w:u w:val="single"/>
                <w:lang w:val="en-US"/>
              </w:rPr>
            </w:rPrChange>
          </w:rPr>
          <w:t>Subsystems to the stator</w:t>
        </w:r>
      </w:ins>
    </w:p>
    <w:p w14:paraId="131A56C6" w14:textId="5D96DE3B" w:rsidR="604EFD89" w:rsidRDefault="00C46604" w:rsidP="604EFD89">
      <w:pPr>
        <w:pStyle w:val="BodyText"/>
        <w:ind w:left="360"/>
        <w:rPr>
          <w:lang w:val="en-US"/>
        </w:rPr>
      </w:pPr>
      <w:ins w:id="321" w:author="Erik Jacques Wiborg" w:date="2024-01-27T12:12:00Z">
        <w:r>
          <w:rPr>
            <w:lang w:val="en-US"/>
          </w:rPr>
          <w:t>=</w:t>
        </w:r>
      </w:ins>
      <w:ins w:id="322" w:author="Erik Jacques Wiborg" w:date="2024-01-27T11:46:00Z">
        <w:r w:rsidR="00305CC4">
          <w:rPr>
            <w:lang w:val="en-US"/>
          </w:rPr>
          <w:t>A1.</w:t>
        </w:r>
        <w:r w:rsidR="00854EF6">
          <w:rPr>
            <w:lang w:val="en-US"/>
          </w:rPr>
          <w:t>RA1.RK1</w:t>
        </w:r>
      </w:ins>
      <w:ins w:id="323" w:author="Erik Jacques Wiborg" w:date="2024-01-27T12:13:00Z">
        <w:r w:rsidR="00FC1C5E">
          <w:rPr>
            <w:lang w:val="en-US"/>
          </w:rPr>
          <w:tab/>
        </w:r>
      </w:ins>
      <w:ins w:id="324" w:author="Erik Jacques Wiborg" w:date="2024-01-27T12:16:00Z">
        <w:r w:rsidR="00C813AD">
          <w:rPr>
            <w:lang w:val="en-US"/>
          </w:rPr>
          <w:tab/>
        </w:r>
      </w:ins>
      <w:r w:rsidR="00942223">
        <w:rPr>
          <w:lang w:val="en-US"/>
        </w:rPr>
        <w:tab/>
      </w:r>
      <w:r w:rsidR="0035129D">
        <w:rPr>
          <w:lang w:val="en-US"/>
        </w:rPr>
        <w:tab/>
      </w:r>
      <w:ins w:id="325" w:author="Erik Jacques Wiborg" w:date="2024-01-27T11:45:00Z">
        <w:r w:rsidR="0020121E">
          <w:rPr>
            <w:lang w:val="en-US"/>
          </w:rPr>
          <w:t xml:space="preserve">Stator core </w:t>
        </w:r>
      </w:ins>
    </w:p>
    <w:p w14:paraId="3FC4C95B" w14:textId="027AC0F2" w:rsidR="0076013E" w:rsidRDefault="0076013E" w:rsidP="009E5941">
      <w:pPr>
        <w:pStyle w:val="BodyText"/>
        <w:ind w:left="360"/>
        <w:rPr>
          <w:ins w:id="326" w:author="Erik Jacques Wiborg" w:date="2024-01-27T12:11:00Z"/>
          <w:lang w:val="en-US"/>
        </w:rPr>
      </w:pPr>
      <w:ins w:id="327" w:author="Erik Jacques Wiborg" w:date="2024-01-27T12:12:00Z">
        <w:r>
          <w:rPr>
            <w:lang w:val="en-US"/>
          </w:rPr>
          <w:t>=</w:t>
        </w:r>
      </w:ins>
      <w:ins w:id="328" w:author="Erik Jacques Wiborg" w:date="2024-01-27T11:46:00Z">
        <w:r>
          <w:rPr>
            <w:lang w:val="en-US"/>
          </w:rPr>
          <w:t>A1.RA1.RK1</w:t>
        </w:r>
      </w:ins>
      <w:r w:rsidR="009E5941">
        <w:rPr>
          <w:lang w:val="en-US"/>
        </w:rPr>
        <w:t>.RK</w:t>
      </w:r>
      <w:r w:rsidR="009E5941" w:rsidRPr="009E5941">
        <w:rPr>
          <w:b/>
          <w:bCs/>
          <w:color w:val="365F91" w:themeColor="accent1" w:themeShade="BF"/>
          <w:lang w:val="en-US"/>
        </w:rPr>
        <w:t>2</w:t>
      </w:r>
      <w:ins w:id="329" w:author="Erik Jacques Wiborg" w:date="2024-01-27T12:13:00Z">
        <w:r>
          <w:rPr>
            <w:lang w:val="en-US"/>
          </w:rPr>
          <w:tab/>
        </w:r>
      </w:ins>
      <w:ins w:id="330" w:author="Erik Jacques Wiborg" w:date="2024-01-27T12:16:00Z">
        <w:r>
          <w:rPr>
            <w:lang w:val="en-US"/>
          </w:rPr>
          <w:tab/>
        </w:r>
      </w:ins>
      <w:r>
        <w:rPr>
          <w:lang w:val="en-US"/>
        </w:rPr>
        <w:tab/>
      </w:r>
      <w:r>
        <w:rPr>
          <w:lang w:val="en-US"/>
        </w:rPr>
        <w:tab/>
      </w:r>
      <w:ins w:id="331" w:author="Erik Jacques Wiborg" w:date="2024-01-27T11:45:00Z">
        <w:r>
          <w:rPr>
            <w:lang w:val="en-US"/>
          </w:rPr>
          <w:t>Stator core</w:t>
        </w:r>
      </w:ins>
      <w:r w:rsidR="009E5941">
        <w:rPr>
          <w:lang w:val="en-US"/>
        </w:rPr>
        <w:t xml:space="preserve">, phase </w:t>
      </w:r>
      <w:r w:rsidR="006D1266" w:rsidRPr="009E5941">
        <w:rPr>
          <w:b/>
          <w:bCs/>
          <w:color w:val="365F91" w:themeColor="accent1" w:themeShade="BF"/>
          <w:lang w:val="en-US"/>
        </w:rPr>
        <w:t>2</w:t>
      </w:r>
    </w:p>
    <w:p w14:paraId="58B7E04F" w14:textId="712D23D9" w:rsidR="00E56FC3" w:rsidRDefault="00C46604" w:rsidP="005039FB">
      <w:pPr>
        <w:pStyle w:val="BodyText"/>
        <w:ind w:left="4245" w:hanging="3885"/>
        <w:rPr>
          <w:ins w:id="332" w:author="Erik Jacques Wiborg" w:date="2024-01-27T12:14:00Z"/>
          <w:b/>
          <w:bCs/>
          <w:color w:val="943634" w:themeColor="accent2" w:themeShade="BF"/>
          <w:lang w:val="en-US"/>
        </w:rPr>
      </w:pPr>
      <w:ins w:id="333" w:author="Erik Jacques Wiborg" w:date="2024-01-27T12:12:00Z">
        <w:r>
          <w:rPr>
            <w:lang w:val="en-US"/>
          </w:rPr>
          <w:t>=</w:t>
        </w:r>
        <w:r w:rsidR="00E56FC3">
          <w:rPr>
            <w:lang w:val="en-US"/>
          </w:rPr>
          <w:t>A1.RA1.RK1.</w:t>
        </w:r>
      </w:ins>
      <w:r w:rsidR="009E5941">
        <w:rPr>
          <w:lang w:val="en-US"/>
        </w:rPr>
        <w:t>RK</w:t>
      </w:r>
      <w:r w:rsidR="009E5941" w:rsidRPr="009E5941">
        <w:rPr>
          <w:b/>
          <w:bCs/>
          <w:color w:val="365F91" w:themeColor="accent1" w:themeShade="BF"/>
          <w:lang w:val="en-US"/>
        </w:rPr>
        <w:t>2</w:t>
      </w:r>
      <w:ins w:id="334" w:author="Erik Jacques Wiborg" w:date="2024-01-27T12:13:00Z">
        <w:r>
          <w:rPr>
            <w:lang w:val="en-US"/>
          </w:rPr>
          <w:t>.</w:t>
        </w:r>
        <w:r w:rsidR="00FC1C5E">
          <w:rPr>
            <w:lang w:val="en-US"/>
          </w:rPr>
          <w:t>BTA</w:t>
        </w:r>
      </w:ins>
      <w:r w:rsidR="009E5941">
        <w:rPr>
          <w:lang w:val="en-US"/>
        </w:rPr>
        <w:t>1</w:t>
      </w:r>
      <w:ins w:id="335" w:author="Erik Jacques Wiborg" w:date="2024-01-27T12:13:00Z">
        <w:r w:rsidR="00FC1C5E">
          <w:rPr>
            <w:lang w:val="en-US"/>
          </w:rPr>
          <w:tab/>
        </w:r>
      </w:ins>
      <w:ins w:id="336" w:author="Erik Jacques Wiborg" w:date="2024-01-27T12:16:00Z">
        <w:r w:rsidR="00C813AD">
          <w:rPr>
            <w:lang w:val="en-US"/>
          </w:rPr>
          <w:tab/>
        </w:r>
      </w:ins>
      <w:ins w:id="337" w:author="Erik Jacques Wiborg" w:date="2024-01-27T12:13:00Z">
        <w:r w:rsidR="00FC1C5E">
          <w:rPr>
            <w:lang w:val="en-US"/>
          </w:rPr>
          <w:t xml:space="preserve">Stator core, </w:t>
        </w:r>
        <w:r w:rsidR="006D1266">
          <w:rPr>
            <w:lang w:val="en-US"/>
          </w:rPr>
          <w:t xml:space="preserve">phase </w:t>
        </w:r>
      </w:ins>
      <w:r w:rsidR="006D1266" w:rsidRPr="009E5941">
        <w:rPr>
          <w:b/>
          <w:bCs/>
          <w:color w:val="365F91" w:themeColor="accent1" w:themeShade="BF"/>
          <w:lang w:val="en-US"/>
        </w:rPr>
        <w:t>2</w:t>
      </w:r>
      <w:r w:rsidR="006D1266">
        <w:rPr>
          <w:b/>
          <w:bCs/>
          <w:color w:val="365F91" w:themeColor="accent1" w:themeShade="BF"/>
          <w:lang w:val="en-US"/>
        </w:rPr>
        <w:t xml:space="preserve">, </w:t>
      </w:r>
      <w:ins w:id="338" w:author="Erik Jacques Wiborg" w:date="2024-01-27T12:13:00Z">
        <w:r w:rsidR="00FC1C5E">
          <w:rPr>
            <w:lang w:val="en-US"/>
          </w:rPr>
          <w:t xml:space="preserve">temp measurement </w:t>
        </w:r>
      </w:ins>
      <w:r w:rsidR="005039FB">
        <w:rPr>
          <w:lang w:val="en-US"/>
        </w:rPr>
        <w:t>(laminate sheets)</w:t>
      </w:r>
    </w:p>
    <w:p w14:paraId="16D8837C" w14:textId="1EFB5065" w:rsidR="005643C5" w:rsidRDefault="005643C5" w:rsidP="005643C5">
      <w:pPr>
        <w:pStyle w:val="BodyText"/>
        <w:ind w:left="360"/>
        <w:rPr>
          <w:lang w:val="en-US"/>
        </w:rPr>
      </w:pPr>
      <w:ins w:id="339" w:author="Erik Jacques Wiborg" w:date="2024-01-27T12:15:00Z">
        <w:r>
          <w:rPr>
            <w:lang w:val="en-US"/>
          </w:rPr>
          <w:t>=A1.RA1.RK1.</w:t>
        </w:r>
      </w:ins>
      <w:r w:rsidR="00FE03A6">
        <w:rPr>
          <w:lang w:val="en-US"/>
        </w:rPr>
        <w:t>RK</w:t>
      </w:r>
      <w:r w:rsidR="005039FB" w:rsidRPr="009E5941">
        <w:rPr>
          <w:b/>
          <w:bCs/>
          <w:color w:val="365F91" w:themeColor="accent1" w:themeShade="BF"/>
          <w:lang w:val="en-US"/>
        </w:rPr>
        <w:t>2</w:t>
      </w:r>
      <w:ins w:id="340" w:author="Erik Jacques Wiborg" w:date="2024-01-27T12:15:00Z">
        <w:r w:rsidR="00C813AD">
          <w:rPr>
            <w:lang w:val="en-US"/>
          </w:rPr>
          <w:t>.</w:t>
        </w:r>
      </w:ins>
      <w:r w:rsidR="00517833">
        <w:rPr>
          <w:lang w:val="en-US"/>
        </w:rPr>
        <w:t>TDA</w:t>
      </w:r>
      <w:r w:rsidR="005431BD">
        <w:rPr>
          <w:b/>
          <w:bCs/>
          <w:color w:val="943634" w:themeColor="accent2" w:themeShade="BF"/>
          <w:lang w:val="en-US"/>
        </w:rPr>
        <w:t>45</w:t>
      </w:r>
      <w:r w:rsidR="004A7136">
        <w:rPr>
          <w:lang w:val="en-US"/>
        </w:rPr>
        <w:t>.</w:t>
      </w:r>
      <w:ins w:id="341" w:author="Erik Jacques Wiborg" w:date="2024-01-27T12:15:00Z">
        <w:r w:rsidR="00C813AD">
          <w:rPr>
            <w:lang w:val="en-US"/>
          </w:rPr>
          <w:t>BT</w:t>
        </w:r>
      </w:ins>
      <w:r w:rsidR="00934B7C">
        <w:rPr>
          <w:lang w:val="en-US"/>
        </w:rPr>
        <w:t>A1</w:t>
      </w:r>
      <w:ins w:id="342" w:author="Erik Jacques Wiborg" w:date="2024-01-27T12:15:00Z">
        <w:r>
          <w:rPr>
            <w:lang w:val="en-US"/>
          </w:rPr>
          <w:tab/>
        </w:r>
      </w:ins>
      <w:ins w:id="343" w:author="Erik Jacques Wiborg" w:date="2024-01-27T12:16:00Z">
        <w:r w:rsidR="00C813AD">
          <w:rPr>
            <w:lang w:val="en-US"/>
          </w:rPr>
          <w:tab/>
        </w:r>
      </w:ins>
      <w:ins w:id="344" w:author="Erik Jacques Wiborg" w:date="2024-01-27T12:13:00Z">
        <w:r w:rsidR="009B04DF">
          <w:rPr>
            <w:lang w:val="en-US"/>
          </w:rPr>
          <w:t xml:space="preserve">Stator core, phase </w:t>
        </w:r>
      </w:ins>
      <w:r w:rsidR="009B04DF" w:rsidRPr="009E5941">
        <w:rPr>
          <w:b/>
          <w:bCs/>
          <w:color w:val="365F91" w:themeColor="accent1" w:themeShade="BF"/>
          <w:lang w:val="en-US"/>
        </w:rPr>
        <w:t>2</w:t>
      </w:r>
      <w:r w:rsidR="009B04DF">
        <w:rPr>
          <w:b/>
          <w:bCs/>
          <w:color w:val="365F91" w:themeColor="accent1" w:themeShade="BF"/>
          <w:lang w:val="en-US"/>
        </w:rPr>
        <w:t xml:space="preserve">, </w:t>
      </w:r>
      <w:ins w:id="345" w:author="Erik Jacques Wiborg" w:date="2024-01-27T12:14:00Z">
        <w:r w:rsidR="009B04DF">
          <w:rPr>
            <w:lang w:val="en-US"/>
          </w:rPr>
          <w:t>winding</w:t>
        </w:r>
      </w:ins>
      <w:r w:rsidR="00E75A28">
        <w:rPr>
          <w:lang w:val="en-US"/>
        </w:rPr>
        <w:t xml:space="preserve"> </w:t>
      </w:r>
      <w:r w:rsidR="00E75A28">
        <w:rPr>
          <w:b/>
          <w:bCs/>
          <w:color w:val="943634" w:themeColor="accent2" w:themeShade="BF"/>
          <w:lang w:val="en-US"/>
        </w:rPr>
        <w:t>45</w:t>
      </w:r>
      <w:r w:rsidR="00E75A28" w:rsidRPr="00E75A28">
        <w:rPr>
          <w:lang w:val="en-US"/>
        </w:rPr>
        <w:t xml:space="preserve">, </w:t>
      </w:r>
      <w:r w:rsidR="00E75A28">
        <w:rPr>
          <w:lang w:val="en-US"/>
        </w:rPr>
        <w:t>temp.</w:t>
      </w:r>
      <w:r w:rsidR="009B04DF">
        <w:rPr>
          <w:lang w:val="en-US"/>
        </w:rPr>
        <w:t xml:space="preserve"> </w:t>
      </w:r>
    </w:p>
    <w:p w14:paraId="669C1172" w14:textId="5997FA53" w:rsidR="009F0749" w:rsidRDefault="009F0749" w:rsidP="00BA63F5">
      <w:pPr>
        <w:pStyle w:val="BodyText"/>
        <w:ind w:left="4245" w:hanging="3885"/>
        <w:rPr>
          <w:lang w:val="en-US"/>
        </w:rPr>
      </w:pPr>
      <w:ins w:id="346" w:author="Erik Jacques Wiborg" w:date="2024-01-27T12:15:00Z">
        <w:r>
          <w:rPr>
            <w:lang w:val="en-US"/>
          </w:rPr>
          <w:t>=A1.RA1.RK1.</w:t>
        </w:r>
      </w:ins>
      <w:r w:rsidR="00FE03A6">
        <w:rPr>
          <w:lang w:val="en-US"/>
        </w:rPr>
        <w:t>RK</w:t>
      </w:r>
      <w:ins w:id="347" w:author="Erik Jacques Wiborg" w:date="2024-01-27T12:15:00Z">
        <w:r w:rsidRPr="00E75A28">
          <w:rPr>
            <w:b/>
            <w:bCs/>
            <w:color w:val="365F91" w:themeColor="accent1" w:themeShade="BF"/>
            <w:lang w:val="en-US"/>
          </w:rPr>
          <w:t>2</w:t>
        </w:r>
        <w:r>
          <w:rPr>
            <w:lang w:val="en-US"/>
          </w:rPr>
          <w:t>.</w:t>
        </w:r>
      </w:ins>
      <w:r w:rsidR="005E0F9F">
        <w:rPr>
          <w:lang w:val="en-US"/>
        </w:rPr>
        <w:t>UNA</w:t>
      </w:r>
      <w:r w:rsidR="001774FF" w:rsidRPr="00E75A28">
        <w:rPr>
          <w:b/>
          <w:bCs/>
          <w:color w:val="943634" w:themeColor="accent2" w:themeShade="BF"/>
          <w:lang w:val="en-US"/>
        </w:rPr>
        <w:t>2324</w:t>
      </w:r>
      <w:r w:rsidR="001774FF">
        <w:rPr>
          <w:lang w:val="en-US"/>
        </w:rPr>
        <w:t>.</w:t>
      </w:r>
      <w:ins w:id="348" w:author="Erik Jacques Wiborg" w:date="2024-01-27T12:15:00Z">
        <w:r>
          <w:rPr>
            <w:lang w:val="en-US"/>
          </w:rPr>
          <w:t>BT</w:t>
        </w:r>
      </w:ins>
      <w:r w:rsidR="00E75A28">
        <w:rPr>
          <w:lang w:val="en-US"/>
        </w:rPr>
        <w:t>A</w:t>
      </w:r>
      <w:r w:rsidR="00F71808">
        <w:rPr>
          <w:lang w:val="en-US"/>
        </w:rPr>
        <w:t>1</w:t>
      </w:r>
      <w:ins w:id="349" w:author="Erik Jacques Wiborg" w:date="2024-01-27T12:15:00Z">
        <w:r>
          <w:rPr>
            <w:lang w:val="en-US"/>
          </w:rPr>
          <w:tab/>
        </w:r>
      </w:ins>
      <w:ins w:id="350" w:author="Erik Jacques Wiborg" w:date="2024-01-27T12:16:00Z">
        <w:r>
          <w:rPr>
            <w:lang w:val="en-US"/>
          </w:rPr>
          <w:tab/>
        </w:r>
      </w:ins>
      <w:ins w:id="351" w:author="Erik Jacques Wiborg" w:date="2024-01-27T12:13:00Z">
        <w:r w:rsidR="00E75A28">
          <w:rPr>
            <w:lang w:val="en-US"/>
          </w:rPr>
          <w:t xml:space="preserve">Stator core, phase </w:t>
        </w:r>
      </w:ins>
      <w:r w:rsidR="00E75A28" w:rsidRPr="009E5941">
        <w:rPr>
          <w:b/>
          <w:bCs/>
          <w:color w:val="365F91" w:themeColor="accent1" w:themeShade="BF"/>
          <w:lang w:val="en-US"/>
        </w:rPr>
        <w:t>2</w:t>
      </w:r>
      <w:r w:rsidR="00E75A28" w:rsidRPr="00E75A28">
        <w:rPr>
          <w:lang w:val="en-US"/>
        </w:rPr>
        <w:t>,</w:t>
      </w:r>
      <w:r w:rsidR="00E75A28">
        <w:rPr>
          <w:lang w:val="en-US"/>
        </w:rPr>
        <w:t xml:space="preserve"> t</w:t>
      </w:r>
      <w:r w:rsidR="007C228B">
        <w:rPr>
          <w:lang w:val="en-US"/>
        </w:rPr>
        <w:t xml:space="preserve">ooth between </w:t>
      </w:r>
      <w:r w:rsidR="00705388">
        <w:rPr>
          <w:lang w:val="en-US"/>
        </w:rPr>
        <w:t>tracks/</w:t>
      </w:r>
      <w:r w:rsidR="00E2587A">
        <w:rPr>
          <w:lang w:val="en-US"/>
        </w:rPr>
        <w:t xml:space="preserve">windings </w:t>
      </w:r>
      <w:r w:rsidR="00E2587A" w:rsidRPr="00E75A28">
        <w:rPr>
          <w:b/>
          <w:bCs/>
          <w:color w:val="943634" w:themeColor="accent2" w:themeShade="BF"/>
          <w:lang w:val="en-US"/>
        </w:rPr>
        <w:t>23</w:t>
      </w:r>
      <w:r w:rsidR="00E2587A">
        <w:rPr>
          <w:lang w:val="en-US"/>
        </w:rPr>
        <w:t xml:space="preserve"> and </w:t>
      </w:r>
      <w:r w:rsidR="00E2587A" w:rsidRPr="00E75A28">
        <w:rPr>
          <w:b/>
          <w:bCs/>
          <w:color w:val="943634" w:themeColor="accent2" w:themeShade="BF"/>
          <w:lang w:val="en-US"/>
        </w:rPr>
        <w:t>24</w:t>
      </w:r>
      <w:r w:rsidR="00BA63F5">
        <w:rPr>
          <w:lang w:val="en-US"/>
        </w:rPr>
        <w:t xml:space="preserve">, </w:t>
      </w:r>
      <w:ins w:id="352" w:author="Erik Jacques Wiborg" w:date="2024-01-27T12:15:00Z">
        <w:r>
          <w:rPr>
            <w:lang w:val="en-US"/>
          </w:rPr>
          <w:t>temp</w:t>
        </w:r>
      </w:ins>
    </w:p>
    <w:p w14:paraId="1059F60F" w14:textId="77777777" w:rsidR="00E75A28" w:rsidRDefault="00E75A28" w:rsidP="00BA63F5">
      <w:pPr>
        <w:pStyle w:val="BodyText"/>
        <w:ind w:left="4245" w:hanging="3885"/>
        <w:rPr>
          <w:lang w:val="en-US"/>
        </w:rPr>
      </w:pPr>
    </w:p>
    <w:p w14:paraId="74D2AE5C" w14:textId="04714FD2" w:rsidR="00E75A28" w:rsidRDefault="00FE03A6" w:rsidP="00FE03A6">
      <w:pPr>
        <w:pStyle w:val="BodyText"/>
        <w:ind w:left="4245" w:hanging="3885"/>
        <w:jc w:val="center"/>
        <w:rPr>
          <w:ins w:id="353" w:author="Erik Jacques Wiborg" w:date="2024-01-27T12:15:00Z"/>
          <w:lang w:val="en-US"/>
        </w:rPr>
      </w:pPr>
      <w:r>
        <w:rPr>
          <w:noProof/>
        </w:rPr>
        <w:lastRenderedPageBreak/>
        <w:drawing>
          <wp:inline distT="0" distB="0" distL="0" distR="0" wp14:anchorId="0A0FE271" wp14:editId="5644FEA2">
            <wp:extent cx="4223258" cy="2476682"/>
            <wp:effectExtent l="0" t="0" r="6350" b="0"/>
            <wp:docPr id="842741647" name="Picture 1" descr="A diagram of a circ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41647" name="Picture 1" descr="A diagram of a circular object with text&#10;&#10;Description automatically generated"/>
                    <pic:cNvPicPr/>
                  </pic:nvPicPr>
                  <pic:blipFill>
                    <a:blip r:embed="rId26"/>
                    <a:stretch>
                      <a:fillRect/>
                    </a:stretch>
                  </pic:blipFill>
                  <pic:spPr>
                    <a:xfrm>
                      <a:off x="0" y="0"/>
                      <a:ext cx="4226246" cy="2478434"/>
                    </a:xfrm>
                    <a:prstGeom prst="rect">
                      <a:avLst/>
                    </a:prstGeom>
                  </pic:spPr>
                </pic:pic>
              </a:graphicData>
            </a:graphic>
          </wp:inline>
        </w:drawing>
      </w:r>
    </w:p>
    <w:p w14:paraId="08A44810" w14:textId="77777777" w:rsidR="0024082D" w:rsidRPr="00860C4A" w:rsidRDefault="0024082D" w:rsidP="0024082D">
      <w:pPr>
        <w:pStyle w:val="Heading2"/>
        <w:rPr>
          <w:ins w:id="354" w:author="Erik Jacques Wiborg" w:date="2024-01-24T09:49:00Z"/>
        </w:rPr>
      </w:pPr>
      <w:ins w:id="355" w:author="Erik Jacques Wiborg" w:date="2024-01-24T09:49:00Z">
        <w:r>
          <w:t>Component system</w:t>
        </w:r>
      </w:ins>
    </w:p>
    <w:p w14:paraId="6660E3D1" w14:textId="74F88F7D" w:rsidR="00424F90" w:rsidRDefault="005C1FF2" w:rsidP="00424F90">
      <w:pPr>
        <w:pStyle w:val="Heading3"/>
      </w:pPr>
      <w:r>
        <w:t>EGC</w:t>
      </w:r>
      <w:r w:rsidR="0089072D">
        <w:t>*</w:t>
      </w:r>
      <w:r w:rsidR="003A5959">
        <w:t>, EQD,EQC</w:t>
      </w:r>
      <w:r w:rsidR="00424F90">
        <w:t xml:space="preserve"> Heat exchangers</w:t>
      </w:r>
    </w:p>
    <w:p w14:paraId="0D70B615" w14:textId="77777777" w:rsidR="00424F90" w:rsidRDefault="00424F90" w:rsidP="00424F90">
      <w:pPr>
        <w:pStyle w:val="BodyText"/>
      </w:pPr>
    </w:p>
    <w:p w14:paraId="38E82941" w14:textId="1B549A0D" w:rsidR="005C1FF2" w:rsidRDefault="00424F90" w:rsidP="00424F90">
      <w:pPr>
        <w:pStyle w:val="BodyText"/>
      </w:pPr>
      <w:r>
        <w:t xml:space="preserve">To harmonize </w:t>
      </w:r>
      <w:r w:rsidR="00872F37">
        <w:t xml:space="preserve">better between powerplants and technologies used, it is </w:t>
      </w:r>
      <w:r w:rsidR="00872F37" w:rsidRPr="0089072D">
        <w:rPr>
          <w:b/>
          <w:bCs/>
        </w:rPr>
        <w:t xml:space="preserve">preferred </w:t>
      </w:r>
      <w:r w:rsidR="008E1FD7" w:rsidRPr="0089072D">
        <w:rPr>
          <w:b/>
          <w:bCs/>
        </w:rPr>
        <w:t>to use EQC</w:t>
      </w:r>
      <w:r w:rsidR="008E1FD7">
        <w:t xml:space="preserve"> (heat exchanger</w:t>
      </w:r>
      <w:r w:rsidR="00FB11CD">
        <w:t>) rather than detail what cooling/heating agent</w:t>
      </w:r>
      <w:r w:rsidR="0050674D">
        <w:t xml:space="preserve"> have been used. </w:t>
      </w:r>
      <w:r w:rsidR="005C1FF2">
        <w:t xml:space="preserve"> </w:t>
      </w:r>
    </w:p>
    <w:p w14:paraId="4E75566C" w14:textId="3ABB2787" w:rsidR="15909A61" w:rsidRPr="005C1FF2" w:rsidRDefault="15909A61" w:rsidP="2520EF15">
      <w:pPr>
        <w:pStyle w:val="Heading3"/>
        <w:rPr>
          <w:ins w:id="356" w:author="Wiborg Erik Jacques" w:date="2024-02-05T14:12:00Z"/>
          <w:lang w:val="fr-FR"/>
        </w:rPr>
      </w:pPr>
      <w:ins w:id="357" w:author="Wiborg Erik Jacques" w:date="2024-02-05T14:12:00Z">
        <w:r w:rsidRPr="005C1FF2">
          <w:rPr>
            <w:lang w:val="fr-FR"/>
          </w:rPr>
          <w:t>BPA</w:t>
        </w:r>
      </w:ins>
      <w:ins w:id="358" w:author="Wiborg Erik Jacques" w:date="2024-02-05T14:13:00Z">
        <w:r w:rsidR="1E44BEA9" w:rsidRPr="005C1FF2">
          <w:rPr>
            <w:lang w:val="fr-FR"/>
          </w:rPr>
          <w:t>/BTA</w:t>
        </w:r>
      </w:ins>
      <w:ins w:id="359" w:author="Wiborg Erik Jacques" w:date="2024-02-05T14:12:00Z">
        <w:r w:rsidRPr="005C1FF2">
          <w:rPr>
            <w:lang w:val="fr-FR"/>
          </w:rPr>
          <w:t xml:space="preserve"> </w:t>
        </w:r>
      </w:ins>
      <w:ins w:id="360" w:author="Wiborg Erik Jacques" w:date="2024-02-05T14:13:00Z">
        <w:r w:rsidR="5EB40F09" w:rsidRPr="005C1FF2">
          <w:rPr>
            <w:lang w:val="fr-FR"/>
          </w:rPr>
          <w:t>Ambient p</w:t>
        </w:r>
      </w:ins>
      <w:ins w:id="361" w:author="Wiborg Erik Jacques" w:date="2024-02-05T14:11:00Z">
        <w:r w:rsidRPr="005C1FF2">
          <w:rPr>
            <w:lang w:val="fr-FR"/>
          </w:rPr>
          <w:t>ressure sensors</w:t>
        </w:r>
      </w:ins>
    </w:p>
    <w:p w14:paraId="3A12304B" w14:textId="002E2B9C" w:rsidR="15909A61" w:rsidRDefault="15909A61">
      <w:pPr>
        <w:pStyle w:val="BodyText"/>
        <w:rPr>
          <w:ins w:id="362" w:author="Wiborg Erik Jacques" w:date="2024-02-05T14:15:00Z"/>
        </w:rPr>
        <w:pPrChange w:id="363" w:author="Wiborg Erik Jacques" w:date="2024-02-05T14:12:00Z">
          <w:pPr>
            <w:pStyle w:val="Heading3"/>
          </w:pPr>
        </w:pPrChange>
      </w:pPr>
      <w:ins w:id="364" w:author="Wiborg Erik Jacques" w:date="2024-02-05T14:12:00Z">
        <w:r>
          <w:t>It should allways be presumed that pressure sensors are m</w:t>
        </w:r>
      </w:ins>
      <w:ins w:id="365" w:author="Wiborg Erik Jacques" w:date="2024-02-05T14:13:00Z">
        <w:r>
          <w:t>easuring pressures</w:t>
        </w:r>
        <w:r w:rsidR="22632482">
          <w:t xml:space="preserve"> or temperatures</w:t>
        </w:r>
        <w:r>
          <w:t xml:space="preserve"> related</w:t>
        </w:r>
        <w:r w:rsidR="397032AF">
          <w:t xml:space="preserve"> to the production process. There might however be sensors</w:t>
        </w:r>
        <w:r w:rsidR="429633DC">
          <w:t xml:space="preserve"> dedicated to atm</w:t>
        </w:r>
      </w:ins>
      <w:ins w:id="366" w:author="Wiborg Erik Jacques" w:date="2024-02-05T14:14:00Z">
        <w:r w:rsidR="429633DC">
          <w:t xml:space="preserve">ospheric measurements, relevant for determining </w:t>
        </w:r>
      </w:ins>
      <w:ins w:id="367" w:author="Wiborg Erik Jacques" w:date="2024-02-05T14:15:00Z">
        <w:r w:rsidR="52EF4685">
          <w:t>characteristics</w:t>
        </w:r>
      </w:ins>
      <w:ins w:id="368" w:author="Wiborg Erik Jacques" w:date="2024-02-05T14:14:00Z">
        <w:r w:rsidR="429633DC">
          <w:t xml:space="preserve"> (</w:t>
        </w:r>
      </w:ins>
      <w:ins w:id="369" w:author="Wiborg Erik Jacques" w:date="2024-02-05T14:15:00Z">
        <w:r w:rsidR="615C0B8C">
          <w:t xml:space="preserve">e.g.  fluid </w:t>
        </w:r>
      </w:ins>
      <w:ins w:id="370" w:author="Wiborg Erik Jacques" w:date="2024-02-05T14:14:00Z">
        <w:r w:rsidR="615C0B8C">
          <w:t>viscosity</w:t>
        </w:r>
      </w:ins>
      <w:ins w:id="371" w:author="Wiborg Erik Jacques" w:date="2024-02-05T14:15:00Z">
        <w:r w:rsidR="615C0B8C">
          <w:t>)</w:t>
        </w:r>
      </w:ins>
      <w:ins w:id="372" w:author="Wiborg Erik Jacques" w:date="2024-02-05T14:14:00Z">
        <w:r w:rsidR="429633DC">
          <w:t xml:space="preserve">, safety systems, etc... </w:t>
        </w:r>
      </w:ins>
    </w:p>
    <w:p w14:paraId="461BC9E5" w14:textId="5FC52FC7" w:rsidR="6D62BE6D" w:rsidRDefault="6D62BE6D" w:rsidP="2520EF15">
      <w:pPr>
        <w:pStyle w:val="BodyText"/>
        <w:rPr>
          <w:ins w:id="373" w:author="Wiborg Erik Jacques" w:date="2024-02-05T14:16:00Z"/>
        </w:rPr>
      </w:pPr>
      <w:ins w:id="374" w:author="Wiborg Erik Jacques" w:date="2024-02-05T14:15:00Z">
        <w:r>
          <w:t xml:space="preserve">Ambient </w:t>
        </w:r>
      </w:ins>
      <w:ins w:id="375" w:author="Wiborg Erik Jacques" w:date="2024-02-05T14:16:00Z">
        <w:r>
          <w:t>measurements</w:t>
        </w:r>
      </w:ins>
      <w:ins w:id="376" w:author="Wiborg Erik Jacques" w:date="2024-02-05T14:15:00Z">
        <w:r>
          <w:t xml:space="preserve"> should be </w:t>
        </w:r>
      </w:ins>
      <w:ins w:id="377" w:author="Wiborg Erik Jacques" w:date="2024-02-05T14:16:00Z">
        <w:r>
          <w:t>instantiated using numbers between 40 and 50.</w:t>
        </w:r>
      </w:ins>
    </w:p>
    <w:p w14:paraId="13363944" w14:textId="057785E8" w:rsidR="2520EF15" w:rsidRDefault="2520EF15" w:rsidP="2520EF15">
      <w:pPr>
        <w:pStyle w:val="BodyText"/>
        <w:rPr>
          <w:ins w:id="378" w:author="Wiborg Erik Jacques" w:date="2024-02-05T14:16:00Z"/>
        </w:rPr>
      </w:pPr>
    </w:p>
    <w:p w14:paraId="137B52BA" w14:textId="48147061" w:rsidR="436BE420" w:rsidRDefault="436BE420" w:rsidP="2520EF15">
      <w:pPr>
        <w:pStyle w:val="BodyText"/>
        <w:rPr>
          <w:ins w:id="379" w:author="Wiborg Erik Jacques" w:date="2024-02-05T14:16:00Z"/>
        </w:rPr>
      </w:pPr>
      <w:ins w:id="380" w:author="Wiborg Erik Jacques" w:date="2024-02-05T14:16:00Z">
        <w:r>
          <w:t xml:space="preserve">Example: </w:t>
        </w:r>
      </w:ins>
    </w:p>
    <w:p w14:paraId="37831FFE" w14:textId="1E39FA4B" w:rsidR="436BE420" w:rsidRDefault="436BE420" w:rsidP="2520EF15">
      <w:pPr>
        <w:pStyle w:val="BodyText"/>
        <w:rPr>
          <w:ins w:id="381" w:author="Wiborg Erik Jacques" w:date="2024-02-05T14:17:00Z"/>
        </w:rPr>
      </w:pPr>
      <w:ins w:id="382" w:author="Wiborg Erik Jacques" w:date="2024-02-05T14:16:00Z">
        <w:r>
          <w:t>=E1.BLA1</w:t>
        </w:r>
        <w:r>
          <w:tab/>
        </w:r>
      </w:ins>
      <w:ins w:id="383" w:author="Wiborg Erik Jacques" w:date="2024-02-05T14:17:00Z">
        <w:r>
          <w:t>Measurment of reservoir water level</w:t>
        </w:r>
      </w:ins>
    </w:p>
    <w:p w14:paraId="5A36C519" w14:textId="1822BDA4" w:rsidR="436BE420" w:rsidRDefault="436BE420" w:rsidP="2520EF15">
      <w:pPr>
        <w:pStyle w:val="BodyText"/>
        <w:rPr>
          <w:ins w:id="384" w:author="Wiborg Erik Jacques" w:date="2024-02-05T14:17:00Z"/>
        </w:rPr>
      </w:pPr>
      <w:ins w:id="385" w:author="Wiborg Erik Jacques" w:date="2024-02-05T14:17:00Z">
        <w:r>
          <w:t>=E1.BTA1</w:t>
        </w:r>
        <w:r>
          <w:tab/>
          <w:t>Measurement of reservoir water temperature</w:t>
        </w:r>
      </w:ins>
    </w:p>
    <w:p w14:paraId="251B4F80" w14:textId="3574E85D" w:rsidR="436BE420" w:rsidRDefault="436BE420" w:rsidP="2520EF15">
      <w:pPr>
        <w:pStyle w:val="BodyText"/>
        <w:rPr>
          <w:ins w:id="386" w:author="Wiborg Erik Jacques" w:date="2024-02-05T14:11:00Z"/>
        </w:rPr>
      </w:pPr>
      <w:ins w:id="387" w:author="Wiborg Erik Jacques" w:date="2024-02-05T14:17:00Z">
        <w:r>
          <w:t>=E1.BTA40</w:t>
        </w:r>
        <w:r>
          <w:tab/>
          <w:t>Measurment of ambient air temperature</w:t>
        </w:r>
      </w:ins>
    </w:p>
    <w:p w14:paraId="42DBE1BB" w14:textId="4E24BDC0" w:rsidR="0075338A" w:rsidRDefault="0075338A" w:rsidP="0024082D">
      <w:pPr>
        <w:pStyle w:val="Heading3"/>
      </w:pPr>
      <w:r>
        <w:t xml:space="preserve">MMA </w:t>
      </w:r>
      <w:r w:rsidR="005A693B">
        <w:t>Piston</w:t>
      </w:r>
      <w:r w:rsidR="00B8525F">
        <w:t xml:space="preserve"> / linear motor</w:t>
      </w:r>
    </w:p>
    <w:p w14:paraId="256E4CD2" w14:textId="7489BE28" w:rsidR="00B8525F" w:rsidRDefault="00B8525F" w:rsidP="00B8525F">
      <w:pPr>
        <w:pStyle w:val="BodyText"/>
      </w:pPr>
      <w:r>
        <w:t xml:space="preserve">Pressure monitoring should be done </w:t>
      </w:r>
      <w:r w:rsidR="009100AC">
        <w:t xml:space="preserve">with the numbering system: </w:t>
      </w:r>
    </w:p>
    <w:p w14:paraId="3640B145" w14:textId="484462F6" w:rsidR="009100AC" w:rsidRDefault="009100AC" w:rsidP="00B8525F">
      <w:pPr>
        <w:pStyle w:val="BodyText"/>
      </w:pPr>
      <w:r>
        <w:t xml:space="preserve">1: closing </w:t>
      </w:r>
      <w:r w:rsidR="00557E91">
        <w:t>(</w:t>
      </w:r>
      <w:r w:rsidR="006E3063">
        <w:t>pressure)</w:t>
      </w:r>
    </w:p>
    <w:p w14:paraId="6795037C" w14:textId="4B13F76B" w:rsidR="009100AC" w:rsidRDefault="009100AC" w:rsidP="00B8525F">
      <w:pPr>
        <w:pStyle w:val="BodyText"/>
      </w:pPr>
      <w:r>
        <w:t>2: opening</w:t>
      </w:r>
      <w:r w:rsidR="006E3063">
        <w:t xml:space="preserve"> (pressure)</w:t>
      </w:r>
    </w:p>
    <w:p w14:paraId="11C2D40C" w14:textId="02B904F7" w:rsidR="00B8525F" w:rsidRPr="00B8525F" w:rsidRDefault="00BD418C" w:rsidP="00BD418C">
      <w:pPr>
        <w:pStyle w:val="BodyText"/>
        <w:jc w:val="center"/>
      </w:pPr>
      <w:r>
        <w:rPr>
          <w:noProof/>
        </w:rPr>
        <w:drawing>
          <wp:inline distT="0" distB="0" distL="0" distR="0" wp14:anchorId="35F855B9" wp14:editId="0AE0017B">
            <wp:extent cx="3877777" cy="907237"/>
            <wp:effectExtent l="0" t="0" r="0" b="7620"/>
            <wp:docPr id="1519668534" name="Picture 1" descr="A blue and black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534" name="Picture 1" descr="A blue and black symbol&#10;&#10;Description automatically generated"/>
                    <pic:cNvPicPr/>
                  </pic:nvPicPr>
                  <pic:blipFill>
                    <a:blip r:embed="rId27"/>
                    <a:stretch>
                      <a:fillRect/>
                    </a:stretch>
                  </pic:blipFill>
                  <pic:spPr>
                    <a:xfrm>
                      <a:off x="0" y="0"/>
                      <a:ext cx="3902230" cy="912958"/>
                    </a:xfrm>
                    <a:prstGeom prst="rect">
                      <a:avLst/>
                    </a:prstGeom>
                  </pic:spPr>
                </pic:pic>
              </a:graphicData>
            </a:graphic>
          </wp:inline>
        </w:drawing>
      </w:r>
    </w:p>
    <w:p w14:paraId="216D402B" w14:textId="73208D5B" w:rsidR="0024082D" w:rsidRPr="00860C4A" w:rsidRDefault="0024082D" w:rsidP="0024082D">
      <w:pPr>
        <w:pStyle w:val="Heading3"/>
        <w:rPr>
          <w:ins w:id="388" w:author="Erik Jacques Wiborg" w:date="2024-01-24T09:49:00Z"/>
        </w:rPr>
      </w:pPr>
      <w:ins w:id="389" w:author="Erik Jacques Wiborg" w:date="2024-01-24T09:49:00Z">
        <w:r>
          <w:t>Heaters and coolers</w:t>
        </w:r>
      </w:ins>
    </w:p>
    <w:p w14:paraId="18650F8B" w14:textId="77777777" w:rsidR="001C522B" w:rsidRDefault="001C522B" w:rsidP="0024082D">
      <w:pPr>
        <w:pStyle w:val="BodyText"/>
        <w:ind w:left="360"/>
        <w:rPr>
          <w:ins w:id="390" w:author="Erik Jacques Wiborg" w:date="2024-01-24T10:09:00Z"/>
          <w:lang w:val="en-US"/>
        </w:rPr>
      </w:pPr>
    </w:p>
    <w:p w14:paraId="13A5E51F" w14:textId="1BA51F32" w:rsidR="001C522B" w:rsidRDefault="00B4117A" w:rsidP="0024082D">
      <w:pPr>
        <w:pStyle w:val="BodyText"/>
        <w:ind w:left="360"/>
        <w:rPr>
          <w:ins w:id="391" w:author="Erik Jacques Wiborg" w:date="2024-01-24T10:09:00Z"/>
          <w:lang w:val="en-US"/>
        </w:rPr>
      </w:pPr>
      <w:ins w:id="392" w:author="Erik Jacques Wiborg" w:date="2024-01-24T10:09:00Z">
        <w:r>
          <w:rPr>
            <w:lang w:val="en-US"/>
          </w:rPr>
          <w:t>EGC</w:t>
        </w:r>
      </w:ins>
    </w:p>
    <w:p w14:paraId="59161F62" w14:textId="246EC935" w:rsidR="001C522B" w:rsidRDefault="007378D7" w:rsidP="0024082D">
      <w:pPr>
        <w:pStyle w:val="BodyText"/>
        <w:ind w:left="360"/>
        <w:rPr>
          <w:ins w:id="393" w:author="Erik Jacques Wiborg" w:date="2024-01-24T10:09:00Z"/>
          <w:lang w:val="en-US"/>
        </w:rPr>
      </w:pPr>
      <w:ins w:id="394" w:author="Erik Jacques Wiborg" w:date="2024-01-24T10:09:00Z">
        <w:r>
          <w:rPr>
            <w:lang w:val="en-US"/>
          </w:rPr>
          <w:t>Heat exchanger</w:t>
        </w:r>
        <w:r w:rsidR="00B4117A">
          <w:rPr>
            <w:lang w:val="en-US"/>
          </w:rPr>
          <w:t xml:space="preserve"> is the most </w:t>
        </w:r>
        <w:r w:rsidR="00477301">
          <w:rPr>
            <w:lang w:val="en-US"/>
          </w:rPr>
          <w:t>generic system for heating and cooling. I</w:t>
        </w:r>
      </w:ins>
      <w:ins w:id="395" w:author="Erik Jacques Wiborg" w:date="2024-01-24T10:10:00Z">
        <w:r w:rsidR="00166D02">
          <w:rPr>
            <w:lang w:val="en-US"/>
          </w:rPr>
          <w:t xml:space="preserve">t should always be used for </w:t>
        </w:r>
      </w:ins>
      <w:ins w:id="396" w:author="Erik Jacques Wiborg" w:date="2024-01-24T10:11:00Z">
        <w:r w:rsidR="00560796">
          <w:rPr>
            <w:lang w:val="en-US"/>
          </w:rPr>
          <w:t xml:space="preserve">individual </w:t>
        </w:r>
      </w:ins>
      <w:ins w:id="397" w:author="Erik Jacques Wiborg" w:date="2024-01-24T10:10:00Z">
        <w:r w:rsidR="007A135A">
          <w:rPr>
            <w:lang w:val="en-US"/>
          </w:rPr>
          <w:t xml:space="preserve">component systems that </w:t>
        </w:r>
        <w:r w:rsidR="00997781">
          <w:rPr>
            <w:lang w:val="en-US"/>
          </w:rPr>
          <w:t xml:space="preserve">provide heating </w:t>
        </w:r>
      </w:ins>
      <w:ins w:id="398" w:author="Erik Jacques Wiborg" w:date="2024-01-24T10:11:00Z">
        <w:r w:rsidR="00560796">
          <w:rPr>
            <w:lang w:val="en-US"/>
          </w:rPr>
          <w:t>or</w:t>
        </w:r>
      </w:ins>
      <w:ins w:id="399" w:author="Erik Jacques Wiborg" w:date="2024-01-24T10:10:00Z">
        <w:r w:rsidR="00997781">
          <w:rPr>
            <w:lang w:val="en-US"/>
          </w:rPr>
          <w:t xml:space="preserve"> cooling </w:t>
        </w:r>
      </w:ins>
      <w:ins w:id="400" w:author="Erik Jacques Wiborg" w:date="2024-01-24T10:11:00Z">
        <w:r w:rsidR="00997781">
          <w:rPr>
            <w:lang w:val="en-US"/>
          </w:rPr>
          <w:t>(</w:t>
        </w:r>
        <w:r w:rsidR="00560796">
          <w:rPr>
            <w:lang w:val="en-US"/>
          </w:rPr>
          <w:t>depending on the temperature of the receiving system</w:t>
        </w:r>
        <w:r w:rsidR="00997781">
          <w:rPr>
            <w:lang w:val="en-US"/>
          </w:rPr>
          <w:t xml:space="preserve">). </w:t>
        </w:r>
        <w:r w:rsidR="00560796">
          <w:rPr>
            <w:lang w:val="en-US"/>
          </w:rPr>
          <w:t xml:space="preserve">If </w:t>
        </w:r>
      </w:ins>
      <w:ins w:id="401" w:author="Erik Jacques Wiborg" w:date="2024-01-24T10:12:00Z">
        <w:r w:rsidR="007406A1">
          <w:rPr>
            <w:lang w:val="en-US"/>
          </w:rPr>
          <w:t>possible, one should strive to use the system</w:t>
        </w:r>
        <w:r w:rsidR="006F3707">
          <w:rPr>
            <w:lang w:val="en-US"/>
          </w:rPr>
          <w:t xml:space="preserve"> classes</w:t>
        </w:r>
        <w:r w:rsidR="007406A1">
          <w:rPr>
            <w:lang w:val="en-US"/>
          </w:rPr>
          <w:t xml:space="preserve"> described below. </w:t>
        </w:r>
      </w:ins>
    </w:p>
    <w:p w14:paraId="1A9AA7BE" w14:textId="0FB620D4" w:rsidR="007378D7" w:rsidRDefault="001C522B" w:rsidP="0024082D">
      <w:pPr>
        <w:pStyle w:val="BodyText"/>
        <w:ind w:left="360"/>
        <w:rPr>
          <w:ins w:id="402" w:author="Erik Jacques Wiborg" w:date="2024-01-24T10:09:00Z"/>
          <w:lang w:val="en-US"/>
        </w:rPr>
      </w:pPr>
      <w:ins w:id="403" w:author="Erik Jacques Wiborg" w:date="2024-01-24T10:09:00Z">
        <w:r>
          <w:rPr>
            <w:lang w:val="en-US"/>
          </w:rPr>
          <w:t xml:space="preserve"> </w:t>
        </w:r>
      </w:ins>
    </w:p>
    <w:p w14:paraId="26B40025" w14:textId="77777777" w:rsidR="006F3707" w:rsidRDefault="006F3707" w:rsidP="006F3707">
      <w:pPr>
        <w:pStyle w:val="BodyText"/>
        <w:ind w:left="360"/>
        <w:rPr>
          <w:ins w:id="404" w:author="Erik Jacques Wiborg" w:date="2024-01-24T10:12:00Z"/>
          <w:lang w:val="en-US"/>
        </w:rPr>
      </w:pPr>
      <w:ins w:id="405" w:author="Erik Jacques Wiborg" w:date="2024-01-24T10:12:00Z">
        <w:r>
          <w:rPr>
            <w:lang w:val="en-US"/>
          </w:rPr>
          <w:lastRenderedPageBreak/>
          <w:t>EQB</w:t>
        </w:r>
      </w:ins>
    </w:p>
    <w:p w14:paraId="62765A1D" w14:textId="77777777" w:rsidR="006F3707" w:rsidRDefault="006F3707" w:rsidP="006F3707">
      <w:pPr>
        <w:pStyle w:val="BodyText"/>
        <w:ind w:left="360"/>
        <w:rPr>
          <w:ins w:id="406" w:author="Erik Jacques Wiborg" w:date="2024-01-24T10:12:00Z"/>
          <w:lang w:val="en-US"/>
        </w:rPr>
      </w:pPr>
      <w:ins w:id="407" w:author="Erik Jacques Wiborg" w:date="2024-01-24T10:12:00Z">
        <w:r>
          <w:rPr>
            <w:lang w:val="en-US"/>
          </w:rPr>
          <w:t xml:space="preserve">“Cooling Panel” Should be used as default cooling system when more information about the workings of the system is unavailable. </w:t>
        </w:r>
      </w:ins>
    </w:p>
    <w:p w14:paraId="19D05C0F" w14:textId="77777777" w:rsidR="006F3707" w:rsidRDefault="006F3707">
      <w:pPr>
        <w:pStyle w:val="BodyText"/>
        <w:rPr>
          <w:ins w:id="408" w:author="Erik Jacques Wiborg" w:date="2024-01-24T10:12:00Z"/>
          <w:lang w:val="en-US"/>
        </w:rPr>
        <w:pPrChange w:id="409" w:author="Erik Jacques Wiborg" w:date="2024-01-24T10:12:00Z">
          <w:pPr>
            <w:pStyle w:val="BodyText"/>
            <w:ind w:left="360"/>
          </w:pPr>
        </w:pPrChange>
      </w:pPr>
    </w:p>
    <w:p w14:paraId="261DEBDF" w14:textId="1FE5FAB2" w:rsidR="007068E4" w:rsidRDefault="007068E4" w:rsidP="007068E4">
      <w:pPr>
        <w:pStyle w:val="BodyText"/>
        <w:ind w:left="360"/>
        <w:rPr>
          <w:ins w:id="410" w:author="Erik Jacques Wiborg" w:date="2024-01-24T10:53:00Z"/>
          <w:lang w:val="en-US"/>
        </w:rPr>
      </w:pPr>
      <w:ins w:id="411" w:author="Erik Jacques Wiborg" w:date="2024-01-24T10:53:00Z">
        <w:r>
          <w:rPr>
            <w:lang w:val="en-US"/>
          </w:rPr>
          <w:t>EQC</w:t>
        </w:r>
      </w:ins>
    </w:p>
    <w:p w14:paraId="64EE9FF4" w14:textId="6F222D70" w:rsidR="007068E4" w:rsidRDefault="007068E4" w:rsidP="007068E4">
      <w:pPr>
        <w:pStyle w:val="BodyText"/>
        <w:ind w:left="360"/>
        <w:rPr>
          <w:ins w:id="412" w:author="Erik Jacques Wiborg" w:date="2024-01-24T10:53:00Z"/>
          <w:lang w:val="en-US"/>
        </w:rPr>
      </w:pPr>
      <w:ins w:id="413" w:author="Erik Jacques Wiborg" w:date="2024-01-24T10:53:00Z">
        <w:r>
          <w:rPr>
            <w:lang w:val="en-US"/>
          </w:rPr>
          <w:t>“Co</w:t>
        </w:r>
      </w:ins>
      <w:ins w:id="414" w:author="Erik Jacques Wiborg" w:date="2024-01-24T10:54:00Z">
        <w:r w:rsidR="00AC1084">
          <w:rPr>
            <w:lang w:val="en-US"/>
          </w:rPr>
          <w:t>ld air blower</w:t>
        </w:r>
      </w:ins>
      <w:ins w:id="415" w:author="Erik Jacques Wiborg" w:date="2024-01-24T10:53:00Z">
        <w:r>
          <w:rPr>
            <w:lang w:val="en-US"/>
          </w:rPr>
          <w:t xml:space="preserve">” should be used when </w:t>
        </w:r>
      </w:ins>
      <w:ins w:id="416" w:author="Erik Jacques Wiborg" w:date="2024-01-24T10:54:00Z">
        <w:r w:rsidR="00AC1084">
          <w:rPr>
            <w:lang w:val="en-US"/>
          </w:rPr>
          <w:t>air</w:t>
        </w:r>
      </w:ins>
      <w:ins w:id="417" w:author="Erik Jacques Wiborg" w:date="2024-01-24T10:53:00Z">
        <w:r>
          <w:rPr>
            <w:lang w:val="en-US"/>
          </w:rPr>
          <w:t xml:space="preserve"> is used for cooling</w:t>
        </w:r>
      </w:ins>
      <w:ins w:id="418" w:author="Erik Jacques Wiborg" w:date="2024-01-24T10:54:00Z">
        <w:r w:rsidR="003D3A9B">
          <w:rPr>
            <w:lang w:val="en-US"/>
          </w:rPr>
          <w:t>.</w:t>
        </w:r>
      </w:ins>
      <w:ins w:id="419" w:author="Erik Jacques Wiborg" w:date="2024-01-24T10:53:00Z">
        <w:r>
          <w:rPr>
            <w:lang w:val="en-US"/>
          </w:rPr>
          <w:t xml:space="preserve"> </w:t>
        </w:r>
      </w:ins>
      <w:ins w:id="420" w:author="Erik Jacques Wiborg" w:date="2024-01-24T10:54:00Z">
        <w:r w:rsidR="003D3A9B">
          <w:rPr>
            <w:lang w:val="en-US"/>
          </w:rPr>
          <w:t>T</w:t>
        </w:r>
      </w:ins>
      <w:ins w:id="421" w:author="Erik Jacques Wiborg" w:date="2024-01-24T10:53:00Z">
        <w:r>
          <w:rPr>
            <w:lang w:val="en-US"/>
          </w:rPr>
          <w:t>ypical</w:t>
        </w:r>
      </w:ins>
      <w:ins w:id="422" w:author="Erik Jacques Wiborg" w:date="2024-01-24T10:54:00Z">
        <w:r w:rsidR="003D3A9B">
          <w:rPr>
            <w:lang w:val="en-US"/>
          </w:rPr>
          <w:t xml:space="preserve"> example: air-coolers</w:t>
        </w:r>
      </w:ins>
      <w:ins w:id="423" w:author="Erik Jacques Wiborg" w:date="2024-01-24T10:53:00Z">
        <w:r>
          <w:rPr>
            <w:lang w:val="en-US"/>
          </w:rPr>
          <w:t xml:space="preserve"> in </w:t>
        </w:r>
      </w:ins>
    </w:p>
    <w:p w14:paraId="3C5D47DE" w14:textId="22F8BDBC" w:rsidR="000A2AC2" w:rsidRDefault="003D3A9B" w:rsidP="00F0044A">
      <w:pPr>
        <w:pStyle w:val="BodyText"/>
        <w:ind w:left="360"/>
        <w:rPr>
          <w:ins w:id="424" w:author="Erik Jacques Wiborg" w:date="2024-01-24T10:54:00Z"/>
          <w:lang w:val="en-US"/>
        </w:rPr>
      </w:pPr>
      <w:ins w:id="425" w:author="Erik Jacques Wiborg" w:date="2024-01-24T10:54:00Z">
        <w:r>
          <w:rPr>
            <w:lang w:val="en-US"/>
          </w:rPr>
          <w:t xml:space="preserve">a stator. Beware </w:t>
        </w:r>
        <w:r w:rsidR="00572791">
          <w:rPr>
            <w:lang w:val="en-US"/>
          </w:rPr>
          <w:t xml:space="preserve">of </w:t>
        </w:r>
      </w:ins>
      <w:ins w:id="426" w:author="Erik Jacques Wiborg" w:date="2024-01-24T10:55:00Z">
        <w:r w:rsidR="00572791">
          <w:rPr>
            <w:lang w:val="en-US"/>
          </w:rPr>
          <w:t xml:space="preserve">potential misunderstandings caused by the class name: EQC should not be used for fans, this is </w:t>
        </w:r>
        <w:r w:rsidR="002D4B3C">
          <w:rPr>
            <w:lang w:val="en-US"/>
          </w:rPr>
          <w:t>the</w:t>
        </w:r>
        <w:r w:rsidR="00D85AB5">
          <w:rPr>
            <w:lang w:val="en-US"/>
          </w:rPr>
          <w:t xml:space="preserve"> heat exchanging system</w:t>
        </w:r>
        <w:r w:rsidR="00F77A9A">
          <w:rPr>
            <w:lang w:val="en-US"/>
          </w:rPr>
          <w:t xml:space="preserve">, not the circulation </w:t>
        </w:r>
      </w:ins>
      <w:ins w:id="427" w:author="Erik Jacques Wiborg" w:date="2024-01-24T10:56:00Z">
        <w:r w:rsidR="00F77A9A">
          <w:rPr>
            <w:lang w:val="en-US"/>
          </w:rPr>
          <w:t xml:space="preserve">system. </w:t>
        </w:r>
      </w:ins>
      <w:ins w:id="428" w:author="Erik Jacques Wiborg" w:date="2024-01-24T10:55:00Z">
        <w:r w:rsidR="00D85AB5">
          <w:rPr>
            <w:lang w:val="en-US"/>
          </w:rPr>
          <w:t xml:space="preserve"> </w:t>
        </w:r>
        <w:r w:rsidR="00572791">
          <w:rPr>
            <w:lang w:val="en-US"/>
          </w:rPr>
          <w:t xml:space="preserve"> </w:t>
        </w:r>
      </w:ins>
    </w:p>
    <w:p w14:paraId="338ED273" w14:textId="77777777" w:rsidR="003D3A9B" w:rsidRDefault="003D3A9B" w:rsidP="00F0044A">
      <w:pPr>
        <w:pStyle w:val="BodyText"/>
        <w:ind w:left="360"/>
        <w:rPr>
          <w:ins w:id="429" w:author="Erik Jacques Wiborg" w:date="2024-01-24T10:06:00Z"/>
          <w:lang w:val="en-US"/>
        </w:rPr>
      </w:pPr>
    </w:p>
    <w:p w14:paraId="2E2CD9EB" w14:textId="17062658" w:rsidR="009F0875" w:rsidRDefault="008C1CFE" w:rsidP="00F0044A">
      <w:pPr>
        <w:pStyle w:val="BodyText"/>
        <w:ind w:left="360"/>
        <w:rPr>
          <w:ins w:id="430" w:author="Erik Jacques Wiborg" w:date="2024-01-24T10:08:00Z"/>
          <w:lang w:val="en-US"/>
        </w:rPr>
      </w:pPr>
      <w:ins w:id="431" w:author="Erik Jacques Wiborg" w:date="2024-01-24T10:08:00Z">
        <w:r>
          <w:rPr>
            <w:lang w:val="en-US"/>
          </w:rPr>
          <w:t>EQD</w:t>
        </w:r>
      </w:ins>
    </w:p>
    <w:p w14:paraId="46904067" w14:textId="4BDF8BE9" w:rsidR="00CE2343" w:rsidRDefault="00CE2343" w:rsidP="00F0044A">
      <w:pPr>
        <w:pStyle w:val="BodyText"/>
        <w:ind w:left="360"/>
        <w:rPr>
          <w:ins w:id="432" w:author="Erik Jacques Wiborg" w:date="2024-01-24T10:06:00Z"/>
          <w:lang w:val="en-US"/>
        </w:rPr>
      </w:pPr>
      <w:ins w:id="433" w:author="Erik Jacques Wiborg" w:date="2024-01-24T10:08:00Z">
        <w:r>
          <w:rPr>
            <w:lang w:val="en-US"/>
          </w:rPr>
          <w:t>“</w:t>
        </w:r>
        <w:r w:rsidR="00421AAD">
          <w:rPr>
            <w:lang w:val="en-US"/>
          </w:rPr>
          <w:t xml:space="preserve">Cooler” </w:t>
        </w:r>
        <w:r w:rsidR="00707104">
          <w:rPr>
            <w:lang w:val="en-US"/>
          </w:rPr>
          <w:t xml:space="preserve">should be used when </w:t>
        </w:r>
        <w:r w:rsidR="00153061">
          <w:rPr>
            <w:lang w:val="en-US"/>
          </w:rPr>
          <w:t xml:space="preserve">liquid matter is used for </w:t>
        </w:r>
      </w:ins>
      <w:ins w:id="434" w:author="Erik Jacques Wiborg" w:date="2024-01-24T10:13:00Z">
        <w:r w:rsidR="00B57931">
          <w:rPr>
            <w:lang w:val="en-US"/>
          </w:rPr>
          <w:t xml:space="preserve">cooling, typically in a heat-exchanger system. </w:t>
        </w:r>
      </w:ins>
    </w:p>
    <w:p w14:paraId="67A9F70E" w14:textId="77777777" w:rsidR="00BB7311" w:rsidRDefault="00BB7311" w:rsidP="00F0044A">
      <w:pPr>
        <w:pStyle w:val="BodyText"/>
        <w:ind w:left="360"/>
        <w:rPr>
          <w:ins w:id="435" w:author="Erik Jacques Wiborg" w:date="2024-01-24T10:53:00Z"/>
          <w:lang w:val="en-US"/>
        </w:rPr>
      </w:pPr>
    </w:p>
    <w:p w14:paraId="20528C7E" w14:textId="77777777" w:rsidR="007068E4" w:rsidRDefault="007068E4" w:rsidP="007068E4">
      <w:pPr>
        <w:pStyle w:val="BodyText"/>
        <w:ind w:left="360"/>
        <w:rPr>
          <w:ins w:id="436" w:author="Erik Jacques Wiborg" w:date="2024-01-24T10:53:00Z"/>
          <w:lang w:val="en-US"/>
        </w:rPr>
      </w:pPr>
      <w:ins w:id="437" w:author="Erik Jacques Wiborg" w:date="2024-01-24T10:53:00Z">
        <w:r>
          <w:rPr>
            <w:lang w:val="en-US"/>
          </w:rPr>
          <w:t>EB_</w:t>
        </w:r>
      </w:ins>
    </w:p>
    <w:p w14:paraId="19E493A5" w14:textId="77777777" w:rsidR="007068E4" w:rsidRDefault="007068E4" w:rsidP="007068E4">
      <w:pPr>
        <w:pStyle w:val="BodyText"/>
        <w:ind w:left="360"/>
        <w:rPr>
          <w:ins w:id="438" w:author="Erik Jacques Wiborg" w:date="2024-01-24T10:53:00Z"/>
          <w:lang w:val="en-US"/>
        </w:rPr>
      </w:pPr>
      <w:ins w:id="439" w:author="Erik Jacques Wiborg" w:date="2024-01-24T10:53:00Z">
        <w:r>
          <w:rPr>
            <w:lang w:val="en-US"/>
          </w:rPr>
          <w:t>Used for electric heat transfer. Power supply is included in these systems for both functional and product aspects.</w:t>
        </w:r>
      </w:ins>
    </w:p>
    <w:p w14:paraId="7100DA8F" w14:textId="77777777" w:rsidR="007068E4" w:rsidRDefault="007068E4" w:rsidP="007068E4">
      <w:pPr>
        <w:pStyle w:val="BodyText"/>
        <w:ind w:left="360"/>
        <w:rPr>
          <w:ins w:id="440" w:author="Erik Jacques Wiborg" w:date="2024-01-24T10:53:00Z"/>
          <w:lang w:val="en-US"/>
        </w:rPr>
      </w:pPr>
      <w:ins w:id="441" w:author="Erik Jacques Wiborg" w:date="2024-01-24T10:53:00Z">
        <w:r>
          <w:rPr>
            <w:lang w:val="en-US"/>
          </w:rPr>
          <w:t>If applied, this system will tend to be seen in cooling/heating matter treatment, rather than directly for process heating or cooling.</w:t>
        </w:r>
      </w:ins>
    </w:p>
    <w:p w14:paraId="1B281756" w14:textId="77777777" w:rsidR="007068E4" w:rsidRDefault="007068E4" w:rsidP="00F0044A">
      <w:pPr>
        <w:pStyle w:val="BodyText"/>
        <w:ind w:left="360"/>
        <w:rPr>
          <w:ins w:id="442" w:author="Erik Jacques Wiborg" w:date="2024-01-24T10:09:00Z"/>
          <w:lang w:val="en-US"/>
        </w:rPr>
      </w:pPr>
    </w:p>
    <w:p w14:paraId="4C21C647" w14:textId="77777777" w:rsidR="007378D7" w:rsidRDefault="007378D7" w:rsidP="00F0044A">
      <w:pPr>
        <w:pStyle w:val="BodyText"/>
        <w:ind w:left="360"/>
        <w:rPr>
          <w:ins w:id="443" w:author="Erik Jacques Wiborg" w:date="2024-01-24T09:51:00Z"/>
          <w:lang w:val="en-US"/>
        </w:rPr>
      </w:pPr>
    </w:p>
    <w:p w14:paraId="3A530DAB" w14:textId="6310BACA" w:rsidR="000A2AC2" w:rsidRDefault="00BB7311" w:rsidP="00F0044A">
      <w:pPr>
        <w:pStyle w:val="BodyText"/>
        <w:ind w:left="360"/>
        <w:rPr>
          <w:lang w:val="en-US"/>
        </w:rPr>
      </w:pPr>
      <w:ins w:id="444" w:author="Erik Jacques Wiborg" w:date="2024-01-24T10:06:00Z">
        <w:r>
          <w:rPr>
            <w:lang w:val="en-US"/>
          </w:rPr>
          <w:t xml:space="preserve"> [FYLL UT</w:t>
        </w:r>
      </w:ins>
      <w:ins w:id="445" w:author="Erik Jacques Wiborg" w:date="2024-01-24T10:13:00Z">
        <w:r w:rsidR="004D66FF">
          <w:rPr>
            <w:lang w:val="en-US"/>
          </w:rPr>
          <w:t xml:space="preserve"> MER</w:t>
        </w:r>
      </w:ins>
      <w:ins w:id="446" w:author="Erik Jacques Wiborg" w:date="2024-01-24T10:06:00Z">
        <w:r>
          <w:rPr>
            <w:lang w:val="en-US"/>
          </w:rPr>
          <w:t>]</w:t>
        </w:r>
      </w:ins>
    </w:p>
    <w:p w14:paraId="5E843DE7" w14:textId="77777777" w:rsidR="00860C4A" w:rsidRPr="00927940" w:rsidRDefault="00860C4A" w:rsidP="00F0044A">
      <w:pPr>
        <w:pStyle w:val="BodyText"/>
        <w:ind w:left="360"/>
        <w:rPr>
          <w:lang w:val="en-US"/>
        </w:rPr>
      </w:pPr>
    </w:p>
    <w:p w14:paraId="4E5BBBE3" w14:textId="77777777" w:rsidR="00927940" w:rsidRPr="00514C47" w:rsidRDefault="00927940" w:rsidP="00514C47">
      <w:pPr>
        <w:pStyle w:val="Heading1"/>
      </w:pPr>
      <w:r w:rsidRPr="00514C47">
        <w:t>Principles for 61850 </w:t>
      </w:r>
    </w:p>
    <w:p w14:paraId="3043D8B2" w14:textId="77777777" w:rsidR="00927940" w:rsidRPr="00514C47" w:rsidRDefault="00927940" w:rsidP="00514C47">
      <w:pPr>
        <w:pStyle w:val="Heading2"/>
      </w:pPr>
      <w:r w:rsidRPr="00514C47">
        <w:t>General Principles </w:t>
      </w:r>
    </w:p>
    <w:p w14:paraId="35DCE75A" w14:textId="54665713" w:rsidR="00927940" w:rsidRPr="00D146CB" w:rsidRDefault="00927940" w:rsidP="00D146CB">
      <w:pPr>
        <w:pStyle w:val="Heading3"/>
      </w:pPr>
      <w:r w:rsidRPr="00927940">
        <w:rPr>
          <w:lang w:val="en-US"/>
        </w:rPr>
        <w:t> </w:t>
      </w:r>
      <w:r w:rsidRPr="00927940">
        <w:t xml:space="preserve">logical node </w:t>
      </w:r>
      <w:r w:rsidR="00D146CB">
        <w:t>hierarchy</w:t>
      </w:r>
    </w:p>
    <w:p w14:paraId="76A4347E" w14:textId="0EA6FC73" w:rsidR="00927940" w:rsidRPr="00927940" w:rsidRDefault="00927940" w:rsidP="00927940">
      <w:pPr>
        <w:pStyle w:val="BodyText"/>
        <w:rPr>
          <w:lang w:val="en-US"/>
        </w:rPr>
      </w:pPr>
      <w:r w:rsidRPr="00927940">
        <w:rPr>
          <w:lang w:val="en-US"/>
        </w:rPr>
        <w:t> </w:t>
      </w:r>
    </w:p>
    <w:p w14:paraId="06F946C6" w14:textId="5DC8F5FA" w:rsidR="00707D7A" w:rsidRDefault="00927940" w:rsidP="00927940">
      <w:pPr>
        <w:pStyle w:val="BodyText"/>
      </w:pPr>
      <w:r w:rsidRPr="00927940">
        <w:t xml:space="preserve">Hydropower plants vary in size, age, complexity. Some values gathered, such as a bearing temperature are standard, but could vary in implementation from plant to plant – especially in the number of sensors/measurements. There could exist multiple instances of alarm/warning functions for a single system (bearing in the example </w:t>
      </w:r>
      <w:r w:rsidR="00433C44">
        <w:t>below</w:t>
      </w:r>
      <w:r w:rsidRPr="00927940">
        <w:t>).</w:t>
      </w:r>
    </w:p>
    <w:p w14:paraId="147ECCF2" w14:textId="43574B87" w:rsidR="00927940" w:rsidRPr="00927940" w:rsidRDefault="00927940" w:rsidP="00927940">
      <w:pPr>
        <w:pStyle w:val="BodyText"/>
        <w:rPr>
          <w:lang w:val="en-US"/>
        </w:rPr>
      </w:pPr>
      <w:r w:rsidRPr="00927940">
        <w:t> </w:t>
      </w:r>
      <w:r w:rsidRPr="00927940">
        <w:rPr>
          <w:lang w:val="en-US"/>
        </w:rPr>
        <w:t> </w:t>
      </w:r>
    </w:p>
    <w:p w14:paraId="5F892D77" w14:textId="0155A85A" w:rsidR="00927940" w:rsidRPr="00927940" w:rsidRDefault="00927940" w:rsidP="00927940">
      <w:pPr>
        <w:pStyle w:val="BodyText"/>
        <w:rPr>
          <w:lang w:val="en-US"/>
        </w:rPr>
      </w:pPr>
      <w:r w:rsidRPr="00927940">
        <w:t xml:space="preserve">To standardize and harmonize the data exploitation system it is suggested to add a (single) data object representing one averaged/representative value to the higher up logical node (HBRG in the case of the example </w:t>
      </w:r>
      <w:r w:rsidR="00B85CEE">
        <w:t>below</w:t>
      </w:r>
      <w:r w:rsidRPr="00927940">
        <w:t>). This value should exist no matter how many measurement/sensors exist or if it is calculated, estimated, or measured. </w:t>
      </w:r>
      <w:r w:rsidR="00DC302C">
        <w:t xml:space="preserve">There should always exist a </w:t>
      </w:r>
      <w:r w:rsidR="00921804">
        <w:t xml:space="preserve">logical node </w:t>
      </w:r>
      <w:r w:rsidR="00A30D4A">
        <w:t>hierarchically below this upper node (generally an S-node)</w:t>
      </w:r>
      <w:r w:rsidR="00C4221D">
        <w:t>, representing the source of the data</w:t>
      </w:r>
      <w:r w:rsidR="00021E95">
        <w:t>.</w:t>
      </w:r>
    </w:p>
    <w:p w14:paraId="2CA207FF" w14:textId="22C152D2" w:rsidR="00927940" w:rsidRDefault="00927940" w:rsidP="00927940">
      <w:pPr>
        <w:pStyle w:val="BodyText"/>
        <w:rPr>
          <w:lang w:val="en-US"/>
        </w:rPr>
      </w:pPr>
      <w:r w:rsidRPr="00927940">
        <w:rPr>
          <w:lang w:val="en-US"/>
        </w:rPr>
        <w:lastRenderedPageBreak/>
        <w:t> </w:t>
      </w:r>
      <w:r w:rsidR="00707D7A">
        <w:rPr>
          <w:noProof/>
        </w:rPr>
        <w:drawing>
          <wp:inline distT="0" distB="0" distL="0" distR="0" wp14:anchorId="6D9312C2" wp14:editId="4FE3B5C3">
            <wp:extent cx="5314950" cy="3105150"/>
            <wp:effectExtent l="0" t="0" r="0" b="0"/>
            <wp:docPr id="518305792" name="Picture 5183057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314950" cy="3105150"/>
                    </a:xfrm>
                    <a:prstGeom prst="rect">
                      <a:avLst/>
                    </a:prstGeom>
                  </pic:spPr>
                </pic:pic>
              </a:graphicData>
            </a:graphic>
          </wp:inline>
        </w:drawing>
      </w:r>
    </w:p>
    <w:p w14:paraId="0C4BB890" w14:textId="77777777" w:rsidR="00A1577A" w:rsidRPr="00927940" w:rsidRDefault="00A1577A" w:rsidP="00927940">
      <w:pPr>
        <w:pStyle w:val="BodyText"/>
        <w:rPr>
          <w:lang w:val="en-US"/>
        </w:rPr>
      </w:pPr>
    </w:p>
    <w:p w14:paraId="5F198C57" w14:textId="77777777" w:rsidR="00927940" w:rsidRPr="00927940" w:rsidRDefault="00927940" w:rsidP="00927940">
      <w:pPr>
        <w:pStyle w:val="BodyText"/>
        <w:rPr>
          <w:lang w:val="en-US"/>
        </w:rPr>
      </w:pPr>
      <w:r w:rsidRPr="00927940">
        <w:t>- For a specific measurement T-nodes and an S-nodes will exist. The instantiation of the T-nodes is however optional – it should be created if the raw data (sample values) are collected/useful. </w:t>
      </w:r>
      <w:r w:rsidRPr="00927940">
        <w:rPr>
          <w:lang w:val="en-US"/>
        </w:rPr>
        <w:t> </w:t>
      </w:r>
    </w:p>
    <w:p w14:paraId="7229C31D" w14:textId="77777777" w:rsidR="00927940" w:rsidRPr="00927940" w:rsidRDefault="00927940" w:rsidP="00927940">
      <w:pPr>
        <w:pStyle w:val="BodyText"/>
        <w:rPr>
          <w:lang w:val="en-US"/>
        </w:rPr>
      </w:pPr>
      <w:r w:rsidRPr="00927940">
        <w:t>- All T-nodes must have an equivalent S-node. If an S-node isn't defined in part 4 or 410, it should be created in the Statkraft namespace.</w:t>
      </w:r>
      <w:r w:rsidRPr="00927940">
        <w:rPr>
          <w:lang w:val="en-US"/>
        </w:rPr>
        <w:t> </w:t>
      </w:r>
    </w:p>
    <w:p w14:paraId="5561A6D8" w14:textId="74A56442" w:rsidR="00927940" w:rsidRDefault="00927940" w:rsidP="1DD0472C">
      <w:pPr>
        <w:pStyle w:val="BodyText"/>
        <w:rPr>
          <w:ins w:id="447" w:author="Wiborg Erik Jacques" w:date="2024-01-31T09:03:00Z"/>
          <w:lang w:val="en-US"/>
        </w:rPr>
      </w:pPr>
      <w:r w:rsidRPr="00927940">
        <w:t xml:space="preserve">- Multiple S-nodes (i.e., multiple instantiation such as /STMP1 /STMP2 ….) will exist if there are multiple alarm signals based on multiple sensors for the same attribute </w:t>
      </w:r>
    </w:p>
    <w:p w14:paraId="472F23C0" w14:textId="4A8E5CC1" w:rsidR="00927940" w:rsidRDefault="00927940" w:rsidP="00927940">
      <w:pPr>
        <w:pStyle w:val="BodyText"/>
        <w:rPr>
          <w:lang w:val="en-US"/>
        </w:rPr>
      </w:pPr>
      <w:del w:id="448" w:author="Wiborg Erik Jacques" w:date="2024-01-31T09:03:00Z">
        <w:r w:rsidRPr="00927940">
          <w:delText>(e.g.</w:delText>
        </w:r>
      </w:del>
      <w:ins w:id="449" w:author="Wiborg Erik Jacques" w:date="2024-01-31T09:03:00Z">
        <w:r w:rsidR="2D4DBA18">
          <w:t>Example</w:t>
        </w:r>
      </w:ins>
      <w:ins w:id="450" w:author="Wiborg Erik Jacques" w:date="2024-01-31T09:04:00Z">
        <w:r w:rsidR="2D4DBA18">
          <w:t>:</w:t>
        </w:r>
      </w:ins>
      <w:r w:rsidRPr="00927940">
        <w:t xml:space="preserve"> multiple temp sensors on a tank with each their own alarm signal). In these cases, there will often be one aggregated alarm - based on these values (I.e. one tank alarm triggered by any of the three smart sensors attached to it). That aggregated signal should be added to the higher-level system (logical node) representing the overall system (e.g. </w:t>
      </w:r>
      <w:r>
        <w:t>KTNK</w:t>
      </w:r>
      <w:ins w:id="451" w:author="Barstad Albert" w:date="2024-01-05T13:29:00Z">
        <w:r w:rsidR="6712BE86">
          <w:t>1</w:t>
        </w:r>
      </w:ins>
      <w:r w:rsidRPr="00927940">
        <w:t>.TmpAlm.stVal in the case of our example</w:t>
      </w:r>
      <w:del w:id="452" w:author="Wiborg Erik Jacques" w:date="2024-01-31T09:04:00Z">
        <w:r w:rsidRPr="00927940">
          <w:delText>)</w:delText>
        </w:r>
      </w:del>
      <w:r w:rsidRPr="00927940">
        <w:t>. </w:t>
      </w:r>
      <w:r w:rsidRPr="00927940">
        <w:rPr>
          <w:lang w:val="en-US"/>
        </w:rPr>
        <w:t> </w:t>
      </w:r>
    </w:p>
    <w:p w14:paraId="3028865B" w14:textId="77777777" w:rsidR="009B20D6" w:rsidRPr="00927940" w:rsidRDefault="009B20D6" w:rsidP="00927940">
      <w:pPr>
        <w:pStyle w:val="BodyText"/>
        <w:rPr>
          <w:ins w:id="453" w:author="Wiborg Erik Jacques" w:date="2024-01-31T09:04:00Z"/>
          <w:lang w:val="en-US"/>
        </w:rPr>
      </w:pPr>
    </w:p>
    <w:p w14:paraId="4AE24BCF" w14:textId="40D1AF4B" w:rsidR="009B6D15" w:rsidRDefault="57A8013A" w:rsidP="1DD0472C">
      <w:pPr>
        <w:pStyle w:val="BodyText"/>
        <w:rPr>
          <w:ins w:id="454" w:author="Wiborg Erik Jacques" w:date="2024-01-31T10:25:00Z"/>
          <w:lang w:val="en-US"/>
        </w:rPr>
      </w:pPr>
      <w:ins w:id="455" w:author="Wiborg Erik Jacques" w:date="2024-01-31T09:04:00Z">
        <w:r w:rsidRPr="156AB5E8">
          <w:rPr>
            <w:lang w:val="en-US"/>
          </w:rPr>
          <w:t>This principle is valuable for processes</w:t>
        </w:r>
      </w:ins>
      <w:ins w:id="456" w:author="Wiborg Erik Jacques" w:date="2024-01-31T09:19:00Z">
        <w:r w:rsidR="320786C6" w:rsidRPr="156AB5E8">
          <w:rPr>
            <w:lang w:val="en-US"/>
          </w:rPr>
          <w:t xml:space="preserve"> of data </w:t>
        </w:r>
      </w:ins>
      <w:ins w:id="457" w:author="Wiborg Erik Jacques" w:date="2024-01-31T09:20:00Z">
        <w:r w:rsidR="320786C6" w:rsidRPr="156AB5E8">
          <w:rPr>
            <w:lang w:val="en-US"/>
          </w:rPr>
          <w:t xml:space="preserve">surveillance and condition monitoring. Different power </w:t>
        </w:r>
      </w:ins>
      <w:ins w:id="458" w:author="Wiborg Erik Jacques" w:date="2024-01-31T09:21:00Z">
        <w:r w:rsidR="50778089" w:rsidRPr="156AB5E8">
          <w:rPr>
            <w:lang w:val="en-US"/>
          </w:rPr>
          <w:t>plants</w:t>
        </w:r>
      </w:ins>
      <w:ins w:id="459" w:author="Wiborg Erik Jacques" w:date="2024-01-31T09:20:00Z">
        <w:r w:rsidR="320786C6" w:rsidRPr="156AB5E8">
          <w:rPr>
            <w:lang w:val="en-US"/>
          </w:rPr>
          <w:t xml:space="preserve"> will </w:t>
        </w:r>
      </w:ins>
      <w:ins w:id="460" w:author="Wiborg Erik Jacques" w:date="2024-01-31T09:21:00Z">
        <w:r w:rsidR="4EADD76A" w:rsidRPr="156AB5E8">
          <w:rPr>
            <w:lang w:val="en-US"/>
          </w:rPr>
          <w:t>have</w:t>
        </w:r>
      </w:ins>
      <w:ins w:id="461" w:author="Wiborg Erik Jacques" w:date="2024-01-31T09:20:00Z">
        <w:r w:rsidR="320786C6" w:rsidRPr="156AB5E8">
          <w:rPr>
            <w:lang w:val="en-US"/>
          </w:rPr>
          <w:t xml:space="preserve"> different </w:t>
        </w:r>
        <w:r w:rsidR="7C29E8B7" w:rsidRPr="156AB5E8">
          <w:rPr>
            <w:lang w:val="en-US"/>
          </w:rPr>
          <w:t>implement</w:t>
        </w:r>
      </w:ins>
      <w:ins w:id="462" w:author="Wiborg Erik Jacques" w:date="2024-01-31T09:21:00Z">
        <w:r w:rsidR="7C29E8B7" w:rsidRPr="156AB5E8">
          <w:rPr>
            <w:lang w:val="en-US"/>
          </w:rPr>
          <w:t xml:space="preserve">ations and </w:t>
        </w:r>
      </w:ins>
      <w:ins w:id="463" w:author="Wiborg Erik Jacques" w:date="2024-01-31T09:20:00Z">
        <w:r w:rsidR="320786C6" w:rsidRPr="156AB5E8">
          <w:rPr>
            <w:lang w:val="en-US"/>
          </w:rPr>
          <w:t>set-ups</w:t>
        </w:r>
      </w:ins>
      <w:ins w:id="464" w:author="Wiborg Erik Jacques" w:date="2024-01-31T09:21:00Z">
        <w:r w:rsidR="34B0C5FE" w:rsidRPr="156AB5E8">
          <w:rPr>
            <w:lang w:val="en-US"/>
          </w:rPr>
          <w:t xml:space="preserve"> for the same major functions</w:t>
        </w:r>
      </w:ins>
      <w:ins w:id="465" w:author="Wiborg Erik Jacques" w:date="2024-01-31T09:20:00Z">
        <w:r w:rsidR="320786C6" w:rsidRPr="156AB5E8">
          <w:rPr>
            <w:lang w:val="en-US"/>
          </w:rPr>
          <w:t>.</w:t>
        </w:r>
      </w:ins>
      <w:ins w:id="466" w:author="Wiborg Erik Jacques" w:date="2024-01-31T10:24:00Z">
        <w:r w:rsidR="009B6D15">
          <w:rPr>
            <w:lang w:val="en-US"/>
          </w:rPr>
          <w:t xml:space="preserve"> But </w:t>
        </w:r>
        <w:r w:rsidR="003A4EC8">
          <w:rPr>
            <w:lang w:val="en-US"/>
          </w:rPr>
          <w:t>surveillance, and PLC’s will require some aggregated data sets regardless of the implementation</w:t>
        </w:r>
      </w:ins>
      <w:ins w:id="467" w:author="Wiborg Erik Jacques" w:date="2024-01-31T10:25:00Z">
        <w:r w:rsidR="003A4EC8">
          <w:rPr>
            <w:lang w:val="en-US"/>
          </w:rPr>
          <w:t>.</w:t>
        </w:r>
      </w:ins>
    </w:p>
    <w:p w14:paraId="187D47A8" w14:textId="77777777" w:rsidR="009C3DD6" w:rsidRDefault="009C3DD6" w:rsidP="1DD0472C">
      <w:pPr>
        <w:pStyle w:val="BodyText"/>
        <w:rPr>
          <w:ins w:id="468" w:author="Wiborg Erik Jacques" w:date="2024-01-31T10:25:00Z"/>
          <w:lang w:val="en-US"/>
        </w:rPr>
      </w:pPr>
    </w:p>
    <w:p w14:paraId="735DB551" w14:textId="77777777" w:rsidR="009C3DD6" w:rsidRDefault="003A4EC8" w:rsidP="1DD0472C">
      <w:pPr>
        <w:pStyle w:val="BodyText"/>
        <w:rPr>
          <w:ins w:id="469" w:author="Wiborg Erik Jacques" w:date="2024-01-31T10:25:00Z"/>
          <w:lang w:val="en-US"/>
        </w:rPr>
      </w:pPr>
      <w:ins w:id="470" w:author="Wiborg Erik Jacques" w:date="2024-01-31T10:25:00Z">
        <w:r>
          <w:rPr>
            <w:lang w:val="en-US"/>
          </w:rPr>
          <w:t xml:space="preserve">Example: </w:t>
        </w:r>
      </w:ins>
    </w:p>
    <w:p w14:paraId="042B439C" w14:textId="16F44AAA" w:rsidR="00A70E86" w:rsidRDefault="003A4EC8" w:rsidP="1DD0472C">
      <w:pPr>
        <w:pStyle w:val="BodyText"/>
        <w:rPr>
          <w:ins w:id="471" w:author="Wiborg Erik Jacques" w:date="2024-01-31T10:38:00Z"/>
          <w:lang w:val="en-US"/>
        </w:rPr>
      </w:pPr>
      <w:ins w:id="472" w:author="Wiborg Erik Jacques" w:date="2024-01-31T10:25:00Z">
        <w:r>
          <w:rPr>
            <w:lang w:val="en-US"/>
          </w:rPr>
          <w:t>An overview system</w:t>
        </w:r>
      </w:ins>
      <w:ins w:id="473" w:author="Wiborg Erik Jacques" w:date="2024-01-31T10:30:00Z">
        <w:r w:rsidR="00B479D0">
          <w:rPr>
            <w:lang w:val="en-US"/>
          </w:rPr>
          <w:t xml:space="preserve"> “Park vie</w:t>
        </w:r>
      </w:ins>
      <w:ins w:id="474" w:author="Wiborg Erik Jacques" w:date="2024-01-31T10:31:00Z">
        <w:r w:rsidR="00B479D0">
          <w:rPr>
            <w:lang w:val="en-US"/>
          </w:rPr>
          <w:t>w”</w:t>
        </w:r>
      </w:ins>
      <w:ins w:id="475" w:author="Wiborg Erik Jacques" w:date="2024-01-31T10:25:00Z">
        <w:r>
          <w:rPr>
            <w:lang w:val="en-US"/>
          </w:rPr>
          <w:t xml:space="preserve"> of waterways </w:t>
        </w:r>
        <w:r w:rsidR="009C3DD6">
          <w:rPr>
            <w:lang w:val="en-US"/>
          </w:rPr>
          <w:t xml:space="preserve">will require the state of gates </w:t>
        </w:r>
      </w:ins>
      <w:ins w:id="476" w:author="Wiborg Erik Jacques" w:date="2024-01-31T10:26:00Z">
        <w:r w:rsidR="0081572B">
          <w:rPr>
            <w:lang w:val="en-US"/>
          </w:rPr>
          <w:t xml:space="preserve">(e.g. the inlet gate =C1.KA1) </w:t>
        </w:r>
      </w:ins>
      <w:ins w:id="477" w:author="Wiborg Erik Jacques" w:date="2024-01-31T10:25:00Z">
        <w:r w:rsidR="009C3DD6">
          <w:rPr>
            <w:lang w:val="en-US"/>
          </w:rPr>
          <w:t xml:space="preserve">in the waterway. </w:t>
        </w:r>
      </w:ins>
      <w:ins w:id="478" w:author="Wiborg Erik Jacques" w:date="2024-01-31T10:27:00Z">
        <w:r w:rsidR="0081572B">
          <w:rPr>
            <w:lang w:val="en-US"/>
          </w:rPr>
          <w:t xml:space="preserve">In </w:t>
        </w:r>
        <w:r w:rsidR="008512CB">
          <w:rPr>
            <w:lang w:val="en-US"/>
          </w:rPr>
          <w:t xml:space="preserve">“Powerplant Alpha”, the gate </w:t>
        </w:r>
      </w:ins>
      <w:ins w:id="479" w:author="Wiborg Erik Jacques" w:date="2024-01-31T10:28:00Z">
        <w:r w:rsidR="00A45B7B">
          <w:rPr>
            <w:lang w:val="en-US"/>
          </w:rPr>
          <w:t xml:space="preserve">system (=C1.KA1) </w:t>
        </w:r>
      </w:ins>
      <w:ins w:id="480" w:author="Wiborg Erik Jacques" w:date="2024-01-31T10:27:00Z">
        <w:r w:rsidR="008512CB">
          <w:rPr>
            <w:lang w:val="en-US"/>
          </w:rPr>
          <w:t xml:space="preserve">may be </w:t>
        </w:r>
      </w:ins>
      <w:ins w:id="481" w:author="Wiborg Erik Jacques" w:date="2024-01-31T10:28:00Z">
        <w:r w:rsidR="00A45B7B">
          <w:rPr>
            <w:lang w:val="en-US"/>
          </w:rPr>
          <w:t>highly</w:t>
        </w:r>
      </w:ins>
      <w:ins w:id="482" w:author="Wiborg Erik Jacques" w:date="2024-01-31T10:27:00Z">
        <w:r w:rsidR="008512CB">
          <w:rPr>
            <w:lang w:val="en-US"/>
          </w:rPr>
          <w:t xml:space="preserve"> comple</w:t>
        </w:r>
      </w:ins>
      <w:ins w:id="483" w:author="Wiborg Erik Jacques" w:date="2024-01-31T10:28:00Z">
        <w:r w:rsidR="00A45B7B">
          <w:rPr>
            <w:lang w:val="en-US"/>
          </w:rPr>
          <w:t>x and consist of an array of gates</w:t>
        </w:r>
        <w:r w:rsidR="00B4346A">
          <w:rPr>
            <w:lang w:val="en-US"/>
          </w:rPr>
          <w:t xml:space="preserve"> (=C1.KA1</w:t>
        </w:r>
      </w:ins>
      <w:ins w:id="484" w:author="Wiborg Erik Jacques" w:date="2024-01-31T10:29:00Z">
        <w:r w:rsidR="00B4346A">
          <w:rPr>
            <w:lang w:val="en-US"/>
          </w:rPr>
          <w:t>.KA1, =C1.KA1.KA2,… =C1.KA1.Kan)</w:t>
        </w:r>
      </w:ins>
      <w:ins w:id="485" w:author="Wiborg Erik Jacques" w:date="2024-01-31T10:28:00Z">
        <w:r w:rsidR="00A45B7B">
          <w:rPr>
            <w:lang w:val="en-US"/>
          </w:rPr>
          <w:t>. In “Powerplant Beta”, the gate</w:t>
        </w:r>
      </w:ins>
      <w:ins w:id="486" w:author="Wiborg Erik Jacques" w:date="2024-01-31T10:29:00Z">
        <w:r w:rsidR="00B4346A">
          <w:rPr>
            <w:lang w:val="en-US"/>
          </w:rPr>
          <w:t xml:space="preserve"> system might be one single gate</w:t>
        </w:r>
        <w:r w:rsidR="00A70E86">
          <w:rPr>
            <w:lang w:val="en-US"/>
          </w:rPr>
          <w:t xml:space="preserve">. </w:t>
        </w:r>
      </w:ins>
    </w:p>
    <w:p w14:paraId="434627DB" w14:textId="77777777" w:rsidR="00634A6F" w:rsidRDefault="00634A6F" w:rsidP="1DD0472C">
      <w:pPr>
        <w:pStyle w:val="BodyText"/>
        <w:rPr>
          <w:ins w:id="487" w:author="Wiborg Erik Jacques" w:date="2024-01-31T10:29:00Z"/>
          <w:lang w:val="en-US"/>
        </w:rPr>
      </w:pPr>
    </w:p>
    <w:p w14:paraId="7BD23C0C" w14:textId="65B47CF1" w:rsidR="008C4384" w:rsidRDefault="00B479D0" w:rsidP="1DD0472C">
      <w:pPr>
        <w:pStyle w:val="BodyText"/>
        <w:rPr>
          <w:ins w:id="488" w:author="Wiborg Erik Jacques" w:date="2024-01-31T10:34:00Z"/>
          <w:lang w:val="en-US"/>
        </w:rPr>
      </w:pPr>
      <w:ins w:id="489" w:author="Wiborg Erik Jacques" w:date="2024-01-31T10:31:00Z">
        <w:r>
          <w:rPr>
            <w:lang w:val="en-US"/>
          </w:rPr>
          <w:t>“Park View”</w:t>
        </w:r>
      </w:ins>
      <w:ins w:id="490" w:author="Wiborg Erik Jacques" w:date="2024-01-31T10:30:00Z">
        <w:r w:rsidR="00A70E86">
          <w:rPr>
            <w:lang w:val="en-US"/>
          </w:rPr>
          <w:t xml:space="preserve"> only works </w:t>
        </w:r>
      </w:ins>
      <w:ins w:id="491" w:author="Wiborg Erik Jacques" w:date="2024-01-31T10:31:00Z">
        <w:r>
          <w:rPr>
            <w:lang w:val="en-US"/>
          </w:rPr>
          <w:t xml:space="preserve">shows </w:t>
        </w:r>
      </w:ins>
      <w:ins w:id="492" w:author="Wiborg Erik Jacques" w:date="2024-01-31T10:30:00Z">
        <w:r w:rsidR="00A70E86">
          <w:rPr>
            <w:lang w:val="en-US"/>
          </w:rPr>
          <w:t xml:space="preserve">the </w:t>
        </w:r>
      </w:ins>
      <w:ins w:id="493" w:author="Wiborg Erik Jacques" w:date="2024-01-31T10:31:00Z">
        <w:r w:rsidR="00AE3D85">
          <w:rPr>
            <w:lang w:val="en-US"/>
          </w:rPr>
          <w:t>aggregated state value: Open/</w:t>
        </w:r>
      </w:ins>
      <w:ins w:id="494" w:author="Wiborg Erik Jacques" w:date="2024-01-31T10:32:00Z">
        <w:r w:rsidR="00AE3D85">
          <w:rPr>
            <w:lang w:val="en-US"/>
          </w:rPr>
          <w:t>C</w:t>
        </w:r>
      </w:ins>
      <w:ins w:id="495" w:author="Wiborg Erik Jacques" w:date="2024-01-31T10:31:00Z">
        <w:r w:rsidR="00AE3D85">
          <w:rPr>
            <w:lang w:val="en-US"/>
          </w:rPr>
          <w:t>losed/</w:t>
        </w:r>
      </w:ins>
      <w:ins w:id="496" w:author="Wiborg Erik Jacques" w:date="2024-01-31T10:32:00Z">
        <w:r w:rsidR="00AE3D85">
          <w:rPr>
            <w:lang w:val="en-US"/>
          </w:rPr>
          <w:t>Error</w:t>
        </w:r>
        <w:r w:rsidR="00A65286">
          <w:rPr>
            <w:lang w:val="en-US"/>
          </w:rPr>
          <w:t xml:space="preserve">, which is the aggregated value </w:t>
        </w:r>
      </w:ins>
      <w:ins w:id="497" w:author="Wiborg Erik Jacques" w:date="2024-01-31T10:37:00Z">
        <w:r w:rsidR="00240996">
          <w:rPr>
            <w:lang w:val="en-US"/>
          </w:rPr>
          <w:t>&lt;</w:t>
        </w:r>
        <w:r w:rsidR="00634A6F">
          <w:rPr>
            <w:lang w:val="en-US"/>
          </w:rPr>
          <w:t>Alpha</w:t>
        </w:r>
        <w:r w:rsidR="00240996">
          <w:rPr>
            <w:lang w:val="en-US"/>
          </w:rPr>
          <w:t>&gt;</w:t>
        </w:r>
      </w:ins>
      <w:ins w:id="498" w:author="Wiborg Erik Jacques" w:date="2024-01-31T10:32:00Z">
        <w:r w:rsidR="00A65286">
          <w:rPr>
            <w:lang w:val="en-US"/>
          </w:rPr>
          <w:t>=C1.KA1/HGTE.</w:t>
        </w:r>
      </w:ins>
      <w:ins w:id="499" w:author="Wiborg Erik Jacques" w:date="2024-01-31T10:33:00Z">
        <w:r w:rsidR="0034616A">
          <w:rPr>
            <w:lang w:val="en-US"/>
          </w:rPr>
          <w:t>PosDn</w:t>
        </w:r>
      </w:ins>
      <w:ins w:id="500" w:author="Wiborg Erik Jacques" w:date="2024-01-31T10:32:00Z">
        <w:r w:rsidR="00A65286">
          <w:rPr>
            <w:lang w:val="en-US"/>
          </w:rPr>
          <w:t>.</w:t>
        </w:r>
        <w:r w:rsidR="000340C9">
          <w:rPr>
            <w:lang w:val="en-US"/>
          </w:rPr>
          <w:t>stVal</w:t>
        </w:r>
      </w:ins>
      <w:ins w:id="501" w:author="Wiborg Erik Jacques" w:date="2024-01-31T10:34:00Z">
        <w:r w:rsidR="00F808FA">
          <w:rPr>
            <w:lang w:val="en-US"/>
          </w:rPr>
          <w:t xml:space="preserve"> </w:t>
        </w:r>
      </w:ins>
      <w:ins w:id="502" w:author="Wiborg Erik Jacques" w:date="2024-01-31T10:38:00Z">
        <w:r w:rsidR="00634A6F">
          <w:rPr>
            <w:lang w:val="en-US"/>
          </w:rPr>
          <w:t xml:space="preserve"> and &lt;Beta&gt;=C1.KA1/HGTE.PosDn.stVal</w:t>
        </w:r>
      </w:ins>
    </w:p>
    <w:p w14:paraId="3DBEA3E4" w14:textId="12BF2F45" w:rsidR="003A4EC8" w:rsidRDefault="008C4384" w:rsidP="1DD0472C">
      <w:pPr>
        <w:pStyle w:val="BodyText"/>
        <w:rPr>
          <w:lang w:val="en-US"/>
        </w:rPr>
      </w:pPr>
      <w:ins w:id="503" w:author="Wiborg Erik Jacques" w:date="2024-01-31T10:34:00Z">
        <w:r>
          <w:rPr>
            <w:lang w:val="en-US"/>
          </w:rPr>
          <w:t>Be</w:t>
        </w:r>
      </w:ins>
      <w:ins w:id="504" w:author="Wiborg Erik Jacques" w:date="2024-01-31T10:35:00Z">
        <w:r>
          <w:rPr>
            <w:lang w:val="en-US"/>
          </w:rPr>
          <w:t>cause of th</w:t>
        </w:r>
      </w:ins>
      <w:ins w:id="505" w:author="Wiborg Erik Jacques" w:date="2024-01-31T10:36:00Z">
        <w:r w:rsidR="0022007C">
          <w:rPr>
            <w:lang w:val="en-US"/>
          </w:rPr>
          <w:t>is</w:t>
        </w:r>
      </w:ins>
      <w:ins w:id="506" w:author="Wiborg Erik Jacques" w:date="2024-01-31T10:35:00Z">
        <w:r>
          <w:rPr>
            <w:lang w:val="en-US"/>
          </w:rPr>
          <w:t xml:space="preserve"> principle, th</w:t>
        </w:r>
      </w:ins>
      <w:ins w:id="507" w:author="Wiborg Erik Jacques" w:date="2024-01-31T10:37:00Z">
        <w:r w:rsidR="0022007C">
          <w:rPr>
            <w:lang w:val="en-US"/>
          </w:rPr>
          <w:t>e</w:t>
        </w:r>
      </w:ins>
      <w:ins w:id="508" w:author="Wiborg Erik Jacques" w:date="2024-01-31T10:35:00Z">
        <w:r>
          <w:rPr>
            <w:lang w:val="en-US"/>
          </w:rPr>
          <w:t xml:space="preserve"> signal</w:t>
        </w:r>
      </w:ins>
      <w:ins w:id="509" w:author="Wiborg Erik Jacques" w:date="2024-01-31T10:38:00Z">
        <w:r w:rsidR="00634A6F">
          <w:rPr>
            <w:lang w:val="en-US"/>
          </w:rPr>
          <w:t>s</w:t>
        </w:r>
      </w:ins>
      <w:ins w:id="510" w:author="Wiborg Erik Jacques" w:date="2024-01-31T10:35:00Z">
        <w:r>
          <w:rPr>
            <w:lang w:val="en-US"/>
          </w:rPr>
          <w:t xml:space="preserve"> will</w:t>
        </w:r>
        <w:r w:rsidR="00841224">
          <w:rPr>
            <w:lang w:val="en-US"/>
          </w:rPr>
          <w:t xml:space="preserve"> have the same designation for both powerplants, regardless of the complexity of the method </w:t>
        </w:r>
        <w:r w:rsidR="0022007C">
          <w:rPr>
            <w:lang w:val="en-US"/>
          </w:rPr>
          <w:t xml:space="preserve">used to </w:t>
        </w:r>
      </w:ins>
      <w:ins w:id="511" w:author="Wiborg Erik Jacques" w:date="2024-01-31T10:36:00Z">
        <w:r w:rsidR="0022007C">
          <w:rPr>
            <w:lang w:val="en-US"/>
          </w:rPr>
          <w:t xml:space="preserve">provide the value (state). </w:t>
        </w:r>
      </w:ins>
      <w:ins w:id="512" w:author="Wiborg Erik Jacques" w:date="2024-01-31T10:31:00Z">
        <w:r w:rsidR="00AE3D85">
          <w:rPr>
            <w:lang w:val="en-US"/>
          </w:rPr>
          <w:t xml:space="preserve"> </w:t>
        </w:r>
      </w:ins>
      <w:ins w:id="513" w:author="Wiborg Erik Jacques" w:date="2024-01-31T10:30:00Z">
        <w:r w:rsidR="00A70E86">
          <w:rPr>
            <w:lang w:val="en-US"/>
          </w:rPr>
          <w:t xml:space="preserve"> </w:t>
        </w:r>
      </w:ins>
      <w:ins w:id="514" w:author="Wiborg Erik Jacques" w:date="2024-01-31T10:28:00Z">
        <w:r w:rsidR="00A45B7B">
          <w:rPr>
            <w:lang w:val="en-US"/>
          </w:rPr>
          <w:t xml:space="preserve"> </w:t>
        </w:r>
      </w:ins>
      <w:ins w:id="515" w:author="Wiborg Erik Jacques" w:date="2024-01-31T10:27:00Z">
        <w:r w:rsidR="008512CB">
          <w:rPr>
            <w:lang w:val="en-US"/>
          </w:rPr>
          <w:t xml:space="preserve"> </w:t>
        </w:r>
      </w:ins>
      <w:ins w:id="516" w:author="Wiborg Erik Jacques" w:date="2024-01-31T10:25:00Z">
        <w:r w:rsidR="009C3DD6">
          <w:rPr>
            <w:lang w:val="en-US"/>
          </w:rPr>
          <w:t xml:space="preserve">  </w:t>
        </w:r>
      </w:ins>
    </w:p>
    <w:p w14:paraId="767B4C19" w14:textId="77777777" w:rsidR="00927940" w:rsidRPr="00300E8D" w:rsidRDefault="00927940" w:rsidP="00300E8D">
      <w:pPr>
        <w:pStyle w:val="Heading3"/>
      </w:pPr>
      <w:r w:rsidRPr="00927940">
        <w:t>Prefix/suffix</w:t>
      </w:r>
      <w:r w:rsidRPr="00300E8D">
        <w:t> </w:t>
      </w:r>
    </w:p>
    <w:p w14:paraId="3B046CD1" w14:textId="662C3CA3" w:rsidR="0060767D" w:rsidRDefault="00E40073" w:rsidP="00927940">
      <w:pPr>
        <w:pStyle w:val="BodyText"/>
      </w:pPr>
      <w:r>
        <w:t>Prefixes and suffixes s</w:t>
      </w:r>
      <w:r w:rsidR="00927940" w:rsidRPr="00927940">
        <w:t>hould be avoided</w:t>
      </w:r>
      <w:r>
        <w:t xml:space="preserve">. </w:t>
      </w:r>
    </w:p>
    <w:p w14:paraId="37C9907F" w14:textId="77777777" w:rsidR="0060767D" w:rsidRDefault="0060767D" w:rsidP="00927940">
      <w:pPr>
        <w:pStyle w:val="BodyText"/>
      </w:pPr>
    </w:p>
    <w:p w14:paraId="6F007E62" w14:textId="77777777" w:rsidR="00FB4DE5" w:rsidRDefault="00E40073" w:rsidP="00FB4DE5">
      <w:pPr>
        <w:pStyle w:val="BodyText"/>
        <w:numPr>
          <w:ilvl w:val="0"/>
          <w:numId w:val="48"/>
        </w:numPr>
      </w:pPr>
      <w:r>
        <w:t xml:space="preserve">Additional data can be added as metadata when required, depending on </w:t>
      </w:r>
      <w:r w:rsidR="00EA108A">
        <w:t xml:space="preserve">the </w:t>
      </w:r>
      <w:r w:rsidR="00F61CA1">
        <w:t>system</w:t>
      </w:r>
      <w:r w:rsidR="00EA108A">
        <w:t>s/</w:t>
      </w:r>
      <w:r w:rsidR="00F61CA1">
        <w:t>tool</w:t>
      </w:r>
      <w:r w:rsidR="00EA108A">
        <w:t xml:space="preserve">s used. </w:t>
      </w:r>
    </w:p>
    <w:p w14:paraId="14C0070E" w14:textId="77777777" w:rsidR="00FB4DE5" w:rsidRDefault="00B81FD5" w:rsidP="00FB4DE5">
      <w:pPr>
        <w:pStyle w:val="BodyText"/>
        <w:numPr>
          <w:ilvl w:val="0"/>
          <w:numId w:val="48"/>
        </w:numPr>
      </w:pPr>
      <w:r>
        <w:lastRenderedPageBreak/>
        <w:t>T</w:t>
      </w:r>
      <w:r w:rsidR="00BC4D9D">
        <w:t xml:space="preserve">he RDS-part of a signal tag </w:t>
      </w:r>
      <w:r w:rsidR="00E76D15">
        <w:t xml:space="preserve">replaced the </w:t>
      </w:r>
      <w:r w:rsidR="001D3287" w:rsidRPr="00B8533A">
        <w:rPr>
          <w:i/>
          <w:iCs/>
        </w:rPr>
        <w:t>logical device identificat</w:t>
      </w:r>
      <w:r w:rsidR="00B8533A">
        <w:rPr>
          <w:i/>
          <w:iCs/>
        </w:rPr>
        <w:t>ion</w:t>
      </w:r>
      <w:r w:rsidR="001D3287">
        <w:t xml:space="preserve"> (see </w:t>
      </w:r>
      <w:r w:rsidR="003517D8">
        <w:t>IEC 61850-7-1)</w:t>
      </w:r>
      <w:r w:rsidR="005E754D">
        <w:t>. It is not considered a prefix.</w:t>
      </w:r>
      <w:r w:rsidR="0060767D">
        <w:t xml:space="preserve"> </w:t>
      </w:r>
    </w:p>
    <w:p w14:paraId="2AC01BE4" w14:textId="6ABCB1A2" w:rsidR="00927940" w:rsidRPr="009866EB" w:rsidRDefault="002E20D6" w:rsidP="00927940">
      <w:pPr>
        <w:pStyle w:val="BodyText"/>
        <w:numPr>
          <w:ilvl w:val="0"/>
          <w:numId w:val="48"/>
        </w:numPr>
      </w:pPr>
      <w:r>
        <w:t>To add more information about a measurement type (averaged, predicted value, max/min), see chapter</w:t>
      </w:r>
      <w:r w:rsidR="00BC4D9D">
        <w:t xml:space="preserve"> </w:t>
      </w:r>
      <w:r w:rsidR="00BC4D9D">
        <w:fldChar w:fldCharType="begin"/>
      </w:r>
      <w:r w:rsidR="00BC4D9D">
        <w:instrText xml:space="preserve"> REF _Ref155697221 \r \h </w:instrText>
      </w:r>
      <w:r w:rsidR="00BC4D9D">
        <w:fldChar w:fldCharType="separate"/>
      </w:r>
      <w:r w:rsidR="00BC4D9D">
        <w:t>8.2</w:t>
      </w:r>
      <w:r w:rsidR="00BC4D9D">
        <w:fldChar w:fldCharType="end"/>
      </w:r>
      <w:r w:rsidR="00BC4D9D">
        <w:t>.</w:t>
      </w:r>
    </w:p>
    <w:p w14:paraId="26FAC7FB" w14:textId="77777777" w:rsidR="00927940" w:rsidRPr="00300E8D" w:rsidRDefault="00927940" w:rsidP="00300E8D">
      <w:pPr>
        <w:pStyle w:val="Heading3"/>
      </w:pPr>
      <w:r w:rsidRPr="00927940">
        <w:t>Alarms and trips</w:t>
      </w:r>
      <w:r w:rsidRPr="00300E8D">
        <w:t> </w:t>
      </w:r>
    </w:p>
    <w:p w14:paraId="7DD6ACF7" w14:textId="77777777" w:rsidR="00927940" w:rsidRPr="00927940" w:rsidRDefault="00927940" w:rsidP="00927940">
      <w:pPr>
        <w:pStyle w:val="BodyText"/>
        <w:rPr>
          <w:lang w:val="en-US"/>
        </w:rPr>
      </w:pPr>
      <w:r w:rsidRPr="00927940">
        <w:t>For S-nodes in particular many varied sorts of data objects are available dependent on the S-node, we wish to use these: </w:t>
      </w:r>
      <w:r w:rsidRPr="00927940">
        <w:rPr>
          <w:lang w:val="en-US"/>
        </w:rPr>
        <w:t> </w:t>
      </w:r>
    </w:p>
    <w:p w14:paraId="5D5B6607" w14:textId="77777777" w:rsidR="000732BE" w:rsidRPr="00927940" w:rsidRDefault="000732BE" w:rsidP="000732BE">
      <w:pPr>
        <w:pStyle w:val="BodyText"/>
        <w:numPr>
          <w:ilvl w:val="0"/>
          <w:numId w:val="32"/>
        </w:numPr>
        <w:rPr>
          <w:lang w:val="en-US"/>
        </w:rPr>
      </w:pPr>
      <w:r w:rsidRPr="00927940">
        <w:t>Hi2</w:t>
      </w:r>
      <w:r w:rsidRPr="00927940">
        <w:rPr>
          <w:lang w:val="en-US"/>
        </w:rPr>
        <w:t> </w:t>
      </w:r>
      <w:r>
        <w:rPr>
          <w:lang w:val="en-US"/>
        </w:rPr>
        <w:tab/>
        <w:t>(Trip)</w:t>
      </w:r>
    </w:p>
    <w:p w14:paraId="05E11663" w14:textId="29A82573" w:rsidR="00927940" w:rsidRPr="00927940" w:rsidRDefault="00927940" w:rsidP="00E55AD4">
      <w:pPr>
        <w:pStyle w:val="BodyText"/>
        <w:numPr>
          <w:ilvl w:val="0"/>
          <w:numId w:val="32"/>
        </w:numPr>
        <w:rPr>
          <w:lang w:val="en-US"/>
        </w:rPr>
      </w:pPr>
      <w:r w:rsidRPr="00927940">
        <w:t>Hi1</w:t>
      </w:r>
      <w:r w:rsidRPr="00927940">
        <w:rPr>
          <w:lang w:val="en-US"/>
        </w:rPr>
        <w:t> </w:t>
      </w:r>
      <w:r w:rsidR="00DB6371">
        <w:rPr>
          <w:lang w:val="en-US"/>
        </w:rPr>
        <w:tab/>
        <w:t>(warning)</w:t>
      </w:r>
    </w:p>
    <w:p w14:paraId="7C556174" w14:textId="77777777" w:rsidR="000732BE" w:rsidRPr="00927940" w:rsidRDefault="000732BE" w:rsidP="000732BE">
      <w:pPr>
        <w:pStyle w:val="BodyText"/>
        <w:numPr>
          <w:ilvl w:val="0"/>
          <w:numId w:val="32"/>
        </w:numPr>
        <w:rPr>
          <w:lang w:val="en-US"/>
        </w:rPr>
      </w:pPr>
      <w:r w:rsidRPr="00927940">
        <w:t>HiAlm</w:t>
      </w:r>
      <w:r w:rsidRPr="00927940">
        <w:rPr>
          <w:lang w:val="en-US"/>
        </w:rPr>
        <w:t> </w:t>
      </w:r>
      <w:r>
        <w:rPr>
          <w:lang w:val="en-US"/>
        </w:rPr>
        <w:tab/>
        <w:t>(warning)</w:t>
      </w:r>
    </w:p>
    <w:p w14:paraId="7568C6CC" w14:textId="2A2A7ED0" w:rsidR="00927940" w:rsidRDefault="00927940" w:rsidP="00E55AD4">
      <w:pPr>
        <w:pStyle w:val="BodyText"/>
        <w:numPr>
          <w:ilvl w:val="0"/>
          <w:numId w:val="32"/>
        </w:numPr>
        <w:rPr>
          <w:lang w:val="en-US"/>
        </w:rPr>
      </w:pPr>
      <w:r w:rsidRPr="00927940">
        <w:t>LoAlm</w:t>
      </w:r>
      <w:r w:rsidRPr="00927940">
        <w:rPr>
          <w:lang w:val="en-US"/>
        </w:rPr>
        <w:t> </w:t>
      </w:r>
      <w:r w:rsidR="00DB6371">
        <w:rPr>
          <w:lang w:val="en-US"/>
        </w:rPr>
        <w:tab/>
        <w:t>(warning)</w:t>
      </w:r>
    </w:p>
    <w:p w14:paraId="3F60D9BF" w14:textId="77777777" w:rsidR="000732BE" w:rsidRPr="00927940" w:rsidRDefault="000732BE" w:rsidP="000732BE">
      <w:pPr>
        <w:pStyle w:val="BodyText"/>
        <w:numPr>
          <w:ilvl w:val="0"/>
          <w:numId w:val="32"/>
        </w:numPr>
        <w:rPr>
          <w:lang w:val="en-US"/>
        </w:rPr>
      </w:pPr>
      <w:r w:rsidRPr="00927940">
        <w:t>Lo1</w:t>
      </w:r>
      <w:r w:rsidRPr="00927940">
        <w:rPr>
          <w:lang w:val="en-US"/>
        </w:rPr>
        <w:t> </w:t>
      </w:r>
      <w:r>
        <w:rPr>
          <w:lang w:val="en-US"/>
        </w:rPr>
        <w:tab/>
        <w:t>(warning)</w:t>
      </w:r>
    </w:p>
    <w:p w14:paraId="3B1BAFFA" w14:textId="77777777" w:rsidR="000732BE" w:rsidRPr="00927940" w:rsidRDefault="000732BE" w:rsidP="000732BE">
      <w:pPr>
        <w:pStyle w:val="BodyText"/>
        <w:numPr>
          <w:ilvl w:val="0"/>
          <w:numId w:val="32"/>
        </w:numPr>
        <w:rPr>
          <w:lang w:val="en-US"/>
        </w:rPr>
      </w:pPr>
      <w:r w:rsidRPr="00927940">
        <w:t>Lo2</w:t>
      </w:r>
      <w:r w:rsidRPr="00927940">
        <w:rPr>
          <w:lang w:val="en-US"/>
        </w:rPr>
        <w:t> </w:t>
      </w:r>
      <w:r>
        <w:rPr>
          <w:lang w:val="en-US"/>
        </w:rPr>
        <w:tab/>
        <w:t>(Trip)</w:t>
      </w:r>
    </w:p>
    <w:p w14:paraId="7BEFF397" w14:textId="77777777" w:rsidR="000732BE" w:rsidRPr="00927940" w:rsidRDefault="000732BE" w:rsidP="000732BE">
      <w:pPr>
        <w:pStyle w:val="BodyText"/>
        <w:ind w:left="720"/>
        <w:rPr>
          <w:lang w:val="en-US"/>
        </w:rPr>
      </w:pPr>
    </w:p>
    <w:p w14:paraId="4F9F6569" w14:textId="031CA25F" w:rsidR="00927940" w:rsidRPr="00927940" w:rsidRDefault="00927940" w:rsidP="00927940">
      <w:pPr>
        <w:pStyle w:val="BodyText"/>
        <w:rPr>
          <w:lang w:val="en-US"/>
        </w:rPr>
      </w:pPr>
      <w:r w:rsidRPr="00927940">
        <w:t>Hi# and Lo# are alarms (warnings) of different levels. The lower the number the higher the criticality</w:t>
      </w:r>
      <w:r w:rsidR="00534ED0">
        <w:t>, with</w:t>
      </w:r>
      <w:r w:rsidRPr="00927940">
        <w:t xml:space="preserve"> Hi</w:t>
      </w:r>
      <w:r w:rsidR="00534ED0">
        <w:t xml:space="preserve">2 and </w:t>
      </w:r>
      <w:r w:rsidRPr="00927940">
        <w:t>Lo</w:t>
      </w:r>
      <w:r w:rsidR="00534ED0">
        <w:t>2</w:t>
      </w:r>
      <w:r w:rsidRPr="00927940">
        <w:t xml:space="preserve"> trip alarms. </w:t>
      </w:r>
      <w:r w:rsidRPr="00927940">
        <w:rPr>
          <w:lang w:val="en-US"/>
        </w:rPr>
        <w:t> </w:t>
      </w:r>
    </w:p>
    <w:p w14:paraId="31025D2A" w14:textId="77777777" w:rsidR="00927940" w:rsidRPr="00300E8D" w:rsidRDefault="00927940" w:rsidP="00300E8D">
      <w:pPr>
        <w:pStyle w:val="Heading3"/>
      </w:pPr>
      <w:r w:rsidRPr="00927940">
        <w:t>Sequences</w:t>
      </w:r>
      <w:r w:rsidRPr="00300E8D">
        <w:t> </w:t>
      </w:r>
    </w:p>
    <w:p w14:paraId="0245DFC8" w14:textId="77777777" w:rsidR="00B23AD1" w:rsidRDefault="00927940" w:rsidP="00BD51F3">
      <w:pPr>
        <w:pStyle w:val="BodyText"/>
      </w:pPr>
      <w:r w:rsidRPr="00927940">
        <w:t xml:space="preserve">Sequencing </w:t>
      </w:r>
      <w:r w:rsidR="007D5657">
        <w:t>is proposed not to affect the naming of the different signals</w:t>
      </w:r>
      <w:r w:rsidR="00D964D4">
        <w:t xml:space="preserve"> involved in </w:t>
      </w:r>
      <w:r w:rsidR="00525669">
        <w:t>the</w:t>
      </w:r>
      <w:r w:rsidR="00D964D4">
        <w:t xml:space="preserve"> sequenced proces</w:t>
      </w:r>
      <w:r w:rsidR="00143CC5">
        <w:t>s</w:t>
      </w:r>
      <w:r w:rsidR="007D5657">
        <w:t>.</w:t>
      </w:r>
      <w:r w:rsidR="007C19FC">
        <w:t xml:space="preserve"> </w:t>
      </w:r>
    </w:p>
    <w:p w14:paraId="0D016664" w14:textId="77777777" w:rsidR="00B23AD1" w:rsidRDefault="00B23AD1" w:rsidP="00BD51F3">
      <w:pPr>
        <w:pStyle w:val="BodyText"/>
      </w:pPr>
    </w:p>
    <w:p w14:paraId="349E3A8B" w14:textId="4DA6A47E" w:rsidR="00927940" w:rsidRDefault="007C19FC" w:rsidP="00BD51F3">
      <w:pPr>
        <w:pStyle w:val="BodyText"/>
      </w:pPr>
      <w:r>
        <w:t>E</w:t>
      </w:r>
      <w:r w:rsidRPr="00927940">
        <w:t>.g. signals from different processes during start-up</w:t>
      </w:r>
      <w:r>
        <w:t xml:space="preserve"> should not </w:t>
      </w:r>
      <w:r w:rsidR="00B23AD1">
        <w:t xml:space="preserve">actually reflect that they are a part of the start-up sequence, as the same signals may be used in other processes or circumstances. </w:t>
      </w:r>
      <w:r w:rsidR="007D5657">
        <w:t xml:space="preserve"> </w:t>
      </w:r>
    </w:p>
    <w:p w14:paraId="4303F64B" w14:textId="77777777" w:rsidR="006E5CAD" w:rsidRDefault="006E5CAD" w:rsidP="00BD51F3">
      <w:pPr>
        <w:pStyle w:val="BodyText"/>
      </w:pPr>
    </w:p>
    <w:p w14:paraId="4F5D1A26" w14:textId="312C51C0" w:rsidR="008A14E2" w:rsidRDefault="008A14E2" w:rsidP="00F669A9">
      <w:pPr>
        <w:pStyle w:val="Heading2"/>
      </w:pPr>
      <w:bookmarkStart w:id="517" w:name="_Ref155697221"/>
      <w:r>
        <w:t>Logical Nodes</w:t>
      </w:r>
    </w:p>
    <w:p w14:paraId="519BA7D0" w14:textId="77777777" w:rsidR="00BD3D88" w:rsidRDefault="00BD3D88" w:rsidP="008A14E2">
      <w:pPr>
        <w:pStyle w:val="BodyText"/>
      </w:pPr>
    </w:p>
    <w:p w14:paraId="39BE7612" w14:textId="54DA3121" w:rsidR="00582582" w:rsidRDefault="00867D91" w:rsidP="008A14E2">
      <w:pPr>
        <w:pStyle w:val="BodyText"/>
      </w:pPr>
      <w:r>
        <w:t xml:space="preserve">K-nodes should be used on </w:t>
      </w:r>
      <w:r w:rsidR="00055BFE">
        <w:t xml:space="preserve">“bottom-level” </w:t>
      </w:r>
      <w:r>
        <w:t>equipment</w:t>
      </w:r>
      <w:r w:rsidR="00055BFE">
        <w:t xml:space="preserve">, i.e. components that are not divisible. For higher </w:t>
      </w:r>
      <w:r w:rsidR="00582582">
        <w:t>systems H-nodes are generally used.</w:t>
      </w:r>
    </w:p>
    <w:p w14:paraId="3112A7F9" w14:textId="77777777" w:rsidR="00582582" w:rsidRDefault="00582582" w:rsidP="008A14E2">
      <w:pPr>
        <w:pStyle w:val="BodyText"/>
      </w:pPr>
    </w:p>
    <w:p w14:paraId="2A449555" w14:textId="0793182A" w:rsidR="008A14E2" w:rsidRDefault="00582582" w:rsidP="008A14E2">
      <w:pPr>
        <w:pStyle w:val="BodyText"/>
      </w:pPr>
      <w:r>
        <w:t>EXAMPLE</w:t>
      </w:r>
      <w:r w:rsidR="00867D91">
        <w:t xml:space="preserve"> </w:t>
      </w:r>
    </w:p>
    <w:p w14:paraId="1542FC29" w14:textId="77777777" w:rsidR="00582582" w:rsidRDefault="00582582" w:rsidP="008A14E2">
      <w:pPr>
        <w:pStyle w:val="BodyText"/>
      </w:pPr>
    </w:p>
    <w:p w14:paraId="2AF6584B" w14:textId="54201D00" w:rsidR="008075D4" w:rsidRDefault="00582582" w:rsidP="008A14E2">
      <w:pPr>
        <w:pStyle w:val="BodyText"/>
        <w:rPr>
          <w:lang w:val="en-US"/>
        </w:rPr>
      </w:pPr>
      <w:r w:rsidRPr="003E6A16">
        <w:rPr>
          <w:lang w:val="en-US"/>
        </w:rPr>
        <w:t>=E1.KA1/</w:t>
      </w:r>
      <w:r w:rsidR="00685F4C" w:rsidRPr="003E6A16">
        <w:rPr>
          <w:lang w:val="en-US"/>
        </w:rPr>
        <w:t>HGTE</w:t>
      </w:r>
      <w:r w:rsidR="003E6A16" w:rsidRPr="003E6A16">
        <w:rPr>
          <w:lang w:val="en-US"/>
        </w:rPr>
        <w:t xml:space="preserve"> </w:t>
      </w:r>
      <w:r w:rsidR="0084504D">
        <w:rPr>
          <w:lang w:val="en-US"/>
        </w:rPr>
        <w:t>i</w:t>
      </w:r>
      <w:r w:rsidR="003E6A16" w:rsidRPr="003E6A16">
        <w:rPr>
          <w:lang w:val="en-US"/>
        </w:rPr>
        <w:t>s the n</w:t>
      </w:r>
      <w:r w:rsidR="003E6A16">
        <w:rPr>
          <w:lang w:val="en-US"/>
        </w:rPr>
        <w:t xml:space="preserve">ode for the </w:t>
      </w:r>
      <w:r w:rsidR="00CE68C8">
        <w:rPr>
          <w:lang w:val="en-US"/>
        </w:rPr>
        <w:t xml:space="preserve">general </w:t>
      </w:r>
      <w:r w:rsidR="003E6A16">
        <w:rPr>
          <w:lang w:val="en-US"/>
        </w:rPr>
        <w:t xml:space="preserve">reservoir(=E1) gate(=E1.KA1) control. </w:t>
      </w:r>
    </w:p>
    <w:p w14:paraId="42BB3BE2" w14:textId="743CB49A" w:rsidR="00582582" w:rsidRPr="00CE68C8" w:rsidRDefault="008075D4" w:rsidP="008A14E2">
      <w:pPr>
        <w:pStyle w:val="BodyText"/>
        <w:rPr>
          <w:lang w:val="en-US"/>
        </w:rPr>
      </w:pPr>
      <w:r w:rsidRPr="00CE68C8">
        <w:rPr>
          <w:lang w:val="en-US"/>
        </w:rPr>
        <w:t>=E1.KA1.KA1/</w:t>
      </w:r>
      <w:r w:rsidR="0084504D" w:rsidRPr="00CE68C8">
        <w:rPr>
          <w:lang w:val="en-US"/>
        </w:rPr>
        <w:t>KGTE is</w:t>
      </w:r>
      <w:r w:rsidR="00CE68C8" w:rsidRPr="00CE68C8">
        <w:rPr>
          <w:lang w:val="en-US"/>
        </w:rPr>
        <w:t xml:space="preserve"> </w:t>
      </w:r>
      <w:r w:rsidR="0084504D" w:rsidRPr="00CE68C8">
        <w:rPr>
          <w:lang w:val="en-US"/>
        </w:rPr>
        <w:t xml:space="preserve">the </w:t>
      </w:r>
      <w:r w:rsidR="00CE68C8" w:rsidRPr="00CE68C8">
        <w:rPr>
          <w:lang w:val="en-US"/>
        </w:rPr>
        <w:t xml:space="preserve">control </w:t>
      </w:r>
      <w:r w:rsidR="0084504D" w:rsidRPr="00CE68C8">
        <w:rPr>
          <w:lang w:val="en-US"/>
        </w:rPr>
        <w:t xml:space="preserve">node </w:t>
      </w:r>
      <w:r w:rsidR="00CE68C8" w:rsidRPr="00CE68C8">
        <w:rPr>
          <w:lang w:val="en-US"/>
        </w:rPr>
        <w:t>specific to</w:t>
      </w:r>
      <w:r w:rsidR="0084504D" w:rsidRPr="00CE68C8">
        <w:rPr>
          <w:lang w:val="en-US"/>
        </w:rPr>
        <w:t xml:space="preserve"> gate 1 </w:t>
      </w:r>
      <w:r w:rsidR="003E6A16" w:rsidRPr="00CE68C8">
        <w:rPr>
          <w:lang w:val="en-US"/>
        </w:rPr>
        <w:t xml:space="preserve"> </w:t>
      </w:r>
    </w:p>
    <w:p w14:paraId="3F18E25C" w14:textId="77777777" w:rsidR="00582582" w:rsidRPr="00CE68C8" w:rsidRDefault="00582582" w:rsidP="008A14E2">
      <w:pPr>
        <w:pStyle w:val="BodyText"/>
        <w:rPr>
          <w:lang w:val="en-US"/>
        </w:rPr>
      </w:pPr>
    </w:p>
    <w:p w14:paraId="12DA418D" w14:textId="2327F7E0" w:rsidR="003E7067" w:rsidRDefault="001C6BBF" w:rsidP="00F669A9">
      <w:pPr>
        <w:pStyle w:val="Heading2"/>
      </w:pPr>
      <w:r>
        <w:t>Collected data</w:t>
      </w:r>
      <w:bookmarkEnd w:id="517"/>
    </w:p>
    <w:p w14:paraId="40E8A9E3"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color w:val="D13438"/>
          <w:lang w:val="en-US" w:eastAsia="en-US"/>
        </w:rPr>
        <w:t> </w:t>
      </w:r>
    </w:p>
    <w:p w14:paraId="38CA4208" w14:textId="77777777" w:rsidR="00D87536" w:rsidRDefault="00D87536" w:rsidP="00D87536">
      <w:pPr>
        <w:keepLines w:val="0"/>
        <w:textAlignment w:val="baseline"/>
        <w:rPr>
          <w:rFonts w:cs="Arial"/>
          <w:color w:val="D13438"/>
          <w:lang w:val="en-US" w:eastAsia="en-US"/>
        </w:rPr>
      </w:pPr>
      <w:r w:rsidRPr="00D87536">
        <w:rPr>
          <w:rFonts w:cs="Arial"/>
          <w:color w:val="D13438"/>
          <w:u w:val="single"/>
          <w:lang w:eastAsia="en-US"/>
        </w:rPr>
        <w:t>Data produced at site is generally named in its raw form using a T-logical node (e.g. /</w:t>
      </w:r>
      <w:r w:rsidRPr="00D87536">
        <w:rPr>
          <w:rFonts w:cs="Arial"/>
          <w:b/>
          <w:bCs/>
          <w:color w:val="D13438"/>
          <w:u w:val="single"/>
          <w:lang w:eastAsia="en-US"/>
        </w:rPr>
        <w:t>T</w:t>
      </w:r>
      <w:r w:rsidRPr="00D87536">
        <w:rPr>
          <w:rFonts w:cs="Arial"/>
          <w:color w:val="D13438"/>
          <w:u w:val="single"/>
          <w:lang w:eastAsia="en-US"/>
        </w:rPr>
        <w:t>TMP1.TmpSv.instMag). This raw data is however generally not the ones which are collected remotely. Generally raw data is collected by an IED and then pre-processed and conditioned to perform data preparation (filtering, cleaning, deadband spontanisation, etc..). It is this data that is then forwarded, stored and used for future analysis. Those data points will usually be modelled using a S-logical node.</w:t>
      </w:r>
      <w:r w:rsidRPr="00D87536">
        <w:rPr>
          <w:rFonts w:cs="Arial"/>
          <w:color w:val="D13438"/>
          <w:lang w:val="en-US" w:eastAsia="en-US"/>
        </w:rPr>
        <w:t> </w:t>
      </w:r>
    </w:p>
    <w:p w14:paraId="12E00B95" w14:textId="77777777" w:rsidR="00F10A3C" w:rsidRPr="00D87536" w:rsidRDefault="00F10A3C" w:rsidP="00D87536">
      <w:pPr>
        <w:keepLines w:val="0"/>
        <w:textAlignment w:val="baseline"/>
        <w:rPr>
          <w:rFonts w:ascii="Segoe UI" w:hAnsi="Segoe UI" w:cs="Segoe UI"/>
          <w:sz w:val="18"/>
          <w:szCs w:val="18"/>
          <w:lang w:val="en-US" w:eastAsia="en-US"/>
        </w:rPr>
      </w:pPr>
    </w:p>
    <w:p w14:paraId="4253FB35" w14:textId="77777777" w:rsidR="00D87536" w:rsidRPr="00D87536" w:rsidRDefault="00D87536" w:rsidP="00C32FF6">
      <w:pPr>
        <w:pStyle w:val="Heading3"/>
      </w:pPr>
      <w:r w:rsidRPr="00D87536">
        <w:t>LN Instance numbering conventions </w:t>
      </w:r>
    </w:p>
    <w:p w14:paraId="37357054" w14:textId="77777777" w:rsidR="00E31028" w:rsidRDefault="00E31028" w:rsidP="00D87536">
      <w:pPr>
        <w:keepLines w:val="0"/>
        <w:textAlignment w:val="baseline"/>
        <w:rPr>
          <w:rFonts w:cs="Arial"/>
          <w:color w:val="D13438"/>
          <w:u w:val="single"/>
          <w:lang w:eastAsia="en-US"/>
        </w:rPr>
      </w:pPr>
    </w:p>
    <w:p w14:paraId="2AD8F2FA" w14:textId="7D5168FB" w:rsidR="00D87536" w:rsidRDefault="00D87536" w:rsidP="00D87536">
      <w:pPr>
        <w:keepLines w:val="0"/>
        <w:textAlignment w:val="baseline"/>
        <w:rPr>
          <w:rFonts w:cs="Arial"/>
          <w:color w:val="D13438"/>
          <w:lang w:val="en-US" w:eastAsia="en-US"/>
        </w:rPr>
      </w:pPr>
      <w:r w:rsidRPr="00D87536">
        <w:rPr>
          <w:rFonts w:cs="Arial"/>
          <w:color w:val="D13438"/>
          <w:u w:val="single"/>
          <w:lang w:eastAsia="en-US"/>
        </w:rPr>
        <w:t>In general, multiple LN instances are not needed because the multiplicity of data and / or systems must be managed at RDS level. Differentiation of instances at LN level must be done in the following circumstances:</w:t>
      </w:r>
      <w:r w:rsidRPr="00D87536">
        <w:rPr>
          <w:rFonts w:cs="Arial"/>
          <w:color w:val="D13438"/>
          <w:lang w:val="en-US" w:eastAsia="en-US"/>
        </w:rPr>
        <w:t> </w:t>
      </w:r>
    </w:p>
    <w:p w14:paraId="107BED75" w14:textId="77777777" w:rsidR="00E31028" w:rsidRPr="00D87536" w:rsidRDefault="00E31028" w:rsidP="00D87536">
      <w:pPr>
        <w:keepLines w:val="0"/>
        <w:textAlignment w:val="baseline"/>
        <w:rPr>
          <w:rFonts w:ascii="Segoe UI" w:hAnsi="Segoe UI" w:cs="Segoe UI"/>
          <w:sz w:val="18"/>
          <w:szCs w:val="18"/>
          <w:lang w:val="en-US" w:eastAsia="en-US"/>
        </w:rPr>
      </w:pPr>
    </w:p>
    <w:p w14:paraId="5FEE28AD" w14:textId="77777777" w:rsidR="00D87536" w:rsidRPr="00D87536" w:rsidRDefault="00D87536" w:rsidP="00D87536">
      <w:pPr>
        <w:keepLines w:val="0"/>
        <w:numPr>
          <w:ilvl w:val="0"/>
          <w:numId w:val="64"/>
        </w:numPr>
        <w:ind w:left="1080" w:firstLine="0"/>
        <w:textAlignment w:val="baseline"/>
        <w:rPr>
          <w:rFonts w:cs="Arial"/>
          <w:sz w:val="22"/>
          <w:szCs w:val="22"/>
          <w:lang w:val="en-US" w:eastAsia="en-US"/>
        </w:rPr>
      </w:pPr>
      <w:r w:rsidRPr="00D87536">
        <w:rPr>
          <w:rFonts w:cs="Arial"/>
          <w:color w:val="D13438"/>
          <w:u w:val="single"/>
          <w:lang w:eastAsia="en-US"/>
        </w:rPr>
        <w:lastRenderedPageBreak/>
        <w:t>in the case of implementation of statistical calculations, or</w:t>
      </w:r>
      <w:r w:rsidRPr="00D87536">
        <w:rPr>
          <w:rFonts w:cs="Arial"/>
          <w:color w:val="D13438"/>
          <w:lang w:val="en-US" w:eastAsia="en-US"/>
        </w:rPr>
        <w:t> </w:t>
      </w:r>
    </w:p>
    <w:p w14:paraId="4E9B561B" w14:textId="77777777" w:rsidR="00D87536" w:rsidRPr="00D87536" w:rsidRDefault="00D87536" w:rsidP="00D87536">
      <w:pPr>
        <w:keepLines w:val="0"/>
        <w:numPr>
          <w:ilvl w:val="0"/>
          <w:numId w:val="64"/>
        </w:numPr>
        <w:ind w:left="1080" w:firstLine="0"/>
        <w:textAlignment w:val="baseline"/>
        <w:rPr>
          <w:rFonts w:cs="Arial"/>
          <w:sz w:val="22"/>
          <w:szCs w:val="22"/>
          <w:lang w:val="en-US" w:eastAsia="en-US"/>
        </w:rPr>
      </w:pPr>
      <w:r w:rsidRPr="00D87536">
        <w:rPr>
          <w:rFonts w:cs="Arial"/>
          <w:color w:val="D13438"/>
          <w:u w:val="single"/>
          <w:lang w:eastAsia="en-US"/>
        </w:rPr>
        <w:t>when the same information is published to multiple clients that require different information handling (for example, the need for differentiated alarm acknowledgement, forcing of values and differentiated testing).</w:t>
      </w:r>
      <w:r w:rsidRPr="00D87536">
        <w:rPr>
          <w:rFonts w:cs="Arial"/>
          <w:color w:val="D13438"/>
          <w:lang w:val="en-US" w:eastAsia="en-US"/>
        </w:rPr>
        <w:t> </w:t>
      </w:r>
    </w:p>
    <w:p w14:paraId="38431ACF" w14:textId="77777777" w:rsidR="00D87536" w:rsidRPr="00D87536" w:rsidRDefault="00D87536" w:rsidP="00E31028">
      <w:pPr>
        <w:pStyle w:val="Heading3"/>
      </w:pPr>
      <w:r w:rsidRPr="00D87536">
        <w:t>Mathematical Statistical operations </w:t>
      </w:r>
    </w:p>
    <w:p w14:paraId="12A38284" w14:textId="77777777" w:rsidR="00E31028" w:rsidRDefault="00E31028" w:rsidP="00D87536">
      <w:pPr>
        <w:keepLines w:val="0"/>
        <w:textAlignment w:val="baseline"/>
        <w:rPr>
          <w:rFonts w:cs="Arial"/>
          <w:color w:val="D13438"/>
          <w:u w:val="single"/>
          <w:lang w:eastAsia="en-US"/>
        </w:rPr>
      </w:pPr>
    </w:p>
    <w:p w14:paraId="0168383E" w14:textId="182305D5"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color w:val="D13438"/>
          <w:u w:val="single"/>
          <w:lang w:eastAsia="en-US"/>
        </w:rPr>
        <w:t>For analogue measurements it is possible to provide additional information, which are calculated as statistical values over time. In particular, several kinds of statistically calculated values may be provided for an individual “source” time series. For each statistical calculation an additional instance of LN is defined, using the same LN class and DO of its source LN instance. The following calculations can be made on it (specified in clcMth) within a given time interval:</w:t>
      </w:r>
      <w:r w:rsidRPr="00D87536">
        <w:rPr>
          <w:rFonts w:cs="Arial"/>
          <w:color w:val="D13438"/>
          <w:lang w:val="en-US" w:eastAsia="en-US"/>
        </w:rPr>
        <w:t> </w:t>
      </w:r>
    </w:p>
    <w:p w14:paraId="1642491D"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color w:val="D13438"/>
          <w:u w:val="single"/>
          <w:lang w:eastAsia="en-US"/>
        </w:rPr>
        <w:t>•</w:t>
      </w:r>
      <w:r w:rsidRPr="00D87536">
        <w:rPr>
          <w:rFonts w:ascii="Calibri" w:hAnsi="Calibri" w:cs="Calibri"/>
          <w:color w:val="D13438"/>
          <w:u w:val="single"/>
          <w:lang w:val="en-US" w:eastAsia="en-US"/>
        </w:rPr>
        <w:tab/>
      </w:r>
      <w:r w:rsidRPr="00D87536">
        <w:rPr>
          <w:rFonts w:cs="Arial"/>
          <w:color w:val="D13438"/>
          <w:u w:val="single"/>
          <w:lang w:eastAsia="en-US"/>
        </w:rPr>
        <w:t>min, max, average, standard deviation</w:t>
      </w:r>
      <w:r w:rsidRPr="00D87536">
        <w:rPr>
          <w:rFonts w:cs="Arial"/>
          <w:color w:val="D13438"/>
          <w:lang w:val="en-US" w:eastAsia="en-US"/>
        </w:rPr>
        <w:t> </w:t>
      </w:r>
    </w:p>
    <w:p w14:paraId="07FBA5EC"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color w:val="D13438"/>
          <w:u w:val="single"/>
          <w:lang w:eastAsia="en-US"/>
        </w:rPr>
        <w:t>•</w:t>
      </w:r>
      <w:r w:rsidRPr="00D87536">
        <w:rPr>
          <w:rFonts w:ascii="Calibri" w:hAnsi="Calibri" w:cs="Calibri"/>
          <w:color w:val="D13438"/>
          <w:u w:val="single"/>
          <w:lang w:val="en-US" w:eastAsia="en-US"/>
        </w:rPr>
        <w:tab/>
      </w:r>
      <w:r w:rsidRPr="00D87536">
        <w:rPr>
          <w:rFonts w:cs="Arial"/>
          <w:color w:val="D13438"/>
          <w:u w:val="single"/>
          <w:lang w:eastAsia="en-US"/>
        </w:rPr>
        <w:t>peak, rms, other electrical quantities</w:t>
      </w:r>
      <w:r w:rsidRPr="00D87536">
        <w:rPr>
          <w:rFonts w:cs="Arial"/>
          <w:color w:val="D13438"/>
          <w:lang w:val="en-US" w:eastAsia="en-US"/>
        </w:rPr>
        <w:t> </w:t>
      </w:r>
    </w:p>
    <w:p w14:paraId="5C18F92E"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color w:val="D13438"/>
          <w:u w:val="single"/>
          <w:lang w:eastAsia="en-US"/>
        </w:rPr>
        <w:t>•</w:t>
      </w:r>
      <w:r w:rsidRPr="00D87536">
        <w:rPr>
          <w:rFonts w:ascii="Calibri" w:hAnsi="Calibri" w:cs="Calibri"/>
          <w:color w:val="D13438"/>
          <w:u w:val="single"/>
          <w:lang w:val="en-US" w:eastAsia="en-US"/>
        </w:rPr>
        <w:tab/>
      </w:r>
      <w:r w:rsidRPr="00D87536">
        <w:rPr>
          <w:rFonts w:cs="Arial"/>
          <w:color w:val="D13438"/>
          <w:u w:val="single"/>
          <w:lang w:eastAsia="en-US"/>
        </w:rPr>
        <w:t>extensions with custom calculations</w:t>
      </w:r>
      <w:r w:rsidRPr="00D87536">
        <w:rPr>
          <w:rFonts w:cs="Arial"/>
          <w:color w:val="D13438"/>
          <w:lang w:val="en-US" w:eastAsia="en-US"/>
        </w:rPr>
        <w:t> </w:t>
      </w:r>
    </w:p>
    <w:p w14:paraId="792EC5C7" w14:textId="77777777" w:rsidR="0098002B" w:rsidRDefault="0098002B" w:rsidP="00D87536">
      <w:pPr>
        <w:keepLines w:val="0"/>
        <w:textAlignment w:val="baseline"/>
        <w:rPr>
          <w:rFonts w:cs="Arial"/>
          <w:color w:val="D13438"/>
          <w:u w:val="single"/>
          <w:lang w:eastAsia="en-US"/>
        </w:rPr>
      </w:pPr>
    </w:p>
    <w:p w14:paraId="451C42DF" w14:textId="1976AF46" w:rsidR="00D87536" w:rsidRDefault="00D87536" w:rsidP="00D87536">
      <w:pPr>
        <w:keepLines w:val="0"/>
        <w:textAlignment w:val="baseline"/>
        <w:rPr>
          <w:rFonts w:cs="Arial"/>
          <w:color w:val="D13438"/>
          <w:lang w:val="en-US" w:eastAsia="en-US"/>
        </w:rPr>
      </w:pPr>
      <w:r w:rsidRPr="00D87536">
        <w:rPr>
          <w:rFonts w:cs="Arial"/>
          <w:color w:val="D13438"/>
          <w:u w:val="single"/>
          <w:lang w:eastAsia="en-US"/>
        </w:rPr>
        <w:t>The a.m. statistical calculations concern only the time axis, that is, they only take into account the changes over time and do not combine multiple signal sources.</w:t>
      </w:r>
      <w:r w:rsidRPr="00D87536">
        <w:rPr>
          <w:rFonts w:cs="Arial"/>
          <w:color w:val="D13438"/>
          <w:lang w:val="en-US" w:eastAsia="en-US"/>
        </w:rPr>
        <w:t> </w:t>
      </w:r>
    </w:p>
    <w:p w14:paraId="7B4E2C84" w14:textId="77777777" w:rsidR="0098002B" w:rsidRPr="00D87536" w:rsidRDefault="0098002B" w:rsidP="00D87536">
      <w:pPr>
        <w:keepLines w:val="0"/>
        <w:textAlignment w:val="baseline"/>
        <w:rPr>
          <w:rFonts w:ascii="Segoe UI" w:hAnsi="Segoe UI" w:cs="Segoe UI"/>
          <w:sz w:val="18"/>
          <w:szCs w:val="18"/>
          <w:lang w:val="en-US" w:eastAsia="en-US"/>
        </w:rPr>
      </w:pPr>
    </w:p>
    <w:p w14:paraId="683E4F68"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eastAsia="en-US"/>
        </w:rPr>
        <w:t xml:space="preserve">It is through the </w:t>
      </w:r>
      <w:r w:rsidRPr="00D87536">
        <w:rPr>
          <w:rFonts w:cs="Arial"/>
          <w:strike/>
          <w:color w:val="D13438"/>
          <w:lang w:eastAsia="en-US"/>
        </w:rPr>
        <w:t xml:space="preserve">enumeration </w:t>
      </w:r>
      <w:r w:rsidRPr="00D87536">
        <w:rPr>
          <w:rFonts w:cs="Arial"/>
          <w:color w:val="D13438"/>
          <w:u w:val="single"/>
          <w:lang w:eastAsia="en-US"/>
        </w:rPr>
        <w:t xml:space="preserve">number </w:t>
      </w:r>
      <w:r w:rsidRPr="00D87536">
        <w:rPr>
          <w:rFonts w:cs="Arial"/>
          <w:lang w:eastAsia="en-US"/>
        </w:rPr>
        <w:t>of the logical node</w:t>
      </w:r>
      <w:r w:rsidRPr="00D87536">
        <w:rPr>
          <w:rFonts w:cs="Arial"/>
          <w:color w:val="D13438"/>
          <w:u w:val="single"/>
          <w:lang w:eastAsia="en-US"/>
        </w:rPr>
        <w:t xml:space="preserve"> instance</w:t>
      </w:r>
      <w:r w:rsidRPr="00D87536">
        <w:rPr>
          <w:rFonts w:cs="Arial"/>
          <w:lang w:eastAsia="en-US"/>
        </w:rPr>
        <w:t xml:space="preserve"> that the </w:t>
      </w:r>
      <w:r w:rsidRPr="00D87536">
        <w:rPr>
          <w:rFonts w:cs="Arial"/>
          <w:strike/>
          <w:color w:val="D13438"/>
          <w:lang w:eastAsia="en-US"/>
        </w:rPr>
        <w:t xml:space="preserve">mathematical </w:t>
      </w:r>
      <w:r w:rsidRPr="00D87536">
        <w:rPr>
          <w:rFonts w:cs="Arial"/>
          <w:color w:val="D13438"/>
          <w:u w:val="single"/>
          <w:lang w:eastAsia="en-US"/>
        </w:rPr>
        <w:t xml:space="preserve">statistical </w:t>
      </w:r>
      <w:r w:rsidRPr="00D87536">
        <w:rPr>
          <w:rFonts w:cs="Arial"/>
          <w:lang w:eastAsia="en-US"/>
        </w:rPr>
        <w:t>operation will be identified. </w:t>
      </w:r>
      <w:r w:rsidRPr="00D87536">
        <w:rPr>
          <w:rFonts w:cs="Arial"/>
          <w:lang w:val="en-US" w:eastAsia="en-US"/>
        </w:rPr>
        <w:t> </w:t>
      </w:r>
    </w:p>
    <w:p w14:paraId="39794649"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val="en-US" w:eastAsia="en-US"/>
        </w:rPr>
        <w:t> </w:t>
      </w:r>
    </w:p>
    <w:p w14:paraId="7C8A41DF"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eastAsia="en-US"/>
        </w:rPr>
        <w:t xml:space="preserve">Most commonly a single </w:t>
      </w:r>
      <w:r w:rsidRPr="00D87536">
        <w:rPr>
          <w:rFonts w:cs="Arial"/>
          <w:strike/>
          <w:color w:val="D13438"/>
          <w:lang w:eastAsia="en-US"/>
        </w:rPr>
        <w:t>data stream</w:t>
      </w:r>
      <w:r w:rsidRPr="00D87536">
        <w:rPr>
          <w:rFonts w:cs="Arial"/>
          <w:color w:val="D13438"/>
          <w:u w:val="single"/>
          <w:lang w:eastAsia="en-US"/>
        </w:rPr>
        <w:t>time series</w:t>
      </w:r>
      <w:r w:rsidRPr="00D87536">
        <w:rPr>
          <w:rFonts w:cs="Arial"/>
          <w:lang w:eastAsia="en-US"/>
        </w:rPr>
        <w:t xml:space="preserve"> will be collected and stored for any specific measurement at site. </w:t>
      </w:r>
      <w:r w:rsidRPr="00D87536">
        <w:rPr>
          <w:rFonts w:cs="Arial"/>
          <w:color w:val="D13438"/>
          <w:u w:val="single"/>
          <w:lang w:eastAsia="en-US"/>
        </w:rPr>
        <w:t xml:space="preserve">In case no statistical calculation is applied to that collected data, it is defined as the current values for that specific measurement and its logical node instance number will be normally “1”. This applies also when the collected data are related to a statistical calculation, but it’s either not relevant, or known. </w:t>
      </w:r>
      <w:r w:rsidRPr="00D87536">
        <w:rPr>
          <w:rFonts w:cs="Arial"/>
          <w:strike/>
          <w:lang w:eastAsia="en-US"/>
        </w:rPr>
        <w:t>What mathematical operations (Such as averaging over a certain period, RMS value, etc…) may either not be relevant, or known. In these cases the enumeration of the logical node will be “1”, i.e. unspecified.</w:t>
      </w:r>
      <w:r w:rsidRPr="00D87536">
        <w:rPr>
          <w:rFonts w:cs="Arial"/>
          <w:color w:val="D13438"/>
          <w:lang w:val="en-US" w:eastAsia="en-US"/>
        </w:rPr>
        <w:t> </w:t>
      </w:r>
    </w:p>
    <w:p w14:paraId="5F0E02AB"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val="en-US" w:eastAsia="en-US"/>
        </w:rPr>
        <w:t> </w:t>
      </w:r>
    </w:p>
    <w:p w14:paraId="3789414C" w14:textId="77777777" w:rsidR="00D87536" w:rsidRPr="00D87536" w:rsidRDefault="00D87536" w:rsidP="00D87536">
      <w:pPr>
        <w:keepLines w:val="0"/>
        <w:textAlignment w:val="baseline"/>
        <w:rPr>
          <w:rFonts w:ascii="Segoe UI" w:hAnsi="Segoe UI" w:cs="Segoe UI"/>
          <w:sz w:val="18"/>
          <w:szCs w:val="18"/>
          <w:lang w:val="fr-FR" w:eastAsia="en-US"/>
        </w:rPr>
      </w:pPr>
      <w:r w:rsidRPr="00D87536">
        <w:rPr>
          <w:rFonts w:cs="Arial"/>
          <w:i/>
          <w:iCs/>
          <w:lang w:val="fr-FR" w:eastAsia="en-US"/>
        </w:rPr>
        <w:t>Example: : D45.LE1.BTA1/STMP</w:t>
      </w:r>
      <w:r w:rsidRPr="00D87536">
        <w:rPr>
          <w:rFonts w:cs="Arial"/>
          <w:b/>
          <w:bCs/>
          <w:i/>
          <w:iCs/>
          <w:lang w:val="fr-FR" w:eastAsia="en-US"/>
        </w:rPr>
        <w:t>1</w:t>
      </w:r>
      <w:r w:rsidRPr="00D87536">
        <w:rPr>
          <w:rFonts w:cs="Arial"/>
          <w:i/>
          <w:iCs/>
          <w:lang w:val="fr-FR" w:eastAsia="en-US"/>
        </w:rPr>
        <w:t>.Tmp.mag</w:t>
      </w:r>
      <w:r w:rsidRPr="00D87536">
        <w:rPr>
          <w:rFonts w:ascii="Calibri" w:hAnsi="Calibri" w:cs="Calibri"/>
          <w:lang w:val="fr-FR" w:eastAsia="en-US"/>
        </w:rPr>
        <w:tab/>
      </w:r>
      <w:r w:rsidRPr="00D87536">
        <w:rPr>
          <w:rFonts w:cs="Arial"/>
          <w:lang w:val="fr-FR" w:eastAsia="en-US"/>
        </w:rPr>
        <w:t> </w:t>
      </w:r>
    </w:p>
    <w:p w14:paraId="279ADF05"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i/>
          <w:iCs/>
          <w:lang w:eastAsia="en-US"/>
        </w:rPr>
        <w:t xml:space="preserve">This </w:t>
      </w:r>
      <w:r w:rsidRPr="00D87536">
        <w:rPr>
          <w:rFonts w:cs="Arial"/>
          <w:i/>
          <w:iCs/>
          <w:color w:val="D13438"/>
          <w:u w:val="single"/>
          <w:lang w:eastAsia="en-US"/>
        </w:rPr>
        <w:t xml:space="preserve">is the current </w:t>
      </w:r>
      <w:r w:rsidRPr="00D87536">
        <w:rPr>
          <w:rFonts w:cs="Arial"/>
          <w:i/>
          <w:iCs/>
          <w:lang w:eastAsia="en-US"/>
        </w:rPr>
        <w:t>temperature measurement</w:t>
      </w:r>
      <w:r w:rsidRPr="00D87536">
        <w:rPr>
          <w:rFonts w:cs="Arial"/>
          <w:i/>
          <w:iCs/>
          <w:strike/>
          <w:color w:val="D13438"/>
          <w:lang w:eastAsia="en-US"/>
        </w:rPr>
        <w:t xml:space="preserve"> is unspecified. It could be an averaged value over an hour or an RMS value calculated over a 1 second time period</w:t>
      </w:r>
      <w:r w:rsidRPr="00D87536">
        <w:rPr>
          <w:rFonts w:cs="Arial"/>
          <w:i/>
          <w:iCs/>
          <w:lang w:eastAsia="en-US"/>
        </w:rPr>
        <w:t>.</w:t>
      </w:r>
      <w:r w:rsidRPr="00D87536">
        <w:rPr>
          <w:rFonts w:cs="Arial"/>
          <w:lang w:val="en-US" w:eastAsia="en-US"/>
        </w:rPr>
        <w:t> </w:t>
      </w:r>
    </w:p>
    <w:p w14:paraId="7B6A978F"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val="en-US" w:eastAsia="en-US"/>
        </w:rPr>
        <w:t> </w:t>
      </w:r>
    </w:p>
    <w:p w14:paraId="4345337F"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strike/>
          <w:color w:val="D13438"/>
          <w:lang w:eastAsia="en-US"/>
        </w:rPr>
        <w:t>Data produced at site is generally named in its raw form using a T-logical node (e.g. /</w:t>
      </w:r>
      <w:r w:rsidRPr="00D87536">
        <w:rPr>
          <w:rFonts w:cs="Arial"/>
          <w:b/>
          <w:bCs/>
          <w:strike/>
          <w:color w:val="D13438"/>
          <w:lang w:eastAsia="en-US"/>
        </w:rPr>
        <w:t>T</w:t>
      </w:r>
      <w:r w:rsidRPr="00D87536">
        <w:rPr>
          <w:rFonts w:cs="Arial"/>
          <w:strike/>
          <w:color w:val="D13438"/>
          <w:lang w:eastAsia="en-US"/>
        </w:rPr>
        <w:t>TMP1.TmpSv.instMag). This raw data is however generally not the data collected. In most cases raw data is collected by an IED where a mathematical operation is performed to compress the data (average, max value over a period, etc..). It is this data that is then forwarded, stored and used for future analysis. Those data points will usually be named using a S-logical node.</w:t>
      </w:r>
      <w:r w:rsidRPr="00D87536">
        <w:rPr>
          <w:rFonts w:cs="Arial"/>
          <w:color w:val="D13438"/>
          <w:lang w:val="en-US" w:eastAsia="en-US"/>
        </w:rPr>
        <w:t> </w:t>
      </w:r>
    </w:p>
    <w:p w14:paraId="50D5745D"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val="en-US" w:eastAsia="en-US"/>
        </w:rPr>
        <w:t> </w:t>
      </w:r>
    </w:p>
    <w:p w14:paraId="27DDFCD6"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eastAsia="en-US"/>
        </w:rPr>
        <w:t xml:space="preserve">To </w:t>
      </w:r>
      <w:r w:rsidRPr="00D87536">
        <w:rPr>
          <w:rFonts w:cs="Arial"/>
          <w:strike/>
          <w:color w:val="D13438"/>
          <w:lang w:eastAsia="en-US"/>
        </w:rPr>
        <w:t xml:space="preserve">differentiate </w:t>
      </w:r>
      <w:r w:rsidRPr="00D87536">
        <w:rPr>
          <w:rFonts w:cs="Arial"/>
          <w:color w:val="D13438"/>
          <w:u w:val="single"/>
          <w:lang w:eastAsia="en-US"/>
        </w:rPr>
        <w:t xml:space="preserve">identify </w:t>
      </w:r>
      <w:r w:rsidRPr="00D87536">
        <w:rPr>
          <w:rFonts w:cs="Arial"/>
          <w:lang w:eastAsia="en-US"/>
        </w:rPr>
        <w:t xml:space="preserve">the different </w:t>
      </w:r>
      <w:r w:rsidRPr="00D87536">
        <w:rPr>
          <w:rFonts w:cs="Arial"/>
          <w:strike/>
          <w:color w:val="D13438"/>
          <w:lang w:eastAsia="en-US"/>
        </w:rPr>
        <w:t xml:space="preserve">operations </w:t>
      </w:r>
      <w:r w:rsidRPr="00D87536">
        <w:rPr>
          <w:rFonts w:cs="Arial"/>
          <w:color w:val="D13438"/>
          <w:u w:val="single"/>
          <w:lang w:eastAsia="en-US"/>
        </w:rPr>
        <w:t xml:space="preserve">statistical calculations </w:t>
      </w:r>
      <w:r w:rsidRPr="00D87536">
        <w:rPr>
          <w:rFonts w:cs="Arial"/>
          <w:lang w:eastAsia="en-US"/>
        </w:rPr>
        <w:t xml:space="preserve">and </w:t>
      </w:r>
      <w:r w:rsidRPr="00D87536">
        <w:rPr>
          <w:rFonts w:cs="Arial"/>
          <w:color w:val="D13438"/>
          <w:u w:val="single"/>
          <w:lang w:eastAsia="en-US"/>
        </w:rPr>
        <w:t xml:space="preserve">relevant </w:t>
      </w:r>
      <w:r w:rsidRPr="00D87536">
        <w:rPr>
          <w:rFonts w:cs="Arial"/>
          <w:lang w:eastAsia="en-US"/>
        </w:rPr>
        <w:t xml:space="preserve">datapoints (as in some cases multiple of these values will be collected), </w:t>
      </w:r>
      <w:r w:rsidRPr="00D87536">
        <w:rPr>
          <w:rFonts w:cs="Arial"/>
          <w:color w:val="D13438"/>
          <w:u w:val="single"/>
          <w:lang w:eastAsia="en-US"/>
        </w:rPr>
        <w:t xml:space="preserve">different logical node instance numbers shall be used. The following numbering convention (derived from IEC 61850-7-4 enumerated calculation method) </w:t>
      </w:r>
      <w:r w:rsidRPr="00D87536">
        <w:rPr>
          <w:rFonts w:cs="Arial"/>
          <w:strike/>
          <w:color w:val="D13438"/>
          <w:lang w:eastAsia="en-US"/>
        </w:rPr>
        <w:t xml:space="preserve">it </w:t>
      </w:r>
      <w:r w:rsidRPr="00D87536">
        <w:rPr>
          <w:rFonts w:cs="Arial"/>
          <w:lang w:eastAsia="en-US"/>
        </w:rPr>
        <w:t xml:space="preserve">is proposed </w:t>
      </w:r>
      <w:r w:rsidRPr="00D87536">
        <w:rPr>
          <w:rFonts w:cs="Arial"/>
          <w:strike/>
          <w:color w:val="D13438"/>
          <w:lang w:eastAsia="en-US"/>
        </w:rPr>
        <w:t xml:space="preserve">to use logical node instantiation </w:t>
      </w:r>
      <w:r w:rsidRPr="00D87536">
        <w:rPr>
          <w:rFonts w:cs="Arial"/>
          <w:lang w:eastAsia="en-US"/>
        </w:rPr>
        <w:t xml:space="preserve">to differentiate the different </w:t>
      </w:r>
      <w:r w:rsidRPr="00D87536">
        <w:rPr>
          <w:rFonts w:cs="Arial"/>
          <w:strike/>
          <w:color w:val="D13438"/>
          <w:lang w:eastAsia="en-US"/>
        </w:rPr>
        <w:t>operations</w:t>
      </w:r>
      <w:r w:rsidRPr="00D87536">
        <w:rPr>
          <w:rFonts w:cs="Arial"/>
          <w:color w:val="D13438"/>
          <w:u w:val="single"/>
          <w:lang w:eastAsia="en-US"/>
        </w:rPr>
        <w:t>statistical calculation</w:t>
      </w:r>
      <w:r w:rsidRPr="00D87536">
        <w:rPr>
          <w:rFonts w:cs="Arial"/>
          <w:lang w:eastAsia="en-US"/>
        </w:rPr>
        <w:t>.</w:t>
      </w:r>
      <w:r w:rsidRPr="00D87536">
        <w:rPr>
          <w:rFonts w:cs="Arial"/>
          <w:strike/>
          <w:color w:val="D13438"/>
          <w:lang w:eastAsia="en-US"/>
        </w:rPr>
        <w:t> </w:t>
      </w:r>
      <w:r w:rsidRPr="00D87536">
        <w:rPr>
          <w:rFonts w:cs="Arial"/>
          <w:lang w:val="en-US" w:eastAsia="en-US"/>
        </w:rPr>
        <w:t> </w:t>
      </w:r>
    </w:p>
    <w:p w14:paraId="0A396A8C"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val="en-US" w:eastAsia="en-US"/>
        </w:rPr>
        <w:t> </w:t>
      </w:r>
    </w:p>
    <w:p w14:paraId="57B9374D"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strike/>
          <w:color w:val="D13438"/>
          <w:lang w:eastAsia="en-US"/>
        </w:rPr>
        <w:t>This should be done according to the following table:</w:t>
      </w:r>
      <w:r w:rsidRPr="00D87536">
        <w:rPr>
          <w:rFonts w:cs="Arial"/>
          <w:color w:val="D13438"/>
          <w:lang w:val="en-US" w:eastAsia="en-US"/>
        </w:rPr>
        <w:t> </w:t>
      </w:r>
    </w:p>
    <w:p w14:paraId="778B78E2"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val="en-US" w:eastAsia="en-U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29"/>
        <w:gridCol w:w="1268"/>
        <w:gridCol w:w="5857"/>
      </w:tblGrid>
      <w:tr w:rsidR="00D87536" w:rsidRPr="00D87536" w14:paraId="15FF0F7E" w14:textId="77777777" w:rsidTr="00D87536">
        <w:trPr>
          <w:trHeight w:val="300"/>
        </w:trPr>
        <w:tc>
          <w:tcPr>
            <w:tcW w:w="1935" w:type="dxa"/>
            <w:tcBorders>
              <w:top w:val="single" w:sz="6" w:space="0" w:color="000000"/>
              <w:left w:val="single" w:sz="6" w:space="0" w:color="000000"/>
              <w:bottom w:val="nil"/>
              <w:right w:val="single" w:sz="6" w:space="0" w:color="000000"/>
            </w:tcBorders>
            <w:shd w:val="clear" w:color="auto" w:fill="C0C0C0"/>
            <w:vAlign w:val="center"/>
            <w:hideMark/>
          </w:tcPr>
          <w:p w14:paraId="3CA9763B"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Name </w:t>
            </w:r>
          </w:p>
        </w:tc>
        <w:tc>
          <w:tcPr>
            <w:tcW w:w="1275" w:type="dxa"/>
            <w:tcBorders>
              <w:top w:val="single" w:sz="6" w:space="0" w:color="000000"/>
              <w:left w:val="nil"/>
              <w:bottom w:val="nil"/>
              <w:right w:val="single" w:sz="6" w:space="0" w:color="000000"/>
            </w:tcBorders>
            <w:shd w:val="clear" w:color="auto" w:fill="C0C0C0"/>
            <w:vAlign w:val="center"/>
            <w:hideMark/>
          </w:tcPr>
          <w:p w14:paraId="4C298049" w14:textId="77777777" w:rsidR="00D87536" w:rsidRPr="00D87536" w:rsidRDefault="00D87536" w:rsidP="00D87536">
            <w:pPr>
              <w:keepLines w:val="0"/>
              <w:jc w:val="center"/>
              <w:textAlignment w:val="baseline"/>
              <w:rPr>
                <w:rFonts w:ascii="Times New Roman" w:hAnsi="Times New Roman"/>
                <w:sz w:val="24"/>
                <w:szCs w:val="24"/>
                <w:lang w:val="en-US" w:eastAsia="en-US"/>
              </w:rPr>
            </w:pPr>
            <w:r w:rsidRPr="00D87536">
              <w:rPr>
                <w:rFonts w:ascii="Verdana" w:hAnsi="Verdana"/>
                <w:color w:val="D13438"/>
                <w:sz w:val="16"/>
                <w:szCs w:val="16"/>
                <w:u w:val="single"/>
                <w:lang w:val="en-US" w:eastAsia="en-US"/>
              </w:rPr>
              <w:t>Instance number</w:t>
            </w:r>
            <w:r w:rsidRPr="00D87536">
              <w:rPr>
                <w:rFonts w:ascii="Verdana" w:hAnsi="Verdana"/>
                <w:strike/>
                <w:color w:val="D13438"/>
                <w:sz w:val="16"/>
                <w:szCs w:val="16"/>
                <w:lang w:val="en-US" w:eastAsia="en-US"/>
              </w:rPr>
              <w:t>Value</w:t>
            </w:r>
            <w:r w:rsidRPr="00D87536">
              <w:rPr>
                <w:rFonts w:ascii="Verdana" w:hAnsi="Verdana"/>
                <w:color w:val="D13438"/>
                <w:sz w:val="16"/>
                <w:szCs w:val="16"/>
                <w:lang w:val="en-US" w:eastAsia="en-US"/>
              </w:rPr>
              <w:t> </w:t>
            </w:r>
          </w:p>
          <w:p w14:paraId="6F2B5BF7" w14:textId="77777777" w:rsidR="00D87536" w:rsidRPr="00D87536" w:rsidRDefault="00D87536" w:rsidP="00D87536">
            <w:pPr>
              <w:keepLines w:val="0"/>
              <w:jc w:val="center"/>
              <w:textAlignment w:val="baseline"/>
              <w:rPr>
                <w:rFonts w:ascii="Times New Roman" w:hAnsi="Times New Roman"/>
                <w:sz w:val="24"/>
                <w:szCs w:val="24"/>
                <w:lang w:val="en-US" w:eastAsia="en-US"/>
              </w:rPr>
            </w:pPr>
            <w:r w:rsidRPr="00D87536">
              <w:rPr>
                <w:rFonts w:ascii="Courier New" w:hAnsi="Courier New" w:cs="Courier New"/>
                <w:color w:val="D13438"/>
                <w:sz w:val="18"/>
                <w:szCs w:val="18"/>
                <w:u w:val="single"/>
                <w:lang w:val="en-US" w:eastAsia="en-US"/>
              </w:rPr>
              <w:t>nn</w:t>
            </w:r>
            <w:r w:rsidRPr="00D87536">
              <w:rPr>
                <w:rFonts w:ascii="Courier New" w:hAnsi="Courier New" w:cs="Courier New"/>
                <w:color w:val="D13438"/>
                <w:sz w:val="18"/>
                <w:szCs w:val="18"/>
                <w:lang w:val="en-US" w:eastAsia="en-US"/>
              </w:rPr>
              <w:t> </w:t>
            </w:r>
          </w:p>
        </w:tc>
        <w:tc>
          <w:tcPr>
            <w:tcW w:w="6105" w:type="dxa"/>
            <w:tcBorders>
              <w:top w:val="single" w:sz="6" w:space="0" w:color="000000"/>
              <w:left w:val="nil"/>
              <w:bottom w:val="nil"/>
              <w:right w:val="single" w:sz="6" w:space="0" w:color="auto"/>
            </w:tcBorders>
            <w:shd w:val="clear" w:color="auto" w:fill="C0C0C0"/>
            <w:vAlign w:val="center"/>
            <w:hideMark/>
          </w:tcPr>
          <w:p w14:paraId="6D73FEB3"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Description </w:t>
            </w:r>
          </w:p>
        </w:tc>
      </w:tr>
      <w:tr w:rsidR="00D87536" w:rsidRPr="00D87536" w14:paraId="2B3D972D" w14:textId="77777777" w:rsidTr="00D87536">
        <w:trPr>
          <w:trHeight w:val="300"/>
        </w:trPr>
        <w:tc>
          <w:tcPr>
            <w:tcW w:w="1935" w:type="dxa"/>
            <w:tcBorders>
              <w:top w:val="nil"/>
              <w:left w:val="single" w:sz="6" w:space="0" w:color="000000"/>
              <w:bottom w:val="single" w:sz="6" w:space="0" w:color="000000"/>
              <w:right w:val="single" w:sz="6" w:space="0" w:color="000000"/>
            </w:tcBorders>
            <w:shd w:val="clear" w:color="auto" w:fill="FFFFFF"/>
            <w:vAlign w:val="center"/>
            <w:hideMark/>
          </w:tcPr>
          <w:p w14:paraId="75020EFD"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D13438"/>
                <w:sz w:val="16"/>
                <w:szCs w:val="16"/>
                <w:u w:val="single"/>
                <w:lang w:val="en-US" w:eastAsia="en-US"/>
              </w:rPr>
              <w:t xml:space="preserve">CURRENT OR </w:t>
            </w:r>
            <w:r w:rsidRPr="00D87536">
              <w:rPr>
                <w:rFonts w:ascii="Verdana" w:hAnsi="Verdana"/>
                <w:color w:val="333333"/>
                <w:sz w:val="16"/>
                <w:szCs w:val="16"/>
                <w:lang w:val="en-US" w:eastAsia="en-US"/>
              </w:rPr>
              <w:t>UNSPECIFIED </w:t>
            </w:r>
          </w:p>
        </w:tc>
        <w:tc>
          <w:tcPr>
            <w:tcW w:w="1275" w:type="dxa"/>
            <w:tcBorders>
              <w:top w:val="nil"/>
              <w:left w:val="nil"/>
              <w:bottom w:val="single" w:sz="6" w:space="0" w:color="000000"/>
              <w:right w:val="single" w:sz="6" w:space="0" w:color="000000"/>
            </w:tcBorders>
            <w:shd w:val="clear" w:color="auto" w:fill="FFFFFF"/>
            <w:vAlign w:val="center"/>
            <w:hideMark/>
          </w:tcPr>
          <w:p w14:paraId="6B060548" w14:textId="77777777" w:rsidR="00D87536" w:rsidRPr="00D87536" w:rsidRDefault="00D87536" w:rsidP="00D87536">
            <w:pPr>
              <w:keepLines w:val="0"/>
              <w:jc w:val="center"/>
              <w:textAlignment w:val="baseline"/>
              <w:rPr>
                <w:rFonts w:ascii="Times New Roman" w:hAnsi="Times New Roman"/>
                <w:sz w:val="24"/>
                <w:szCs w:val="24"/>
                <w:lang w:val="en-US" w:eastAsia="en-US"/>
              </w:rPr>
            </w:pPr>
            <w:r w:rsidRPr="00D87536">
              <w:rPr>
                <w:rFonts w:ascii="Verdana" w:hAnsi="Verdana"/>
                <w:color w:val="333333"/>
                <w:sz w:val="18"/>
                <w:szCs w:val="18"/>
                <w:lang w:val="en-US" w:eastAsia="en-US"/>
              </w:rPr>
              <w:t>01 </w:t>
            </w:r>
          </w:p>
        </w:tc>
        <w:tc>
          <w:tcPr>
            <w:tcW w:w="6105" w:type="dxa"/>
            <w:tcBorders>
              <w:top w:val="nil"/>
              <w:left w:val="nil"/>
              <w:bottom w:val="single" w:sz="6" w:space="0" w:color="000000"/>
              <w:right w:val="single" w:sz="6" w:space="0" w:color="auto"/>
            </w:tcBorders>
            <w:shd w:val="clear" w:color="auto" w:fill="FFFFFF"/>
            <w:vAlign w:val="center"/>
            <w:hideMark/>
          </w:tcPr>
          <w:p w14:paraId="61058148"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D13438"/>
                <w:sz w:val="16"/>
                <w:szCs w:val="16"/>
                <w:u w:val="single"/>
                <w:lang w:val="en-US" w:eastAsia="en-US"/>
              </w:rPr>
              <w:t xml:space="preserve">Either current value or </w:t>
            </w:r>
            <w:r w:rsidRPr="00D87536">
              <w:rPr>
                <w:rFonts w:ascii="Verdana" w:hAnsi="Verdana"/>
                <w:strike/>
                <w:color w:val="D13438"/>
                <w:sz w:val="16"/>
                <w:szCs w:val="16"/>
                <w:lang w:val="en-US" w:eastAsia="en-US"/>
              </w:rPr>
              <w:t>C</w:t>
            </w:r>
            <w:r w:rsidRPr="00D87536">
              <w:rPr>
                <w:rFonts w:ascii="Verdana" w:hAnsi="Verdana"/>
                <w:color w:val="D13438"/>
                <w:sz w:val="16"/>
                <w:szCs w:val="16"/>
                <w:u w:val="single"/>
                <w:lang w:val="en-US" w:eastAsia="en-US"/>
              </w:rPr>
              <w:t>c</w:t>
            </w:r>
            <w:r w:rsidRPr="00D87536">
              <w:rPr>
                <w:rFonts w:ascii="Verdana" w:hAnsi="Verdana"/>
                <w:color w:val="333333"/>
                <w:sz w:val="16"/>
                <w:szCs w:val="16"/>
                <w:lang w:val="en-US" w:eastAsia="en-US"/>
              </w:rPr>
              <w:t>alculation of the analogue value</w:t>
            </w:r>
            <w:r w:rsidRPr="00D87536">
              <w:rPr>
                <w:rFonts w:ascii="Verdana" w:hAnsi="Verdana"/>
                <w:strike/>
                <w:color w:val="D13438"/>
                <w:sz w:val="16"/>
                <w:szCs w:val="16"/>
                <w:lang w:val="en-US" w:eastAsia="en-US"/>
              </w:rPr>
              <w:t>s</w:t>
            </w:r>
            <w:r w:rsidRPr="00D87536">
              <w:rPr>
                <w:rFonts w:ascii="Verdana" w:hAnsi="Verdana"/>
                <w:color w:val="333333"/>
                <w:sz w:val="16"/>
                <w:szCs w:val="16"/>
                <w:lang w:val="en-US" w:eastAsia="en-US"/>
              </w:rPr>
              <w:t xml:space="preserve"> is unspecified. </w:t>
            </w:r>
          </w:p>
        </w:tc>
      </w:tr>
      <w:tr w:rsidR="00D87536" w:rsidRPr="00D87536" w14:paraId="5DCD1D0C"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74DD6206"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TRUE_RMS </w:t>
            </w:r>
          </w:p>
        </w:tc>
        <w:tc>
          <w:tcPr>
            <w:tcW w:w="1275" w:type="dxa"/>
            <w:tcBorders>
              <w:top w:val="nil"/>
              <w:left w:val="nil"/>
              <w:bottom w:val="single" w:sz="6" w:space="0" w:color="auto"/>
              <w:right w:val="single" w:sz="6" w:space="0" w:color="auto"/>
            </w:tcBorders>
            <w:shd w:val="clear" w:color="auto" w:fill="FFFFFF"/>
            <w:vAlign w:val="center"/>
            <w:hideMark/>
          </w:tcPr>
          <w:p w14:paraId="6C0687B9" w14:textId="77777777" w:rsidR="00D87536" w:rsidRPr="00D87536" w:rsidRDefault="00D87536" w:rsidP="00D87536">
            <w:pPr>
              <w:keepLines w:val="0"/>
              <w:jc w:val="center"/>
              <w:textAlignment w:val="baseline"/>
              <w:rPr>
                <w:rFonts w:ascii="Times New Roman" w:hAnsi="Times New Roman"/>
                <w:sz w:val="24"/>
                <w:szCs w:val="24"/>
                <w:lang w:val="en-US" w:eastAsia="en-US"/>
              </w:rPr>
            </w:pPr>
            <w:r w:rsidRPr="00D87536">
              <w:rPr>
                <w:rFonts w:ascii="Verdana" w:hAnsi="Verdana"/>
                <w:color w:val="D13438"/>
                <w:sz w:val="18"/>
                <w:szCs w:val="18"/>
                <w:u w:val="single"/>
                <w:lang w:val="en-US" w:eastAsia="en-US"/>
              </w:rPr>
              <w:t>1</w:t>
            </w:r>
            <w:r w:rsidRPr="00D87536">
              <w:rPr>
                <w:rFonts w:ascii="Verdana" w:hAnsi="Verdana"/>
                <w:strike/>
                <w:color w:val="D13438"/>
                <w:sz w:val="18"/>
                <w:szCs w:val="18"/>
                <w:lang w:val="en-US" w:eastAsia="en-US"/>
              </w:rPr>
              <w:t>0</w:t>
            </w:r>
            <w:r w:rsidRPr="00D87536">
              <w:rPr>
                <w:rFonts w:ascii="Verdana" w:hAnsi="Verdana"/>
                <w:color w:val="333333"/>
                <w:sz w:val="18"/>
                <w:szCs w:val="18"/>
                <w:lang w:val="en-US" w:eastAsia="en-US"/>
              </w:rPr>
              <w:t>2 </w:t>
            </w:r>
          </w:p>
        </w:tc>
        <w:tc>
          <w:tcPr>
            <w:tcW w:w="6105" w:type="dxa"/>
            <w:tcBorders>
              <w:top w:val="nil"/>
              <w:left w:val="nil"/>
              <w:bottom w:val="single" w:sz="6" w:space="0" w:color="auto"/>
              <w:right w:val="single" w:sz="6" w:space="0" w:color="auto"/>
            </w:tcBorders>
            <w:shd w:val="clear" w:color="auto" w:fill="FFFFFF"/>
            <w:vAlign w:val="center"/>
            <w:hideMark/>
          </w:tcPr>
          <w:p w14:paraId="5191B4AC"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All analogue values are true rms values. </w:t>
            </w:r>
          </w:p>
        </w:tc>
      </w:tr>
      <w:tr w:rsidR="00D87536" w:rsidRPr="00D87536" w14:paraId="38A7DB3B"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20E04B26"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PEAK_FUNDAMENTAL </w:t>
            </w:r>
          </w:p>
        </w:tc>
        <w:tc>
          <w:tcPr>
            <w:tcW w:w="1275" w:type="dxa"/>
            <w:tcBorders>
              <w:top w:val="nil"/>
              <w:left w:val="nil"/>
              <w:bottom w:val="single" w:sz="6" w:space="0" w:color="auto"/>
              <w:right w:val="single" w:sz="6" w:space="0" w:color="auto"/>
            </w:tcBorders>
            <w:shd w:val="clear" w:color="auto" w:fill="FFFFFF"/>
            <w:vAlign w:val="center"/>
            <w:hideMark/>
          </w:tcPr>
          <w:p w14:paraId="57AFB8F6" w14:textId="77777777" w:rsidR="00D87536" w:rsidRPr="00D87536" w:rsidRDefault="00D87536" w:rsidP="00D87536">
            <w:pPr>
              <w:keepLines w:val="0"/>
              <w:jc w:val="center"/>
              <w:textAlignment w:val="baseline"/>
              <w:rPr>
                <w:rFonts w:ascii="Times New Roman" w:hAnsi="Times New Roman"/>
                <w:sz w:val="24"/>
                <w:szCs w:val="24"/>
                <w:lang w:val="en-US" w:eastAsia="en-US"/>
              </w:rPr>
            </w:pPr>
            <w:r w:rsidRPr="00D87536">
              <w:rPr>
                <w:rFonts w:ascii="Verdana" w:hAnsi="Verdana"/>
                <w:color w:val="D13438"/>
                <w:sz w:val="18"/>
                <w:szCs w:val="18"/>
                <w:u w:val="single"/>
                <w:lang w:val="en-US" w:eastAsia="en-US"/>
              </w:rPr>
              <w:t>1</w:t>
            </w:r>
            <w:r w:rsidRPr="00D87536">
              <w:rPr>
                <w:rFonts w:ascii="Verdana" w:hAnsi="Verdana"/>
                <w:strike/>
                <w:color w:val="D13438"/>
                <w:sz w:val="18"/>
                <w:szCs w:val="18"/>
                <w:lang w:val="en-US" w:eastAsia="en-US"/>
              </w:rPr>
              <w:t>0</w:t>
            </w:r>
            <w:r w:rsidRPr="00D87536">
              <w:rPr>
                <w:rFonts w:ascii="Verdana" w:hAnsi="Verdana"/>
                <w:color w:val="333333"/>
                <w:sz w:val="18"/>
                <w:szCs w:val="18"/>
                <w:lang w:val="en-US" w:eastAsia="en-US"/>
              </w:rPr>
              <w:t>3 </w:t>
            </w:r>
          </w:p>
        </w:tc>
        <w:tc>
          <w:tcPr>
            <w:tcW w:w="6105" w:type="dxa"/>
            <w:tcBorders>
              <w:top w:val="nil"/>
              <w:left w:val="nil"/>
              <w:bottom w:val="single" w:sz="6" w:space="0" w:color="auto"/>
              <w:right w:val="single" w:sz="6" w:space="0" w:color="auto"/>
            </w:tcBorders>
            <w:shd w:val="clear" w:color="auto" w:fill="FFFFFF"/>
            <w:vAlign w:val="center"/>
            <w:hideMark/>
          </w:tcPr>
          <w:p w14:paraId="0B578C23"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All analogue values are peak fundamental values. </w:t>
            </w:r>
          </w:p>
        </w:tc>
      </w:tr>
      <w:tr w:rsidR="00D87536" w:rsidRPr="00D87536" w14:paraId="5D3BBE0E"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1A9228F9"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lastRenderedPageBreak/>
              <w:t>RMS_FUNDAMENTAL </w:t>
            </w:r>
          </w:p>
        </w:tc>
        <w:tc>
          <w:tcPr>
            <w:tcW w:w="1275" w:type="dxa"/>
            <w:tcBorders>
              <w:top w:val="nil"/>
              <w:left w:val="nil"/>
              <w:bottom w:val="single" w:sz="6" w:space="0" w:color="auto"/>
              <w:right w:val="single" w:sz="6" w:space="0" w:color="auto"/>
            </w:tcBorders>
            <w:shd w:val="clear" w:color="auto" w:fill="FFFFFF"/>
            <w:vAlign w:val="center"/>
            <w:hideMark/>
          </w:tcPr>
          <w:p w14:paraId="743A9752" w14:textId="77777777" w:rsidR="00D87536" w:rsidRPr="00D87536" w:rsidRDefault="00D87536" w:rsidP="00D87536">
            <w:pPr>
              <w:keepLines w:val="0"/>
              <w:jc w:val="center"/>
              <w:textAlignment w:val="baseline"/>
              <w:rPr>
                <w:rFonts w:ascii="Times New Roman" w:hAnsi="Times New Roman"/>
                <w:sz w:val="24"/>
                <w:szCs w:val="24"/>
                <w:lang w:val="en-US" w:eastAsia="en-US"/>
              </w:rPr>
            </w:pPr>
            <w:r w:rsidRPr="00D87536">
              <w:rPr>
                <w:rFonts w:ascii="Verdana" w:hAnsi="Verdana"/>
                <w:color w:val="D13438"/>
                <w:sz w:val="18"/>
                <w:szCs w:val="18"/>
                <w:u w:val="single"/>
                <w:lang w:val="en-US" w:eastAsia="en-US"/>
              </w:rPr>
              <w:t>1</w:t>
            </w:r>
            <w:r w:rsidRPr="00D87536">
              <w:rPr>
                <w:rFonts w:ascii="Verdana" w:hAnsi="Verdana"/>
                <w:strike/>
                <w:color w:val="D13438"/>
                <w:sz w:val="18"/>
                <w:szCs w:val="18"/>
                <w:lang w:val="en-US" w:eastAsia="en-US"/>
              </w:rPr>
              <w:t>0</w:t>
            </w:r>
            <w:r w:rsidRPr="00D87536">
              <w:rPr>
                <w:rFonts w:ascii="Verdana" w:hAnsi="Verdana"/>
                <w:color w:val="333333"/>
                <w:sz w:val="18"/>
                <w:szCs w:val="18"/>
                <w:lang w:val="en-US" w:eastAsia="en-US"/>
              </w:rPr>
              <w:t>4 </w:t>
            </w:r>
          </w:p>
        </w:tc>
        <w:tc>
          <w:tcPr>
            <w:tcW w:w="6105" w:type="dxa"/>
            <w:tcBorders>
              <w:top w:val="nil"/>
              <w:left w:val="nil"/>
              <w:bottom w:val="single" w:sz="6" w:space="0" w:color="auto"/>
              <w:right w:val="single" w:sz="6" w:space="0" w:color="auto"/>
            </w:tcBorders>
            <w:shd w:val="clear" w:color="auto" w:fill="FFFFFF"/>
            <w:vAlign w:val="center"/>
            <w:hideMark/>
          </w:tcPr>
          <w:p w14:paraId="06CC0DD8"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All analogue values are rms fundamental values. </w:t>
            </w:r>
          </w:p>
        </w:tc>
      </w:tr>
      <w:tr w:rsidR="00D87536" w:rsidRPr="00D87536" w14:paraId="5FFBA8CD"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57F70DD4"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MIN </w:t>
            </w:r>
          </w:p>
        </w:tc>
        <w:tc>
          <w:tcPr>
            <w:tcW w:w="1275" w:type="dxa"/>
            <w:tcBorders>
              <w:top w:val="nil"/>
              <w:left w:val="nil"/>
              <w:bottom w:val="single" w:sz="6" w:space="0" w:color="auto"/>
              <w:right w:val="single" w:sz="6" w:space="0" w:color="auto"/>
            </w:tcBorders>
            <w:shd w:val="clear" w:color="auto" w:fill="FFFFFF"/>
            <w:vAlign w:val="center"/>
            <w:hideMark/>
          </w:tcPr>
          <w:p w14:paraId="3BDA69B0" w14:textId="77777777" w:rsidR="00D87536" w:rsidRPr="00D87536" w:rsidRDefault="00D87536" w:rsidP="00D87536">
            <w:pPr>
              <w:keepLines w:val="0"/>
              <w:jc w:val="center"/>
              <w:textAlignment w:val="baseline"/>
              <w:rPr>
                <w:rFonts w:ascii="Times New Roman" w:hAnsi="Times New Roman"/>
                <w:sz w:val="24"/>
                <w:szCs w:val="24"/>
                <w:lang w:val="en-US" w:eastAsia="en-US"/>
              </w:rPr>
            </w:pPr>
            <w:r w:rsidRPr="00D87536">
              <w:rPr>
                <w:rFonts w:ascii="Verdana" w:hAnsi="Verdana"/>
                <w:color w:val="D13438"/>
                <w:sz w:val="18"/>
                <w:szCs w:val="18"/>
                <w:u w:val="single"/>
                <w:lang w:val="en-US" w:eastAsia="en-US"/>
              </w:rPr>
              <w:t>1</w:t>
            </w:r>
            <w:r w:rsidRPr="00D87536">
              <w:rPr>
                <w:rFonts w:ascii="Verdana" w:hAnsi="Verdana"/>
                <w:strike/>
                <w:color w:val="D13438"/>
                <w:sz w:val="18"/>
                <w:szCs w:val="18"/>
                <w:lang w:val="en-US" w:eastAsia="en-US"/>
              </w:rPr>
              <w:t>0</w:t>
            </w:r>
            <w:r w:rsidRPr="00D87536">
              <w:rPr>
                <w:rFonts w:ascii="Verdana" w:hAnsi="Verdana"/>
                <w:color w:val="333333"/>
                <w:sz w:val="18"/>
                <w:szCs w:val="18"/>
                <w:lang w:val="en-US" w:eastAsia="en-US"/>
              </w:rPr>
              <w:t>5 </w:t>
            </w:r>
          </w:p>
        </w:tc>
        <w:tc>
          <w:tcPr>
            <w:tcW w:w="6105" w:type="dxa"/>
            <w:tcBorders>
              <w:top w:val="nil"/>
              <w:left w:val="nil"/>
              <w:bottom w:val="single" w:sz="6" w:space="0" w:color="auto"/>
              <w:right w:val="single" w:sz="6" w:space="0" w:color="auto"/>
            </w:tcBorders>
            <w:shd w:val="clear" w:color="auto" w:fill="FFFFFF"/>
            <w:vAlign w:val="center"/>
            <w:hideMark/>
          </w:tcPr>
          <w:p w14:paraId="45155F73"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All analogue and counter values are minimum values. </w:t>
            </w:r>
          </w:p>
        </w:tc>
      </w:tr>
      <w:tr w:rsidR="00D87536" w:rsidRPr="00D87536" w14:paraId="01993166"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54879B23"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MAX </w:t>
            </w:r>
          </w:p>
        </w:tc>
        <w:tc>
          <w:tcPr>
            <w:tcW w:w="1275" w:type="dxa"/>
            <w:tcBorders>
              <w:top w:val="nil"/>
              <w:left w:val="nil"/>
              <w:bottom w:val="single" w:sz="6" w:space="0" w:color="auto"/>
              <w:right w:val="single" w:sz="6" w:space="0" w:color="auto"/>
            </w:tcBorders>
            <w:shd w:val="clear" w:color="auto" w:fill="FFFFFF"/>
            <w:vAlign w:val="center"/>
            <w:hideMark/>
          </w:tcPr>
          <w:p w14:paraId="71575F4F" w14:textId="77777777" w:rsidR="00D87536" w:rsidRPr="00D87536" w:rsidRDefault="00D87536" w:rsidP="00D87536">
            <w:pPr>
              <w:keepLines w:val="0"/>
              <w:jc w:val="center"/>
              <w:textAlignment w:val="baseline"/>
              <w:rPr>
                <w:rFonts w:ascii="Times New Roman" w:hAnsi="Times New Roman"/>
                <w:sz w:val="24"/>
                <w:szCs w:val="24"/>
                <w:lang w:val="en-US" w:eastAsia="en-US"/>
              </w:rPr>
            </w:pPr>
            <w:r w:rsidRPr="00D87536">
              <w:rPr>
                <w:rFonts w:ascii="Verdana" w:hAnsi="Verdana"/>
                <w:color w:val="D13438"/>
                <w:sz w:val="18"/>
                <w:szCs w:val="18"/>
                <w:u w:val="single"/>
                <w:lang w:val="en-US" w:eastAsia="en-US"/>
              </w:rPr>
              <w:t>1</w:t>
            </w:r>
            <w:r w:rsidRPr="00D87536">
              <w:rPr>
                <w:rFonts w:ascii="Verdana" w:hAnsi="Verdana"/>
                <w:strike/>
                <w:color w:val="D13438"/>
                <w:sz w:val="18"/>
                <w:szCs w:val="18"/>
                <w:lang w:val="en-US" w:eastAsia="en-US"/>
              </w:rPr>
              <w:t>0</w:t>
            </w:r>
            <w:r w:rsidRPr="00D87536">
              <w:rPr>
                <w:rFonts w:ascii="Verdana" w:hAnsi="Verdana"/>
                <w:color w:val="333333"/>
                <w:sz w:val="18"/>
                <w:szCs w:val="18"/>
                <w:lang w:val="en-US" w:eastAsia="en-US"/>
              </w:rPr>
              <w:t>6 </w:t>
            </w:r>
          </w:p>
        </w:tc>
        <w:tc>
          <w:tcPr>
            <w:tcW w:w="6105" w:type="dxa"/>
            <w:tcBorders>
              <w:top w:val="nil"/>
              <w:left w:val="nil"/>
              <w:bottom w:val="single" w:sz="6" w:space="0" w:color="auto"/>
              <w:right w:val="single" w:sz="6" w:space="0" w:color="auto"/>
            </w:tcBorders>
            <w:shd w:val="clear" w:color="auto" w:fill="FFFFFF"/>
            <w:vAlign w:val="center"/>
            <w:hideMark/>
          </w:tcPr>
          <w:p w14:paraId="3FF0527C"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All analogue and counter values are maximum values. </w:t>
            </w:r>
          </w:p>
        </w:tc>
      </w:tr>
      <w:tr w:rsidR="00D87536" w:rsidRPr="00D87536" w14:paraId="55188014"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6D08BB11"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AVG </w:t>
            </w:r>
          </w:p>
        </w:tc>
        <w:tc>
          <w:tcPr>
            <w:tcW w:w="1275" w:type="dxa"/>
            <w:tcBorders>
              <w:top w:val="nil"/>
              <w:left w:val="nil"/>
              <w:bottom w:val="single" w:sz="6" w:space="0" w:color="auto"/>
              <w:right w:val="single" w:sz="6" w:space="0" w:color="auto"/>
            </w:tcBorders>
            <w:shd w:val="clear" w:color="auto" w:fill="FFFFFF"/>
            <w:vAlign w:val="center"/>
            <w:hideMark/>
          </w:tcPr>
          <w:p w14:paraId="02FD710B" w14:textId="77777777" w:rsidR="00D87536" w:rsidRPr="00D87536" w:rsidRDefault="00D87536" w:rsidP="00D87536">
            <w:pPr>
              <w:keepLines w:val="0"/>
              <w:jc w:val="center"/>
              <w:textAlignment w:val="baseline"/>
              <w:rPr>
                <w:rFonts w:ascii="Times New Roman" w:hAnsi="Times New Roman"/>
                <w:sz w:val="24"/>
                <w:szCs w:val="24"/>
                <w:lang w:val="en-US" w:eastAsia="en-US"/>
              </w:rPr>
            </w:pPr>
            <w:r w:rsidRPr="00D87536">
              <w:rPr>
                <w:rFonts w:ascii="Verdana" w:hAnsi="Verdana"/>
                <w:color w:val="D13438"/>
                <w:sz w:val="18"/>
                <w:szCs w:val="18"/>
                <w:u w:val="single"/>
                <w:lang w:val="en-US" w:eastAsia="en-US"/>
              </w:rPr>
              <w:t>1</w:t>
            </w:r>
            <w:r w:rsidRPr="00D87536">
              <w:rPr>
                <w:rFonts w:ascii="Verdana" w:hAnsi="Verdana"/>
                <w:strike/>
                <w:color w:val="D13438"/>
                <w:sz w:val="18"/>
                <w:szCs w:val="18"/>
                <w:lang w:val="en-US" w:eastAsia="en-US"/>
              </w:rPr>
              <w:t>0</w:t>
            </w:r>
            <w:r w:rsidRPr="00D87536">
              <w:rPr>
                <w:rFonts w:ascii="Verdana" w:hAnsi="Verdana"/>
                <w:color w:val="333333"/>
                <w:sz w:val="18"/>
                <w:szCs w:val="18"/>
                <w:lang w:val="en-US" w:eastAsia="en-US"/>
              </w:rPr>
              <w:t>7 </w:t>
            </w:r>
          </w:p>
        </w:tc>
        <w:tc>
          <w:tcPr>
            <w:tcW w:w="6105" w:type="dxa"/>
            <w:tcBorders>
              <w:top w:val="nil"/>
              <w:left w:val="nil"/>
              <w:bottom w:val="single" w:sz="6" w:space="0" w:color="auto"/>
              <w:right w:val="single" w:sz="6" w:space="0" w:color="auto"/>
            </w:tcBorders>
            <w:shd w:val="clear" w:color="auto" w:fill="FFFFFF"/>
            <w:vAlign w:val="center"/>
            <w:hideMark/>
          </w:tcPr>
          <w:p w14:paraId="4FE6675F"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All analogue and counter values are average values. </w:t>
            </w:r>
          </w:p>
        </w:tc>
      </w:tr>
      <w:tr w:rsidR="00D87536" w:rsidRPr="00D87536" w14:paraId="41770027"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27F66492"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SDV </w:t>
            </w:r>
          </w:p>
        </w:tc>
        <w:tc>
          <w:tcPr>
            <w:tcW w:w="1275" w:type="dxa"/>
            <w:tcBorders>
              <w:top w:val="nil"/>
              <w:left w:val="nil"/>
              <w:bottom w:val="single" w:sz="6" w:space="0" w:color="auto"/>
              <w:right w:val="single" w:sz="6" w:space="0" w:color="auto"/>
            </w:tcBorders>
            <w:shd w:val="clear" w:color="auto" w:fill="FFFFFF"/>
            <w:vAlign w:val="center"/>
            <w:hideMark/>
          </w:tcPr>
          <w:p w14:paraId="327CFEB2" w14:textId="77777777" w:rsidR="00D87536" w:rsidRPr="00D87536" w:rsidRDefault="00D87536" w:rsidP="00D87536">
            <w:pPr>
              <w:keepLines w:val="0"/>
              <w:jc w:val="center"/>
              <w:textAlignment w:val="baseline"/>
              <w:rPr>
                <w:rFonts w:ascii="Times New Roman" w:hAnsi="Times New Roman"/>
                <w:sz w:val="24"/>
                <w:szCs w:val="24"/>
                <w:lang w:val="en-US" w:eastAsia="en-US"/>
              </w:rPr>
            </w:pPr>
            <w:r w:rsidRPr="00D87536">
              <w:rPr>
                <w:rFonts w:ascii="Verdana" w:hAnsi="Verdana"/>
                <w:color w:val="D13438"/>
                <w:sz w:val="18"/>
                <w:szCs w:val="18"/>
                <w:u w:val="single"/>
                <w:lang w:val="en-US" w:eastAsia="en-US"/>
              </w:rPr>
              <w:t>1</w:t>
            </w:r>
            <w:r w:rsidRPr="00D87536">
              <w:rPr>
                <w:rFonts w:ascii="Verdana" w:hAnsi="Verdana"/>
                <w:strike/>
                <w:color w:val="D13438"/>
                <w:sz w:val="18"/>
                <w:szCs w:val="18"/>
                <w:lang w:val="en-US" w:eastAsia="en-US"/>
              </w:rPr>
              <w:t>0</w:t>
            </w:r>
            <w:r w:rsidRPr="00D87536">
              <w:rPr>
                <w:rFonts w:ascii="Verdana" w:hAnsi="Verdana"/>
                <w:color w:val="333333"/>
                <w:sz w:val="18"/>
                <w:szCs w:val="18"/>
                <w:lang w:val="en-US" w:eastAsia="en-US"/>
              </w:rPr>
              <w:t>8 </w:t>
            </w:r>
          </w:p>
        </w:tc>
        <w:tc>
          <w:tcPr>
            <w:tcW w:w="6105" w:type="dxa"/>
            <w:tcBorders>
              <w:top w:val="nil"/>
              <w:left w:val="nil"/>
              <w:bottom w:val="single" w:sz="6" w:space="0" w:color="auto"/>
              <w:right w:val="single" w:sz="6" w:space="0" w:color="auto"/>
            </w:tcBorders>
            <w:shd w:val="clear" w:color="auto" w:fill="FFFFFF"/>
            <w:vAlign w:val="center"/>
            <w:hideMark/>
          </w:tcPr>
          <w:p w14:paraId="0043BB59"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All analogue and counter values are standard deviation values. </w:t>
            </w:r>
          </w:p>
        </w:tc>
      </w:tr>
      <w:tr w:rsidR="00D87536" w:rsidRPr="00D87536" w14:paraId="18529604"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0D4DA234" w14:textId="77777777" w:rsidR="00D87536" w:rsidRPr="00D87536" w:rsidRDefault="00D87536" w:rsidP="00D87536">
            <w:pPr>
              <w:keepLines w:val="0"/>
              <w:textAlignment w:val="baseline"/>
              <w:rPr>
                <w:rFonts w:ascii="Times New Roman" w:hAnsi="Times New Roman"/>
                <w:sz w:val="24"/>
                <w:szCs w:val="24"/>
                <w:highlight w:val="yellow"/>
                <w:lang w:val="en-US" w:eastAsia="en-US"/>
              </w:rPr>
            </w:pPr>
            <w:commentRangeStart w:id="518"/>
            <w:r w:rsidRPr="00D87536">
              <w:rPr>
                <w:rFonts w:ascii="Verdana" w:hAnsi="Verdana"/>
                <w:color w:val="333333"/>
                <w:sz w:val="16"/>
                <w:szCs w:val="16"/>
                <w:highlight w:val="yellow"/>
                <w:lang w:val="en-US" w:eastAsia="en-US"/>
              </w:rPr>
              <w:t>PREDICTION </w:t>
            </w:r>
            <w:commentRangeEnd w:id="518"/>
            <w:r w:rsidR="007D0E6C">
              <w:rPr>
                <w:rStyle w:val="CommentReference"/>
              </w:rPr>
              <w:commentReference w:id="518"/>
            </w:r>
          </w:p>
        </w:tc>
        <w:tc>
          <w:tcPr>
            <w:tcW w:w="1275" w:type="dxa"/>
            <w:tcBorders>
              <w:top w:val="nil"/>
              <w:left w:val="nil"/>
              <w:bottom w:val="single" w:sz="6" w:space="0" w:color="auto"/>
              <w:right w:val="single" w:sz="6" w:space="0" w:color="auto"/>
            </w:tcBorders>
            <w:shd w:val="clear" w:color="auto" w:fill="FFFFFF"/>
            <w:vAlign w:val="center"/>
            <w:hideMark/>
          </w:tcPr>
          <w:p w14:paraId="76545212" w14:textId="77777777" w:rsidR="00D87536" w:rsidRPr="00D87536" w:rsidRDefault="00D87536" w:rsidP="00D87536">
            <w:pPr>
              <w:keepLines w:val="0"/>
              <w:jc w:val="center"/>
              <w:textAlignment w:val="baseline"/>
              <w:rPr>
                <w:rFonts w:ascii="Times New Roman" w:hAnsi="Times New Roman"/>
                <w:sz w:val="24"/>
                <w:szCs w:val="24"/>
                <w:highlight w:val="yellow"/>
                <w:lang w:val="en-US" w:eastAsia="en-US"/>
              </w:rPr>
            </w:pPr>
            <w:r w:rsidRPr="00D87536">
              <w:rPr>
                <w:rFonts w:ascii="Verdana" w:hAnsi="Verdana"/>
                <w:color w:val="D13438"/>
                <w:sz w:val="18"/>
                <w:szCs w:val="18"/>
                <w:highlight w:val="yellow"/>
                <w:u w:val="single"/>
                <w:lang w:val="en-US" w:eastAsia="en-US"/>
              </w:rPr>
              <w:t>1</w:t>
            </w:r>
            <w:r w:rsidRPr="00D87536">
              <w:rPr>
                <w:rFonts w:ascii="Verdana" w:hAnsi="Verdana"/>
                <w:strike/>
                <w:color w:val="D13438"/>
                <w:sz w:val="18"/>
                <w:szCs w:val="18"/>
                <w:highlight w:val="yellow"/>
                <w:lang w:val="en-US" w:eastAsia="en-US"/>
              </w:rPr>
              <w:t>0</w:t>
            </w:r>
            <w:r w:rsidRPr="00D87536">
              <w:rPr>
                <w:rFonts w:ascii="Verdana" w:hAnsi="Verdana"/>
                <w:color w:val="333333"/>
                <w:sz w:val="18"/>
                <w:szCs w:val="18"/>
                <w:highlight w:val="yellow"/>
                <w:lang w:val="en-US" w:eastAsia="en-US"/>
              </w:rPr>
              <w:t>9 </w:t>
            </w:r>
          </w:p>
        </w:tc>
        <w:tc>
          <w:tcPr>
            <w:tcW w:w="6105" w:type="dxa"/>
            <w:tcBorders>
              <w:top w:val="nil"/>
              <w:left w:val="nil"/>
              <w:bottom w:val="single" w:sz="6" w:space="0" w:color="auto"/>
              <w:right w:val="single" w:sz="6" w:space="0" w:color="auto"/>
            </w:tcBorders>
            <w:shd w:val="clear" w:color="auto" w:fill="FFFFFF"/>
            <w:vAlign w:val="center"/>
            <w:hideMark/>
          </w:tcPr>
          <w:p w14:paraId="1BDD6AB0" w14:textId="77777777" w:rsidR="00D87536" w:rsidRPr="00D87536" w:rsidRDefault="00D87536" w:rsidP="00D87536">
            <w:pPr>
              <w:keepLines w:val="0"/>
              <w:textAlignment w:val="baseline"/>
              <w:rPr>
                <w:rFonts w:ascii="Times New Roman" w:hAnsi="Times New Roman"/>
                <w:sz w:val="24"/>
                <w:szCs w:val="24"/>
                <w:highlight w:val="yellow"/>
                <w:lang w:val="en-US" w:eastAsia="en-US"/>
              </w:rPr>
            </w:pPr>
            <w:r w:rsidRPr="00D87536">
              <w:rPr>
                <w:rFonts w:ascii="Verdana" w:hAnsi="Verdana"/>
                <w:color w:val="333333"/>
                <w:sz w:val="16"/>
                <w:szCs w:val="16"/>
                <w:highlight w:val="yellow"/>
                <w:lang w:val="en-US" w:eastAsia="en-US"/>
              </w:rPr>
              <w:t>All analogue values are long term changes over time. </w:t>
            </w:r>
          </w:p>
        </w:tc>
      </w:tr>
      <w:tr w:rsidR="00D87536" w:rsidRPr="00D87536" w14:paraId="3D24AB30" w14:textId="77777777" w:rsidTr="00D87536">
        <w:trPr>
          <w:trHeight w:val="405"/>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3351D425"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RATE </w:t>
            </w:r>
          </w:p>
        </w:tc>
        <w:tc>
          <w:tcPr>
            <w:tcW w:w="1275" w:type="dxa"/>
            <w:tcBorders>
              <w:top w:val="nil"/>
              <w:left w:val="nil"/>
              <w:bottom w:val="single" w:sz="6" w:space="0" w:color="auto"/>
              <w:right w:val="single" w:sz="6" w:space="0" w:color="auto"/>
            </w:tcBorders>
            <w:shd w:val="clear" w:color="auto" w:fill="FFFFFF"/>
            <w:vAlign w:val="center"/>
            <w:hideMark/>
          </w:tcPr>
          <w:p w14:paraId="65446E39" w14:textId="77777777" w:rsidR="00D87536" w:rsidRPr="00D87536" w:rsidRDefault="00D87536" w:rsidP="00D87536">
            <w:pPr>
              <w:keepLines w:val="0"/>
              <w:jc w:val="center"/>
              <w:textAlignment w:val="baseline"/>
              <w:rPr>
                <w:rFonts w:ascii="Times New Roman" w:hAnsi="Times New Roman"/>
                <w:sz w:val="24"/>
                <w:szCs w:val="24"/>
                <w:lang w:val="en-US" w:eastAsia="en-US"/>
              </w:rPr>
            </w:pPr>
            <w:r w:rsidRPr="00D87536">
              <w:rPr>
                <w:rFonts w:ascii="Verdana" w:hAnsi="Verdana"/>
                <w:color w:val="D13438"/>
                <w:sz w:val="18"/>
                <w:szCs w:val="18"/>
                <w:u w:val="single"/>
                <w:lang w:val="en-US" w:eastAsia="en-US"/>
              </w:rPr>
              <w:t>2</w:t>
            </w:r>
            <w:r w:rsidRPr="00D87536">
              <w:rPr>
                <w:rFonts w:ascii="Verdana" w:hAnsi="Verdana"/>
                <w:strike/>
                <w:color w:val="D13438"/>
                <w:sz w:val="18"/>
                <w:szCs w:val="18"/>
                <w:lang w:val="en-US" w:eastAsia="en-US"/>
              </w:rPr>
              <w:t>1</w:t>
            </w:r>
            <w:r w:rsidRPr="00D87536">
              <w:rPr>
                <w:rFonts w:ascii="Verdana" w:hAnsi="Verdana"/>
                <w:color w:val="333333"/>
                <w:sz w:val="18"/>
                <w:szCs w:val="18"/>
                <w:lang w:val="en-US" w:eastAsia="en-US"/>
              </w:rPr>
              <w:t>0 </w:t>
            </w:r>
          </w:p>
        </w:tc>
        <w:tc>
          <w:tcPr>
            <w:tcW w:w="6105" w:type="dxa"/>
            <w:tcBorders>
              <w:top w:val="nil"/>
              <w:left w:val="nil"/>
              <w:bottom w:val="single" w:sz="6" w:space="0" w:color="auto"/>
              <w:right w:val="single" w:sz="6" w:space="0" w:color="auto"/>
            </w:tcBorders>
            <w:shd w:val="clear" w:color="auto" w:fill="FFFFFF"/>
            <w:vAlign w:val="center"/>
            <w:hideMark/>
          </w:tcPr>
          <w:p w14:paraId="0D45784C"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(use 'DIFF' instead) All analogue values are actual changes over time calculated with the actual and previous value. </w:t>
            </w:r>
          </w:p>
        </w:tc>
      </w:tr>
      <w:tr w:rsidR="00D87536" w:rsidRPr="00D87536" w14:paraId="72CD5A78" w14:textId="77777777" w:rsidTr="00D87536">
        <w:trPr>
          <w:trHeight w:val="405"/>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42C83764"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P-CLASS </w:t>
            </w:r>
          </w:p>
        </w:tc>
        <w:tc>
          <w:tcPr>
            <w:tcW w:w="1275" w:type="dxa"/>
            <w:tcBorders>
              <w:top w:val="nil"/>
              <w:left w:val="nil"/>
              <w:bottom w:val="single" w:sz="6" w:space="0" w:color="auto"/>
              <w:right w:val="single" w:sz="6" w:space="0" w:color="auto"/>
            </w:tcBorders>
            <w:shd w:val="clear" w:color="auto" w:fill="FFFFFF"/>
            <w:vAlign w:val="center"/>
            <w:hideMark/>
          </w:tcPr>
          <w:p w14:paraId="1601C0D6" w14:textId="77777777" w:rsidR="00D87536" w:rsidRPr="00D87536" w:rsidRDefault="00D87536" w:rsidP="00D87536">
            <w:pPr>
              <w:keepLines w:val="0"/>
              <w:jc w:val="center"/>
              <w:textAlignment w:val="baseline"/>
              <w:rPr>
                <w:rFonts w:ascii="Times New Roman" w:hAnsi="Times New Roman"/>
                <w:sz w:val="24"/>
                <w:szCs w:val="24"/>
                <w:lang w:val="en-US" w:eastAsia="en-US"/>
              </w:rPr>
            </w:pPr>
            <w:r w:rsidRPr="00D87536">
              <w:rPr>
                <w:rFonts w:ascii="Verdana" w:hAnsi="Verdana"/>
                <w:color w:val="D13438"/>
                <w:sz w:val="18"/>
                <w:szCs w:val="18"/>
                <w:u w:val="single"/>
                <w:lang w:val="en-US" w:eastAsia="en-US"/>
              </w:rPr>
              <w:t>2</w:t>
            </w:r>
            <w:r w:rsidRPr="00D87536">
              <w:rPr>
                <w:rFonts w:ascii="Verdana" w:hAnsi="Verdana"/>
                <w:strike/>
                <w:color w:val="D13438"/>
                <w:sz w:val="18"/>
                <w:szCs w:val="18"/>
                <w:lang w:val="en-US" w:eastAsia="en-US"/>
              </w:rPr>
              <w:t>1</w:t>
            </w:r>
            <w:r w:rsidRPr="00D87536">
              <w:rPr>
                <w:rFonts w:ascii="Verdana" w:hAnsi="Verdana"/>
                <w:color w:val="333333"/>
                <w:sz w:val="18"/>
                <w:szCs w:val="18"/>
                <w:lang w:val="en-US" w:eastAsia="en-US"/>
              </w:rPr>
              <w:t>1 </w:t>
            </w:r>
          </w:p>
        </w:tc>
        <w:tc>
          <w:tcPr>
            <w:tcW w:w="6105" w:type="dxa"/>
            <w:tcBorders>
              <w:top w:val="nil"/>
              <w:left w:val="nil"/>
              <w:bottom w:val="single" w:sz="6" w:space="0" w:color="auto"/>
              <w:right w:val="single" w:sz="6" w:space="0" w:color="auto"/>
            </w:tcBorders>
            <w:shd w:val="clear" w:color="auto" w:fill="FFFFFF"/>
            <w:vAlign w:val="center"/>
            <w:hideMark/>
          </w:tcPr>
          <w:p w14:paraId="5C4F8C7C"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All analogue values (i.e., all common attributes 'i' and 'f') meet the sampling and filtering characteristics specified in IEEE C37.118.1 for P-CLASS. </w:t>
            </w:r>
          </w:p>
        </w:tc>
      </w:tr>
      <w:tr w:rsidR="00D87536" w:rsidRPr="00D87536" w14:paraId="482B97B4" w14:textId="77777777" w:rsidTr="00D87536">
        <w:trPr>
          <w:trHeight w:val="405"/>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4B149D3D"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M-CLASS </w:t>
            </w:r>
          </w:p>
        </w:tc>
        <w:tc>
          <w:tcPr>
            <w:tcW w:w="1275" w:type="dxa"/>
            <w:tcBorders>
              <w:top w:val="nil"/>
              <w:left w:val="nil"/>
              <w:bottom w:val="single" w:sz="6" w:space="0" w:color="auto"/>
              <w:right w:val="single" w:sz="6" w:space="0" w:color="auto"/>
            </w:tcBorders>
            <w:shd w:val="clear" w:color="auto" w:fill="FFFFFF"/>
            <w:vAlign w:val="center"/>
            <w:hideMark/>
          </w:tcPr>
          <w:p w14:paraId="70E0F982" w14:textId="77777777" w:rsidR="00D87536" w:rsidRPr="00D87536" w:rsidRDefault="00D87536" w:rsidP="00D87536">
            <w:pPr>
              <w:keepLines w:val="0"/>
              <w:jc w:val="center"/>
              <w:textAlignment w:val="baseline"/>
              <w:rPr>
                <w:rFonts w:ascii="Times New Roman" w:hAnsi="Times New Roman"/>
                <w:sz w:val="24"/>
                <w:szCs w:val="24"/>
                <w:lang w:val="en-US" w:eastAsia="en-US"/>
              </w:rPr>
            </w:pPr>
            <w:r w:rsidRPr="00D87536">
              <w:rPr>
                <w:rFonts w:ascii="Verdana" w:hAnsi="Verdana"/>
                <w:color w:val="D13438"/>
                <w:sz w:val="18"/>
                <w:szCs w:val="18"/>
                <w:u w:val="single"/>
                <w:lang w:val="en-US" w:eastAsia="en-US"/>
              </w:rPr>
              <w:t>2</w:t>
            </w:r>
            <w:r w:rsidRPr="00D87536">
              <w:rPr>
                <w:rFonts w:ascii="Verdana" w:hAnsi="Verdana"/>
                <w:strike/>
                <w:color w:val="D13438"/>
                <w:sz w:val="18"/>
                <w:szCs w:val="18"/>
                <w:lang w:val="en-US" w:eastAsia="en-US"/>
              </w:rPr>
              <w:t>1</w:t>
            </w:r>
            <w:r w:rsidRPr="00D87536">
              <w:rPr>
                <w:rFonts w:ascii="Verdana" w:hAnsi="Verdana"/>
                <w:color w:val="333333"/>
                <w:sz w:val="18"/>
                <w:szCs w:val="18"/>
                <w:lang w:val="en-US" w:eastAsia="en-US"/>
              </w:rPr>
              <w:t>2 </w:t>
            </w:r>
          </w:p>
        </w:tc>
        <w:tc>
          <w:tcPr>
            <w:tcW w:w="6105" w:type="dxa"/>
            <w:tcBorders>
              <w:top w:val="nil"/>
              <w:left w:val="nil"/>
              <w:bottom w:val="single" w:sz="6" w:space="0" w:color="auto"/>
              <w:right w:val="single" w:sz="6" w:space="0" w:color="auto"/>
            </w:tcBorders>
            <w:shd w:val="clear" w:color="auto" w:fill="FFFFFF"/>
            <w:vAlign w:val="center"/>
            <w:hideMark/>
          </w:tcPr>
          <w:p w14:paraId="01D0F3F4"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All analogue values (i.e., all common attributes 'i' and 'f') meet the sampling and filtering characteristics specified in IEEE C37.118.1 for M-CLASS. </w:t>
            </w:r>
          </w:p>
        </w:tc>
      </w:tr>
      <w:tr w:rsidR="00D87536" w:rsidRPr="00D87536" w14:paraId="6B98469D" w14:textId="77777777" w:rsidTr="00D87536">
        <w:trPr>
          <w:trHeight w:val="405"/>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4B67B9D8"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DIFF </w:t>
            </w:r>
          </w:p>
        </w:tc>
        <w:tc>
          <w:tcPr>
            <w:tcW w:w="1275" w:type="dxa"/>
            <w:tcBorders>
              <w:top w:val="nil"/>
              <w:left w:val="nil"/>
              <w:bottom w:val="single" w:sz="6" w:space="0" w:color="auto"/>
              <w:right w:val="single" w:sz="6" w:space="0" w:color="auto"/>
            </w:tcBorders>
            <w:shd w:val="clear" w:color="auto" w:fill="FFFFFF"/>
            <w:vAlign w:val="center"/>
            <w:hideMark/>
          </w:tcPr>
          <w:p w14:paraId="65518210" w14:textId="77777777" w:rsidR="00D87536" w:rsidRPr="00D87536" w:rsidRDefault="00D87536" w:rsidP="00D87536">
            <w:pPr>
              <w:keepLines w:val="0"/>
              <w:jc w:val="center"/>
              <w:textAlignment w:val="baseline"/>
              <w:rPr>
                <w:rFonts w:ascii="Times New Roman" w:hAnsi="Times New Roman"/>
                <w:sz w:val="24"/>
                <w:szCs w:val="24"/>
                <w:lang w:val="en-US" w:eastAsia="en-US"/>
              </w:rPr>
            </w:pPr>
            <w:r w:rsidRPr="00D87536">
              <w:rPr>
                <w:rFonts w:ascii="Verdana" w:hAnsi="Verdana"/>
                <w:color w:val="D13438"/>
                <w:sz w:val="18"/>
                <w:szCs w:val="18"/>
                <w:u w:val="single"/>
                <w:lang w:val="en-US" w:eastAsia="en-US"/>
              </w:rPr>
              <w:t>2</w:t>
            </w:r>
            <w:r w:rsidRPr="00D87536">
              <w:rPr>
                <w:rFonts w:ascii="Verdana" w:hAnsi="Verdana"/>
                <w:strike/>
                <w:color w:val="D13438"/>
                <w:sz w:val="18"/>
                <w:szCs w:val="18"/>
                <w:lang w:val="en-US" w:eastAsia="en-US"/>
              </w:rPr>
              <w:t>1</w:t>
            </w:r>
            <w:r w:rsidRPr="00D87536">
              <w:rPr>
                <w:rFonts w:ascii="Verdana" w:hAnsi="Verdana"/>
                <w:color w:val="333333"/>
                <w:sz w:val="18"/>
                <w:szCs w:val="18"/>
                <w:lang w:val="en-US" w:eastAsia="en-US"/>
              </w:rPr>
              <w:t>3 </w:t>
            </w:r>
          </w:p>
        </w:tc>
        <w:tc>
          <w:tcPr>
            <w:tcW w:w="6105" w:type="dxa"/>
            <w:tcBorders>
              <w:top w:val="nil"/>
              <w:left w:val="nil"/>
              <w:bottom w:val="single" w:sz="6" w:space="0" w:color="auto"/>
              <w:right w:val="single" w:sz="6" w:space="0" w:color="auto"/>
            </w:tcBorders>
            <w:shd w:val="clear" w:color="auto" w:fill="FFFFFF"/>
            <w:vAlign w:val="center"/>
            <w:hideMark/>
          </w:tcPr>
          <w:p w14:paraId="02F77D8D"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All analogue values are [F(t+T)-F(t)] for a calculation interval T (in the same unit as the original entity). Note: The client can still calculate rate so: RATE = DIFF/T. </w:t>
            </w:r>
          </w:p>
        </w:tc>
      </w:tr>
      <w:tr w:rsidR="00D87536" w:rsidRPr="00D87536" w14:paraId="6386CC2E"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4BD9DE50"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MEDIAN </w:t>
            </w:r>
          </w:p>
        </w:tc>
        <w:tc>
          <w:tcPr>
            <w:tcW w:w="1275" w:type="dxa"/>
            <w:tcBorders>
              <w:top w:val="nil"/>
              <w:left w:val="nil"/>
              <w:bottom w:val="single" w:sz="6" w:space="0" w:color="auto"/>
              <w:right w:val="single" w:sz="6" w:space="0" w:color="auto"/>
            </w:tcBorders>
            <w:shd w:val="clear" w:color="auto" w:fill="FFFFFF"/>
            <w:vAlign w:val="center"/>
            <w:hideMark/>
          </w:tcPr>
          <w:p w14:paraId="0032756A" w14:textId="77777777" w:rsidR="00D87536" w:rsidRPr="00D87536" w:rsidRDefault="00D87536" w:rsidP="00D87536">
            <w:pPr>
              <w:keepLines w:val="0"/>
              <w:jc w:val="center"/>
              <w:textAlignment w:val="baseline"/>
              <w:rPr>
                <w:rFonts w:ascii="Times New Roman" w:hAnsi="Times New Roman"/>
                <w:sz w:val="24"/>
                <w:szCs w:val="24"/>
                <w:lang w:val="en-US" w:eastAsia="en-US"/>
              </w:rPr>
            </w:pPr>
            <w:r w:rsidRPr="00D87536">
              <w:rPr>
                <w:rFonts w:ascii="Verdana" w:hAnsi="Verdana"/>
                <w:color w:val="D13438"/>
                <w:sz w:val="18"/>
                <w:szCs w:val="18"/>
                <w:u w:val="single"/>
                <w:lang w:val="en-US" w:eastAsia="en-US"/>
              </w:rPr>
              <w:t>2</w:t>
            </w:r>
            <w:r w:rsidRPr="00D87536">
              <w:rPr>
                <w:rFonts w:ascii="Verdana" w:hAnsi="Verdana"/>
                <w:strike/>
                <w:color w:val="D13438"/>
                <w:sz w:val="18"/>
                <w:szCs w:val="18"/>
                <w:lang w:val="en-US" w:eastAsia="en-US"/>
              </w:rPr>
              <w:t>1</w:t>
            </w:r>
            <w:r w:rsidRPr="00D87536">
              <w:rPr>
                <w:rFonts w:ascii="Verdana" w:hAnsi="Verdana"/>
                <w:color w:val="333333"/>
                <w:sz w:val="18"/>
                <w:szCs w:val="18"/>
                <w:lang w:val="en-US" w:eastAsia="en-US"/>
              </w:rPr>
              <w:t>4 </w:t>
            </w:r>
          </w:p>
        </w:tc>
        <w:tc>
          <w:tcPr>
            <w:tcW w:w="6105" w:type="dxa"/>
            <w:tcBorders>
              <w:top w:val="nil"/>
              <w:left w:val="nil"/>
              <w:bottom w:val="single" w:sz="6" w:space="0" w:color="auto"/>
              <w:right w:val="single" w:sz="6" w:space="0" w:color="auto"/>
            </w:tcBorders>
            <w:shd w:val="clear" w:color="auto" w:fill="FFFFFF"/>
            <w:vAlign w:val="center"/>
            <w:hideMark/>
          </w:tcPr>
          <w:p w14:paraId="2ACF0886"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All values and counters are median values. </w:t>
            </w:r>
          </w:p>
        </w:tc>
      </w:tr>
      <w:tr w:rsidR="00D87536" w:rsidRPr="00D87536" w14:paraId="1361024B" w14:textId="77777777" w:rsidTr="00D87536">
        <w:trPr>
          <w:trHeight w:val="300"/>
        </w:trPr>
        <w:tc>
          <w:tcPr>
            <w:tcW w:w="193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553DE39"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SAMPLE </w:t>
            </w:r>
          </w:p>
        </w:tc>
        <w:tc>
          <w:tcPr>
            <w:tcW w:w="1275" w:type="dxa"/>
            <w:tcBorders>
              <w:top w:val="single" w:sz="6" w:space="0" w:color="auto"/>
              <w:left w:val="nil"/>
              <w:bottom w:val="single" w:sz="6" w:space="0" w:color="auto"/>
              <w:right w:val="single" w:sz="6" w:space="0" w:color="auto"/>
            </w:tcBorders>
            <w:shd w:val="clear" w:color="auto" w:fill="FFFFFF"/>
            <w:vAlign w:val="center"/>
            <w:hideMark/>
          </w:tcPr>
          <w:p w14:paraId="3D80FE8F" w14:textId="77777777" w:rsidR="00D87536" w:rsidRPr="00D87536" w:rsidRDefault="00D87536" w:rsidP="00D87536">
            <w:pPr>
              <w:keepLines w:val="0"/>
              <w:jc w:val="center"/>
              <w:textAlignment w:val="baseline"/>
              <w:rPr>
                <w:rFonts w:ascii="Times New Roman" w:hAnsi="Times New Roman"/>
                <w:sz w:val="24"/>
                <w:szCs w:val="24"/>
                <w:lang w:val="en-US" w:eastAsia="en-US"/>
              </w:rPr>
            </w:pPr>
            <w:r w:rsidRPr="00D87536">
              <w:rPr>
                <w:rFonts w:ascii="Verdana" w:hAnsi="Verdana"/>
                <w:color w:val="D13438"/>
                <w:sz w:val="18"/>
                <w:szCs w:val="18"/>
                <w:u w:val="single"/>
                <w:lang w:val="en-US" w:eastAsia="en-US"/>
              </w:rPr>
              <w:t>2</w:t>
            </w:r>
            <w:r w:rsidRPr="00D87536">
              <w:rPr>
                <w:rFonts w:ascii="Verdana" w:hAnsi="Verdana"/>
                <w:strike/>
                <w:color w:val="D13438"/>
                <w:sz w:val="18"/>
                <w:szCs w:val="18"/>
                <w:lang w:val="en-US" w:eastAsia="en-US"/>
              </w:rPr>
              <w:t>1</w:t>
            </w:r>
            <w:r w:rsidRPr="00D87536">
              <w:rPr>
                <w:rFonts w:ascii="Verdana" w:hAnsi="Verdana"/>
                <w:color w:val="333333"/>
                <w:sz w:val="18"/>
                <w:szCs w:val="18"/>
                <w:lang w:val="en-US" w:eastAsia="en-US"/>
              </w:rPr>
              <w:t>5 </w:t>
            </w:r>
          </w:p>
        </w:tc>
        <w:tc>
          <w:tcPr>
            <w:tcW w:w="6105" w:type="dxa"/>
            <w:tcBorders>
              <w:top w:val="single" w:sz="6" w:space="0" w:color="auto"/>
              <w:left w:val="nil"/>
              <w:bottom w:val="single" w:sz="6" w:space="0" w:color="auto"/>
              <w:right w:val="single" w:sz="6" w:space="0" w:color="auto"/>
            </w:tcBorders>
            <w:shd w:val="clear" w:color="auto" w:fill="FFFFFF"/>
            <w:vAlign w:val="center"/>
            <w:hideMark/>
          </w:tcPr>
          <w:p w14:paraId="18B2833A" w14:textId="77777777" w:rsidR="00D87536" w:rsidRPr="00D87536" w:rsidRDefault="00D87536" w:rsidP="00D87536">
            <w:pPr>
              <w:keepLines w:val="0"/>
              <w:textAlignment w:val="baseline"/>
              <w:rPr>
                <w:rFonts w:ascii="Times New Roman" w:hAnsi="Times New Roman"/>
                <w:sz w:val="24"/>
                <w:szCs w:val="24"/>
                <w:lang w:val="en-US" w:eastAsia="en-US"/>
              </w:rPr>
            </w:pPr>
            <w:r w:rsidRPr="00D87536">
              <w:rPr>
                <w:rFonts w:ascii="Verdana" w:hAnsi="Verdana"/>
                <w:color w:val="333333"/>
                <w:sz w:val="16"/>
                <w:szCs w:val="16"/>
                <w:lang w:val="en-US" w:eastAsia="en-US"/>
              </w:rPr>
              <w:t>Randomly sampled value  </w:t>
            </w:r>
          </w:p>
        </w:tc>
      </w:tr>
    </w:tbl>
    <w:p w14:paraId="0BA1AFE5"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val="en-US" w:eastAsia="en-US"/>
        </w:rPr>
        <w:t> </w:t>
      </w:r>
    </w:p>
    <w:p w14:paraId="54E5A3F4"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val="en-US" w:eastAsia="en-US"/>
        </w:rPr>
        <w:t> </w:t>
      </w:r>
    </w:p>
    <w:p w14:paraId="08CFB796" w14:textId="77777777" w:rsidR="00D87536" w:rsidRPr="00D87536" w:rsidRDefault="00D87536" w:rsidP="00D87536">
      <w:pPr>
        <w:keepLines w:val="0"/>
        <w:textAlignment w:val="baseline"/>
        <w:rPr>
          <w:rFonts w:ascii="Segoe UI" w:hAnsi="Segoe UI" w:cs="Segoe UI"/>
          <w:sz w:val="18"/>
          <w:szCs w:val="18"/>
          <w:lang w:val="fr-FR" w:eastAsia="en-US"/>
        </w:rPr>
      </w:pPr>
      <w:r w:rsidRPr="00D87536">
        <w:rPr>
          <w:rFonts w:cs="Arial"/>
          <w:i/>
          <w:iCs/>
          <w:lang w:val="fr-FR" w:eastAsia="en-US"/>
        </w:rPr>
        <w:t xml:space="preserve">Example: </w:t>
      </w:r>
      <w:r w:rsidRPr="00D87536">
        <w:rPr>
          <w:rFonts w:cs="Arial"/>
          <w:lang w:val="fr-FR" w:eastAsia="en-US"/>
        </w:rPr>
        <w:t>D45.LE1.BTA1/STMP</w:t>
      </w:r>
      <w:r w:rsidRPr="00D87536">
        <w:rPr>
          <w:rFonts w:cs="Arial"/>
          <w:b/>
          <w:bCs/>
          <w:color w:val="D13438"/>
          <w:u w:val="single"/>
          <w:lang w:val="fr-FR" w:eastAsia="en-US"/>
        </w:rPr>
        <w:t>1</w:t>
      </w:r>
      <w:r w:rsidRPr="00D87536">
        <w:rPr>
          <w:rFonts w:cs="Arial"/>
          <w:b/>
          <w:bCs/>
          <w:strike/>
          <w:color w:val="D13438"/>
          <w:lang w:val="fr-FR" w:eastAsia="en-US"/>
        </w:rPr>
        <w:t>0</w:t>
      </w:r>
      <w:r w:rsidRPr="00D87536">
        <w:rPr>
          <w:rFonts w:cs="Arial"/>
          <w:b/>
          <w:bCs/>
          <w:lang w:val="fr-FR" w:eastAsia="en-US"/>
        </w:rPr>
        <w:t>5</w:t>
      </w:r>
      <w:r w:rsidRPr="00D87536">
        <w:rPr>
          <w:rFonts w:cs="Arial"/>
          <w:lang w:val="fr-FR" w:eastAsia="en-US"/>
        </w:rPr>
        <w:t>.Tmp.mag  </w:t>
      </w:r>
    </w:p>
    <w:p w14:paraId="23C2B735"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eastAsia="en-US"/>
        </w:rPr>
        <w:t xml:space="preserve">The </w:t>
      </w:r>
      <w:r w:rsidRPr="00D87536">
        <w:rPr>
          <w:rFonts w:cs="Arial"/>
          <w:b/>
          <w:bCs/>
          <w:lang w:eastAsia="en-US"/>
        </w:rPr>
        <w:t>minimum values</w:t>
      </w:r>
      <w:r w:rsidRPr="00D87536">
        <w:rPr>
          <w:rFonts w:cs="Arial"/>
          <w:lang w:eastAsia="en-US"/>
        </w:rPr>
        <w:t xml:space="preserve"> of the raw temperature values collected by system D45.LE1.BTA1. </w:t>
      </w:r>
      <w:r w:rsidRPr="00D87536">
        <w:rPr>
          <w:rFonts w:cs="Arial"/>
          <w:color w:val="D13438"/>
          <w:u w:val="single"/>
          <w:lang w:eastAsia="en-US"/>
        </w:rPr>
        <w:t>Please note that the time interval where the minimum is calculated is undefined or not specified.</w:t>
      </w:r>
      <w:r w:rsidRPr="00D87536">
        <w:rPr>
          <w:rFonts w:cs="Arial"/>
          <w:lang w:val="en-US" w:eastAsia="en-US"/>
        </w:rPr>
        <w:t> </w:t>
      </w:r>
    </w:p>
    <w:p w14:paraId="7FFB2B31"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val="en-US" w:eastAsia="en-US"/>
        </w:rPr>
        <w:t> </w:t>
      </w:r>
    </w:p>
    <w:p w14:paraId="61B4E6D1" w14:textId="77777777" w:rsidR="00D87536" w:rsidRPr="00D87536" w:rsidRDefault="00D87536" w:rsidP="00D87536">
      <w:pPr>
        <w:keepLines w:val="0"/>
        <w:numPr>
          <w:ilvl w:val="0"/>
          <w:numId w:val="66"/>
        </w:numPr>
        <w:ind w:firstLine="0"/>
        <w:textAlignment w:val="baseline"/>
        <w:rPr>
          <w:rFonts w:cs="Arial"/>
          <w:b/>
          <w:bCs/>
          <w:sz w:val="22"/>
          <w:szCs w:val="22"/>
          <w:lang w:val="en-US" w:eastAsia="en-US"/>
        </w:rPr>
      </w:pPr>
      <w:r w:rsidRPr="00D87536">
        <w:rPr>
          <w:rFonts w:cs="Arial"/>
          <w:b/>
          <w:bCs/>
          <w:color w:val="D13438"/>
          <w:sz w:val="22"/>
          <w:szCs w:val="22"/>
          <w:u w:val="single"/>
          <w:lang w:eastAsia="en-US"/>
        </w:rPr>
        <w:t>Calculation t</w:t>
      </w:r>
      <w:r w:rsidRPr="00D87536">
        <w:rPr>
          <w:rFonts w:cs="Arial"/>
          <w:b/>
          <w:bCs/>
          <w:strike/>
          <w:color w:val="D13438"/>
          <w:sz w:val="22"/>
          <w:szCs w:val="22"/>
          <w:lang w:eastAsia="en-US"/>
        </w:rPr>
        <w:t>T</w:t>
      </w:r>
      <w:r w:rsidRPr="00D87536">
        <w:rPr>
          <w:rFonts w:cs="Arial"/>
          <w:b/>
          <w:bCs/>
          <w:sz w:val="22"/>
          <w:szCs w:val="22"/>
          <w:lang w:eastAsia="en-US"/>
        </w:rPr>
        <w:t xml:space="preserve">ime </w:t>
      </w:r>
      <w:r w:rsidRPr="00D87536">
        <w:rPr>
          <w:rFonts w:cs="Arial"/>
          <w:b/>
          <w:bCs/>
          <w:strike/>
          <w:color w:val="D13438"/>
          <w:sz w:val="22"/>
          <w:szCs w:val="22"/>
          <w:lang w:eastAsia="en-US"/>
        </w:rPr>
        <w:t>period</w:t>
      </w:r>
      <w:r w:rsidRPr="00D87536">
        <w:rPr>
          <w:rFonts w:cs="Arial"/>
          <w:b/>
          <w:bCs/>
          <w:color w:val="D13438"/>
          <w:sz w:val="22"/>
          <w:szCs w:val="22"/>
          <w:u w:val="single"/>
          <w:lang w:eastAsia="en-US"/>
        </w:rPr>
        <w:t>interval</w:t>
      </w:r>
      <w:r w:rsidRPr="00D87536">
        <w:rPr>
          <w:rFonts w:cs="Arial"/>
          <w:b/>
          <w:bCs/>
          <w:sz w:val="22"/>
          <w:szCs w:val="22"/>
          <w:lang w:val="en-US" w:eastAsia="en-US"/>
        </w:rPr>
        <w:t> </w:t>
      </w:r>
    </w:p>
    <w:p w14:paraId="7407CF0B"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eastAsia="en-US"/>
        </w:rPr>
        <w:t xml:space="preserve">Unless stated otherwise, the </w:t>
      </w:r>
      <w:r w:rsidRPr="00D87536">
        <w:rPr>
          <w:rFonts w:cs="Arial"/>
          <w:strike/>
          <w:color w:val="D13438"/>
          <w:lang w:eastAsia="en-US"/>
        </w:rPr>
        <w:t xml:space="preserve">mathematical </w:t>
      </w:r>
      <w:r w:rsidRPr="00D87536">
        <w:rPr>
          <w:rFonts w:cs="Arial"/>
          <w:color w:val="D13438"/>
          <w:u w:val="single"/>
          <w:lang w:eastAsia="en-US"/>
        </w:rPr>
        <w:t xml:space="preserve">statistical calculations </w:t>
      </w:r>
      <w:r w:rsidRPr="00D87536">
        <w:rPr>
          <w:rFonts w:cs="Arial"/>
          <w:strike/>
          <w:color w:val="D13438"/>
          <w:lang w:eastAsia="en-US"/>
        </w:rPr>
        <w:t xml:space="preserve">operations </w:t>
      </w:r>
      <w:r w:rsidRPr="00D87536">
        <w:rPr>
          <w:rFonts w:cs="Arial"/>
          <w:lang w:eastAsia="en-US"/>
        </w:rPr>
        <w:t xml:space="preserve">are done over a </w:t>
      </w:r>
      <w:r w:rsidRPr="00D87536">
        <w:rPr>
          <w:rFonts w:cs="Arial"/>
          <w:color w:val="D13438"/>
          <w:u w:val="single"/>
          <w:lang w:eastAsia="en-US"/>
        </w:rPr>
        <w:t xml:space="preserve">past </w:t>
      </w:r>
      <w:r w:rsidRPr="00D87536">
        <w:rPr>
          <w:rFonts w:cs="Arial"/>
          <w:lang w:eastAsia="en-US"/>
        </w:rPr>
        <w:t xml:space="preserve">time period </w:t>
      </w:r>
      <w:r w:rsidRPr="00D87536">
        <w:rPr>
          <w:rFonts w:cs="Arial"/>
          <w:strike/>
          <w:color w:val="D13438"/>
          <w:lang w:eastAsia="en-US"/>
        </w:rPr>
        <w:t>given by the data collecting frequency</w:t>
      </w:r>
      <w:r w:rsidRPr="00D87536">
        <w:rPr>
          <w:rFonts w:cs="Arial"/>
          <w:color w:val="D13438"/>
          <w:u w:val="single"/>
          <w:lang w:eastAsia="en-US"/>
        </w:rPr>
        <w:t>which might be specified by means of a bunch of DO’s (“ClcIntvTyp”, “ClcIntvPer”) in the statistical LN instance</w:t>
      </w:r>
      <w:r w:rsidRPr="00D87536">
        <w:rPr>
          <w:rFonts w:cs="Arial"/>
          <w:lang w:eastAsia="en-US"/>
        </w:rPr>
        <w:t>.</w:t>
      </w:r>
      <w:r w:rsidRPr="00D87536">
        <w:rPr>
          <w:rFonts w:cs="Arial"/>
          <w:color w:val="D13438"/>
          <w:u w:val="single"/>
          <w:lang w:eastAsia="en-US"/>
        </w:rPr>
        <w:t xml:space="preserve"> When this is sufficient, the time period information may not be specified, and the tag is designated with the calculation method only. However, when this information is necessary,</w:t>
      </w:r>
      <w:r w:rsidRPr="00D87536">
        <w:rPr>
          <w:rFonts w:cs="Arial"/>
          <w:lang w:eastAsia="en-US"/>
        </w:rPr>
        <w:t xml:space="preserve"> </w:t>
      </w:r>
      <w:r w:rsidRPr="00D87536">
        <w:rPr>
          <w:rFonts w:cs="Arial"/>
          <w:color w:val="D13438"/>
          <w:u w:val="single"/>
          <w:lang w:eastAsia="en-US"/>
        </w:rPr>
        <w:t>it is possible to decorate the tag naming with that time interval information. In this case, the LN instance number is further enriched with additional digits in the “more significant digits” position (left side of the number). The instance numeric pattern to be used in this case is as following:</w:t>
      </w:r>
      <w:r w:rsidRPr="00D87536">
        <w:rPr>
          <w:rFonts w:cs="Arial"/>
          <w:color w:val="D13438"/>
          <w:lang w:val="en-US" w:eastAsia="en-US"/>
        </w:rPr>
        <w:t> </w:t>
      </w:r>
    </w:p>
    <w:p w14:paraId="6A9EC125"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color w:val="D13438"/>
          <w:lang w:val="en-US" w:eastAsia="en-US"/>
        </w:rPr>
        <w:t> </w:t>
      </w:r>
    </w:p>
    <w:p w14:paraId="676494DC" w14:textId="77777777" w:rsidR="00D87536" w:rsidRPr="00D87536" w:rsidRDefault="00D87536" w:rsidP="00D87536">
      <w:pPr>
        <w:keepLines w:val="0"/>
        <w:jc w:val="center"/>
        <w:textAlignment w:val="baseline"/>
        <w:rPr>
          <w:rFonts w:ascii="Segoe UI" w:hAnsi="Segoe UI" w:cs="Segoe UI"/>
          <w:sz w:val="18"/>
          <w:szCs w:val="18"/>
          <w:lang w:val="en-US" w:eastAsia="en-US"/>
        </w:rPr>
      </w:pPr>
      <w:r w:rsidRPr="00D87536">
        <w:rPr>
          <w:rFonts w:ascii="Courier New" w:hAnsi="Courier New" w:cs="Courier New"/>
          <w:color w:val="D13438"/>
          <w:u w:val="single"/>
          <w:lang w:eastAsia="en-US"/>
        </w:rPr>
        <w:t>xxxtnn</w:t>
      </w:r>
      <w:r w:rsidRPr="00D87536">
        <w:rPr>
          <w:rFonts w:ascii="Courier New" w:hAnsi="Courier New" w:cs="Courier New"/>
          <w:color w:val="D13438"/>
          <w:lang w:val="en-US" w:eastAsia="en-US"/>
        </w:rPr>
        <w:t> </w:t>
      </w:r>
    </w:p>
    <w:p w14:paraId="18AFB5C2"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color w:val="D13438"/>
          <w:lang w:val="en-US" w:eastAsia="en-US"/>
        </w:rPr>
        <w:t> </w:t>
      </w:r>
    </w:p>
    <w:p w14:paraId="27DC944B"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color w:val="D13438"/>
          <w:u w:val="single"/>
          <w:lang w:eastAsia="en-US"/>
        </w:rPr>
        <w:t>where, from less to most significant digits:</w:t>
      </w:r>
      <w:r w:rsidRPr="00D87536">
        <w:rPr>
          <w:rFonts w:cs="Arial"/>
          <w:color w:val="D13438"/>
          <w:lang w:val="en-US" w:eastAsia="en-US"/>
        </w:rPr>
        <w:t> </w:t>
      </w:r>
    </w:p>
    <w:p w14:paraId="5431B94B" w14:textId="77777777" w:rsidR="00D87536" w:rsidRPr="00D87536" w:rsidRDefault="00D87536" w:rsidP="00D87536">
      <w:pPr>
        <w:keepLines w:val="0"/>
        <w:numPr>
          <w:ilvl w:val="0"/>
          <w:numId w:val="67"/>
        </w:numPr>
        <w:ind w:left="1080" w:firstLine="0"/>
        <w:textAlignment w:val="baseline"/>
        <w:rPr>
          <w:rFonts w:cs="Arial"/>
          <w:sz w:val="22"/>
          <w:szCs w:val="22"/>
          <w:lang w:val="en-US" w:eastAsia="en-US"/>
        </w:rPr>
      </w:pPr>
      <w:r w:rsidRPr="00D87536">
        <w:rPr>
          <w:rFonts w:ascii="Courier New" w:hAnsi="Courier New" w:cs="Courier New"/>
          <w:b/>
          <w:bCs/>
          <w:color w:val="D13438"/>
          <w:u w:val="single"/>
          <w:lang w:eastAsia="en-US"/>
        </w:rPr>
        <w:t>nn</w:t>
      </w:r>
      <w:r w:rsidRPr="00D87536">
        <w:rPr>
          <w:rFonts w:cs="Arial"/>
          <w:color w:val="D13438"/>
          <w:u w:val="single"/>
          <w:lang w:eastAsia="en-US"/>
        </w:rPr>
        <w:t xml:space="preserve"> is the LN instance number indicating the calculation method as explained in the paragraph above and better detailed in the Table above; due to pattern recognition, leading zeros might be necessary when </w:t>
      </w:r>
      <w:r w:rsidRPr="00D87536">
        <w:rPr>
          <w:rFonts w:ascii="Courier New" w:hAnsi="Courier New" w:cs="Courier New"/>
          <w:b/>
          <w:bCs/>
          <w:color w:val="D13438"/>
          <w:u w:val="single"/>
          <w:lang w:eastAsia="en-US"/>
        </w:rPr>
        <w:t>nn</w:t>
      </w:r>
      <w:r w:rsidRPr="00D87536">
        <w:rPr>
          <w:rFonts w:cs="Arial"/>
          <w:color w:val="D13438"/>
          <w:u w:val="single"/>
          <w:lang w:eastAsia="en-US"/>
        </w:rPr>
        <w:t>&lt;10;</w:t>
      </w:r>
      <w:r w:rsidRPr="00D87536">
        <w:rPr>
          <w:rFonts w:cs="Arial"/>
          <w:color w:val="D13438"/>
          <w:lang w:val="en-US" w:eastAsia="en-US"/>
        </w:rPr>
        <w:t> </w:t>
      </w:r>
    </w:p>
    <w:p w14:paraId="129E46FE" w14:textId="77777777" w:rsidR="00D87536" w:rsidRPr="00D87536" w:rsidRDefault="00D87536" w:rsidP="00D87536">
      <w:pPr>
        <w:keepLines w:val="0"/>
        <w:numPr>
          <w:ilvl w:val="0"/>
          <w:numId w:val="67"/>
        </w:numPr>
        <w:ind w:left="1080" w:firstLine="0"/>
        <w:textAlignment w:val="baseline"/>
        <w:rPr>
          <w:rFonts w:cs="Arial"/>
          <w:sz w:val="22"/>
          <w:szCs w:val="22"/>
          <w:lang w:val="en-US" w:eastAsia="en-US"/>
        </w:rPr>
      </w:pPr>
      <w:r w:rsidRPr="00D87536">
        <w:rPr>
          <w:rFonts w:ascii="Courier New" w:hAnsi="Courier New" w:cs="Courier New"/>
          <w:b/>
          <w:bCs/>
          <w:color w:val="D13438"/>
          <w:u w:val="single"/>
          <w:lang w:eastAsia="en-US"/>
        </w:rPr>
        <w:t>t</w:t>
      </w:r>
      <w:r w:rsidRPr="00D87536">
        <w:rPr>
          <w:rFonts w:cs="Arial"/>
          <w:color w:val="D13438"/>
          <w:u w:val="single"/>
          <w:lang w:eastAsia="en-US"/>
        </w:rPr>
        <w:t xml:space="preserve"> identifies the time unit to consider in defining the calculation interval duration (similarly to IEC 61850-7-4 enumerated options in “ClcIntvTyp”):</w:t>
      </w:r>
      <w:r w:rsidRPr="00D87536">
        <w:rPr>
          <w:rFonts w:cs="Arial"/>
          <w:color w:val="D13438"/>
          <w:lang w:val="en-US" w:eastAsia="en-US"/>
        </w:rPr>
        <w:t> </w:t>
      </w:r>
    </w:p>
    <w:p w14:paraId="7F4D90FE" w14:textId="58F9A19D" w:rsidR="00145DE3" w:rsidRPr="00145DE3" w:rsidRDefault="00D87536" w:rsidP="00D87536">
      <w:pPr>
        <w:keepLines w:val="0"/>
        <w:numPr>
          <w:ilvl w:val="0"/>
          <w:numId w:val="68"/>
        </w:numPr>
        <w:ind w:left="1800" w:firstLine="0"/>
        <w:textAlignment w:val="baseline"/>
        <w:rPr>
          <w:rFonts w:cs="Arial"/>
          <w:sz w:val="22"/>
          <w:szCs w:val="22"/>
          <w:lang w:val="en-US" w:eastAsia="en-US"/>
        </w:rPr>
      </w:pPr>
      <w:r w:rsidRPr="00D87536">
        <w:rPr>
          <w:rFonts w:cs="Arial"/>
          <w:color w:val="D13438"/>
          <w:u w:val="single"/>
          <w:lang w:eastAsia="en-US"/>
        </w:rPr>
        <w:t xml:space="preserve">1: </w:t>
      </w:r>
      <w:r w:rsidR="006420AB">
        <w:rPr>
          <w:rFonts w:cs="Arial"/>
          <w:color w:val="D13438"/>
          <w:u w:val="single"/>
          <w:lang w:eastAsia="en-US"/>
        </w:rPr>
        <w:t>M</w:t>
      </w:r>
      <w:r w:rsidR="00145DE3">
        <w:rPr>
          <w:rFonts w:cs="Arial"/>
          <w:color w:val="D13438"/>
          <w:u w:val="single"/>
          <w:lang w:eastAsia="en-US"/>
        </w:rPr>
        <w:t>illiseconds</w:t>
      </w:r>
    </w:p>
    <w:p w14:paraId="5D164275" w14:textId="73E817B8" w:rsidR="00D87536" w:rsidRPr="00D87536" w:rsidRDefault="00145DE3" w:rsidP="00D87536">
      <w:pPr>
        <w:keepLines w:val="0"/>
        <w:numPr>
          <w:ilvl w:val="0"/>
          <w:numId w:val="68"/>
        </w:numPr>
        <w:ind w:left="1800" w:firstLine="0"/>
        <w:textAlignment w:val="baseline"/>
        <w:rPr>
          <w:rFonts w:cs="Arial"/>
          <w:sz w:val="22"/>
          <w:szCs w:val="22"/>
          <w:lang w:val="en-US" w:eastAsia="en-US"/>
        </w:rPr>
      </w:pPr>
      <w:r>
        <w:rPr>
          <w:rFonts w:cs="Arial"/>
          <w:color w:val="D13438"/>
          <w:u w:val="single"/>
          <w:lang w:eastAsia="en-US"/>
        </w:rPr>
        <w:t>2: Seconds</w:t>
      </w:r>
      <w:r w:rsidR="00D87536" w:rsidRPr="00D87536">
        <w:rPr>
          <w:rFonts w:cs="Arial"/>
          <w:color w:val="D13438"/>
          <w:lang w:val="en-US" w:eastAsia="en-US"/>
        </w:rPr>
        <w:t> </w:t>
      </w:r>
    </w:p>
    <w:p w14:paraId="3A006795" w14:textId="020F7152" w:rsidR="00D87536" w:rsidRPr="00D87536" w:rsidRDefault="00145DE3" w:rsidP="00D87536">
      <w:pPr>
        <w:keepLines w:val="0"/>
        <w:numPr>
          <w:ilvl w:val="0"/>
          <w:numId w:val="68"/>
        </w:numPr>
        <w:ind w:left="1800" w:firstLine="0"/>
        <w:textAlignment w:val="baseline"/>
        <w:rPr>
          <w:rFonts w:cs="Arial"/>
          <w:sz w:val="22"/>
          <w:szCs w:val="22"/>
          <w:lang w:val="en-US" w:eastAsia="en-US"/>
        </w:rPr>
      </w:pPr>
      <w:r>
        <w:rPr>
          <w:rFonts w:cs="Arial"/>
          <w:color w:val="D13438"/>
          <w:u w:val="single"/>
          <w:lang w:eastAsia="en-US"/>
        </w:rPr>
        <w:t>3</w:t>
      </w:r>
      <w:r w:rsidR="00D87536" w:rsidRPr="00D87536">
        <w:rPr>
          <w:rFonts w:cs="Arial"/>
          <w:color w:val="D13438"/>
          <w:u w:val="single"/>
          <w:lang w:eastAsia="en-US"/>
        </w:rPr>
        <w:t>: minute</w:t>
      </w:r>
      <w:r w:rsidR="00D87536" w:rsidRPr="00D87536">
        <w:rPr>
          <w:rFonts w:cs="Arial"/>
          <w:color w:val="D13438"/>
          <w:lang w:val="en-US" w:eastAsia="en-US"/>
        </w:rPr>
        <w:t> </w:t>
      </w:r>
    </w:p>
    <w:p w14:paraId="3C929A3E" w14:textId="7ABBD617" w:rsidR="00D87536" w:rsidRPr="00D87536" w:rsidRDefault="00145DE3" w:rsidP="00D87536">
      <w:pPr>
        <w:keepLines w:val="0"/>
        <w:numPr>
          <w:ilvl w:val="0"/>
          <w:numId w:val="68"/>
        </w:numPr>
        <w:ind w:left="1800" w:firstLine="0"/>
        <w:textAlignment w:val="baseline"/>
        <w:rPr>
          <w:rFonts w:cs="Arial"/>
          <w:sz w:val="22"/>
          <w:szCs w:val="22"/>
          <w:lang w:val="en-US" w:eastAsia="en-US"/>
        </w:rPr>
      </w:pPr>
      <w:r>
        <w:rPr>
          <w:rFonts w:cs="Arial"/>
          <w:color w:val="D13438"/>
          <w:u w:val="single"/>
          <w:lang w:eastAsia="en-US"/>
        </w:rPr>
        <w:t>4</w:t>
      </w:r>
      <w:r w:rsidR="00D87536" w:rsidRPr="00D87536">
        <w:rPr>
          <w:rFonts w:cs="Arial"/>
          <w:color w:val="D13438"/>
          <w:u w:val="single"/>
          <w:lang w:eastAsia="en-US"/>
        </w:rPr>
        <w:t>: hour</w:t>
      </w:r>
      <w:r w:rsidR="00D87536" w:rsidRPr="00D87536">
        <w:rPr>
          <w:rFonts w:cs="Arial"/>
          <w:color w:val="D13438"/>
          <w:lang w:val="en-US" w:eastAsia="en-US"/>
        </w:rPr>
        <w:t> </w:t>
      </w:r>
    </w:p>
    <w:p w14:paraId="5F341191" w14:textId="17411B86" w:rsidR="00D87536" w:rsidRPr="00D87536" w:rsidRDefault="00145DE3" w:rsidP="00D87536">
      <w:pPr>
        <w:keepLines w:val="0"/>
        <w:numPr>
          <w:ilvl w:val="0"/>
          <w:numId w:val="68"/>
        </w:numPr>
        <w:ind w:left="1800" w:firstLine="0"/>
        <w:textAlignment w:val="baseline"/>
        <w:rPr>
          <w:rFonts w:cs="Arial"/>
          <w:sz w:val="22"/>
          <w:szCs w:val="22"/>
          <w:lang w:val="en-US" w:eastAsia="en-US"/>
        </w:rPr>
      </w:pPr>
      <w:r>
        <w:rPr>
          <w:rFonts w:cs="Arial"/>
          <w:color w:val="D13438"/>
          <w:u w:val="single"/>
          <w:lang w:eastAsia="en-US"/>
        </w:rPr>
        <w:t>5</w:t>
      </w:r>
      <w:r w:rsidR="00D87536" w:rsidRPr="00D87536">
        <w:rPr>
          <w:rFonts w:cs="Arial"/>
          <w:color w:val="D13438"/>
          <w:u w:val="single"/>
          <w:lang w:eastAsia="en-US"/>
        </w:rPr>
        <w:t>: day</w:t>
      </w:r>
      <w:r w:rsidR="00D87536" w:rsidRPr="00D87536">
        <w:rPr>
          <w:rFonts w:cs="Arial"/>
          <w:color w:val="D13438"/>
          <w:lang w:val="en-US" w:eastAsia="en-US"/>
        </w:rPr>
        <w:t> </w:t>
      </w:r>
    </w:p>
    <w:p w14:paraId="6B92C7BB" w14:textId="4E172FEA" w:rsidR="00D87536" w:rsidRPr="00D87536" w:rsidRDefault="00145DE3" w:rsidP="00D87536">
      <w:pPr>
        <w:keepLines w:val="0"/>
        <w:numPr>
          <w:ilvl w:val="0"/>
          <w:numId w:val="68"/>
        </w:numPr>
        <w:ind w:left="1800" w:firstLine="0"/>
        <w:textAlignment w:val="baseline"/>
        <w:rPr>
          <w:rFonts w:cs="Arial"/>
          <w:sz w:val="22"/>
          <w:szCs w:val="22"/>
          <w:lang w:val="en-US" w:eastAsia="en-US"/>
        </w:rPr>
      </w:pPr>
      <w:r>
        <w:rPr>
          <w:rFonts w:cs="Arial"/>
          <w:color w:val="D13438"/>
          <w:u w:val="single"/>
          <w:lang w:eastAsia="en-US"/>
        </w:rPr>
        <w:t>6</w:t>
      </w:r>
      <w:r w:rsidR="00D87536" w:rsidRPr="00D87536">
        <w:rPr>
          <w:rFonts w:cs="Arial"/>
          <w:color w:val="D13438"/>
          <w:u w:val="single"/>
          <w:lang w:eastAsia="en-US"/>
        </w:rPr>
        <w:t>: week</w:t>
      </w:r>
      <w:r w:rsidR="00D87536" w:rsidRPr="00D87536">
        <w:rPr>
          <w:rFonts w:cs="Arial"/>
          <w:color w:val="D13438"/>
          <w:lang w:val="en-US" w:eastAsia="en-US"/>
        </w:rPr>
        <w:t> </w:t>
      </w:r>
    </w:p>
    <w:p w14:paraId="79054BE3" w14:textId="19128A2B" w:rsidR="00D87536" w:rsidRPr="00D87536" w:rsidRDefault="00145DE3" w:rsidP="00D87536">
      <w:pPr>
        <w:keepLines w:val="0"/>
        <w:numPr>
          <w:ilvl w:val="0"/>
          <w:numId w:val="68"/>
        </w:numPr>
        <w:ind w:left="1800" w:firstLine="0"/>
        <w:textAlignment w:val="baseline"/>
        <w:rPr>
          <w:rFonts w:cs="Arial"/>
          <w:sz w:val="22"/>
          <w:szCs w:val="22"/>
          <w:lang w:val="en-US" w:eastAsia="en-US"/>
        </w:rPr>
      </w:pPr>
      <w:r>
        <w:rPr>
          <w:rFonts w:cs="Arial"/>
          <w:color w:val="D13438"/>
          <w:u w:val="single"/>
          <w:lang w:eastAsia="en-US"/>
        </w:rPr>
        <w:t>7</w:t>
      </w:r>
      <w:r w:rsidR="00D87536" w:rsidRPr="00D87536">
        <w:rPr>
          <w:rFonts w:cs="Arial"/>
          <w:color w:val="D13438"/>
          <w:u w:val="single"/>
          <w:lang w:eastAsia="en-US"/>
        </w:rPr>
        <w:t>: month</w:t>
      </w:r>
      <w:r w:rsidR="00D87536" w:rsidRPr="00D87536">
        <w:rPr>
          <w:rFonts w:cs="Arial"/>
          <w:color w:val="D13438"/>
          <w:lang w:val="en-US" w:eastAsia="en-US"/>
        </w:rPr>
        <w:t> </w:t>
      </w:r>
    </w:p>
    <w:p w14:paraId="5B3D4683" w14:textId="1F776A4C" w:rsidR="00D87536" w:rsidRPr="00D87536" w:rsidRDefault="00145DE3" w:rsidP="00D87536">
      <w:pPr>
        <w:keepLines w:val="0"/>
        <w:numPr>
          <w:ilvl w:val="0"/>
          <w:numId w:val="68"/>
        </w:numPr>
        <w:ind w:left="1800" w:firstLine="0"/>
        <w:textAlignment w:val="baseline"/>
        <w:rPr>
          <w:rFonts w:cs="Arial"/>
          <w:sz w:val="22"/>
          <w:szCs w:val="22"/>
          <w:lang w:val="en-US" w:eastAsia="en-US"/>
        </w:rPr>
      </w:pPr>
      <w:r>
        <w:rPr>
          <w:rFonts w:cs="Arial"/>
          <w:color w:val="D13438"/>
          <w:u w:val="single"/>
          <w:lang w:eastAsia="en-US"/>
        </w:rPr>
        <w:t>8</w:t>
      </w:r>
      <w:r w:rsidR="00D87536" w:rsidRPr="00D87536">
        <w:rPr>
          <w:rFonts w:cs="Arial"/>
          <w:color w:val="D13438"/>
          <w:u w:val="single"/>
          <w:lang w:eastAsia="en-US"/>
        </w:rPr>
        <w:t>: year</w:t>
      </w:r>
      <w:r w:rsidR="00D87536" w:rsidRPr="00D87536">
        <w:rPr>
          <w:rFonts w:cs="Arial"/>
          <w:color w:val="D13438"/>
          <w:lang w:val="en-US" w:eastAsia="en-US"/>
        </w:rPr>
        <w:t> </w:t>
      </w:r>
    </w:p>
    <w:p w14:paraId="58C703F4" w14:textId="77777777" w:rsidR="00D87536" w:rsidRPr="00D87536" w:rsidRDefault="00D87536" w:rsidP="00D87536">
      <w:pPr>
        <w:keepLines w:val="0"/>
        <w:numPr>
          <w:ilvl w:val="0"/>
          <w:numId w:val="69"/>
        </w:numPr>
        <w:ind w:left="1080" w:firstLine="0"/>
        <w:textAlignment w:val="baseline"/>
        <w:rPr>
          <w:rFonts w:cs="Arial"/>
          <w:sz w:val="22"/>
          <w:szCs w:val="22"/>
          <w:lang w:val="en-US" w:eastAsia="en-US"/>
        </w:rPr>
      </w:pPr>
      <w:r w:rsidRPr="00D87536">
        <w:rPr>
          <w:rFonts w:ascii="Courier New" w:hAnsi="Courier New" w:cs="Courier New"/>
          <w:b/>
          <w:bCs/>
          <w:color w:val="D13438"/>
          <w:u w:val="single"/>
          <w:lang w:eastAsia="en-US"/>
        </w:rPr>
        <w:t>xxx</w:t>
      </w:r>
      <w:r w:rsidRPr="00D87536">
        <w:rPr>
          <w:rFonts w:cs="Arial"/>
          <w:color w:val="D13438"/>
          <w:u w:val="single"/>
          <w:lang w:eastAsia="en-US"/>
        </w:rPr>
        <w:t xml:space="preserve"> indicates the number of time units (as per digit </w:t>
      </w:r>
      <w:r w:rsidRPr="00D87536">
        <w:rPr>
          <w:rFonts w:ascii="Courier New" w:hAnsi="Courier New" w:cs="Courier New"/>
          <w:b/>
          <w:bCs/>
          <w:color w:val="D13438"/>
          <w:u w:val="single"/>
          <w:lang w:eastAsia="en-US"/>
        </w:rPr>
        <w:t>t</w:t>
      </w:r>
      <w:r w:rsidRPr="00D87536">
        <w:rPr>
          <w:rFonts w:cs="Arial"/>
          <w:color w:val="D13438"/>
          <w:u w:val="single"/>
          <w:lang w:eastAsia="en-US"/>
        </w:rPr>
        <w:t>) to consider for the calculation time interval. Leading zeros are not necessary.</w:t>
      </w:r>
      <w:r w:rsidRPr="00D87536">
        <w:rPr>
          <w:rFonts w:cs="Arial"/>
          <w:lang w:val="en-US" w:eastAsia="en-US"/>
        </w:rPr>
        <w:t> </w:t>
      </w:r>
    </w:p>
    <w:p w14:paraId="65EF84D9"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val="en-US" w:eastAsia="en-US"/>
        </w:rPr>
        <w:t> </w:t>
      </w:r>
    </w:p>
    <w:p w14:paraId="6188668F"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val="en-US" w:eastAsia="en-US"/>
        </w:rPr>
        <w:lastRenderedPageBreak/>
        <w:t> </w:t>
      </w:r>
    </w:p>
    <w:p w14:paraId="48D369DE" w14:textId="77777777" w:rsidR="00D87536" w:rsidRPr="00D87536" w:rsidRDefault="00D87536" w:rsidP="00D87536">
      <w:pPr>
        <w:keepLines w:val="0"/>
        <w:textAlignment w:val="baseline"/>
        <w:rPr>
          <w:rFonts w:ascii="Segoe UI" w:hAnsi="Segoe UI" w:cs="Segoe UI"/>
          <w:sz w:val="18"/>
          <w:szCs w:val="18"/>
          <w:lang w:val="fr-FR" w:eastAsia="en-US"/>
        </w:rPr>
      </w:pPr>
      <w:r w:rsidRPr="00D87536">
        <w:rPr>
          <w:rFonts w:cs="Arial"/>
          <w:i/>
          <w:iCs/>
          <w:lang w:val="fr-FR" w:eastAsia="en-US"/>
        </w:rPr>
        <w:t>Example:</w:t>
      </w:r>
      <w:r w:rsidRPr="00D87536">
        <w:rPr>
          <w:rFonts w:cs="Arial"/>
          <w:lang w:val="fr-FR" w:eastAsia="en-US"/>
        </w:rPr>
        <w:t> </w:t>
      </w:r>
    </w:p>
    <w:p w14:paraId="71915565" w14:textId="77777777" w:rsidR="00D87536" w:rsidRPr="00D87536" w:rsidRDefault="00D87536" w:rsidP="00D87536">
      <w:pPr>
        <w:keepLines w:val="0"/>
        <w:textAlignment w:val="baseline"/>
        <w:rPr>
          <w:rFonts w:ascii="Segoe UI" w:hAnsi="Segoe UI" w:cs="Segoe UI"/>
          <w:sz w:val="18"/>
          <w:szCs w:val="18"/>
          <w:lang w:val="fr-FR" w:eastAsia="en-US"/>
        </w:rPr>
      </w:pPr>
      <w:r w:rsidRPr="00D87536">
        <w:rPr>
          <w:rFonts w:cs="Arial"/>
          <w:lang w:val="fr-FR" w:eastAsia="en-US"/>
        </w:rPr>
        <w:t> </w:t>
      </w:r>
    </w:p>
    <w:p w14:paraId="6F85E52C" w14:textId="737C3C4F" w:rsidR="00D87536" w:rsidRPr="00D87536" w:rsidRDefault="00D87536" w:rsidP="00D87536">
      <w:pPr>
        <w:keepLines w:val="0"/>
        <w:textAlignment w:val="baseline"/>
        <w:rPr>
          <w:rFonts w:ascii="Segoe UI" w:hAnsi="Segoe UI" w:cs="Segoe UI"/>
          <w:sz w:val="18"/>
          <w:szCs w:val="18"/>
          <w:lang w:val="fr-FR" w:eastAsia="en-US"/>
        </w:rPr>
      </w:pPr>
      <w:r w:rsidRPr="00D87536">
        <w:rPr>
          <w:rFonts w:ascii="Segoe UI" w:hAnsi="Segoe UI" w:cs="Segoe UI"/>
          <w:noProof/>
          <w:sz w:val="18"/>
          <w:szCs w:val="18"/>
          <w:lang w:val="en-US" w:eastAsia="en-US"/>
        </w:rPr>
        <w:drawing>
          <wp:inline distT="0" distB="0" distL="0" distR="0" wp14:anchorId="5F970D5E" wp14:editId="6366A2B1">
            <wp:extent cx="5759450" cy="2576195"/>
            <wp:effectExtent l="0" t="0" r="0" b="0"/>
            <wp:docPr id="1942150175" name="Picture 1"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medical procedur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576195"/>
                    </a:xfrm>
                    <a:prstGeom prst="rect">
                      <a:avLst/>
                    </a:prstGeom>
                    <a:noFill/>
                    <a:ln>
                      <a:noFill/>
                    </a:ln>
                  </pic:spPr>
                </pic:pic>
              </a:graphicData>
            </a:graphic>
          </wp:inline>
        </w:drawing>
      </w:r>
      <w:r w:rsidRPr="00D87536">
        <w:rPr>
          <w:rFonts w:cs="Arial"/>
          <w:sz w:val="28"/>
          <w:szCs w:val="28"/>
          <w:lang w:val="fr-FR" w:eastAsia="en-US"/>
        </w:rPr>
        <w:t> </w:t>
      </w:r>
    </w:p>
    <w:p w14:paraId="7EB5AEF5" w14:textId="77777777" w:rsidR="00D87536" w:rsidRPr="00D87536" w:rsidRDefault="00D87536" w:rsidP="00D87536">
      <w:pPr>
        <w:keepLines w:val="0"/>
        <w:textAlignment w:val="baseline"/>
        <w:rPr>
          <w:rFonts w:ascii="Segoe UI" w:hAnsi="Segoe UI" w:cs="Segoe UI"/>
          <w:sz w:val="18"/>
          <w:szCs w:val="18"/>
          <w:lang w:val="fr-FR" w:eastAsia="en-US"/>
        </w:rPr>
      </w:pPr>
      <w:r w:rsidRPr="00D87536">
        <w:rPr>
          <w:rFonts w:cs="Arial"/>
          <w:lang w:val="fr-FR" w:eastAsia="en-US"/>
        </w:rPr>
        <w:t> </w:t>
      </w:r>
    </w:p>
    <w:p w14:paraId="1B05F573" w14:textId="77777777" w:rsidR="00D87536" w:rsidRPr="00D87536" w:rsidRDefault="00D87536" w:rsidP="00D87536">
      <w:pPr>
        <w:keepLines w:val="0"/>
        <w:textAlignment w:val="baseline"/>
        <w:rPr>
          <w:rFonts w:ascii="Segoe UI" w:hAnsi="Segoe UI" w:cs="Segoe UI"/>
          <w:sz w:val="18"/>
          <w:szCs w:val="18"/>
          <w:lang w:val="fr-FR" w:eastAsia="en-US"/>
        </w:rPr>
      </w:pPr>
      <w:r w:rsidRPr="00D87536">
        <w:rPr>
          <w:rFonts w:cs="Arial"/>
          <w:i/>
          <w:iCs/>
          <w:lang w:val="fr-FR" w:eastAsia="en-US"/>
        </w:rPr>
        <w:t>Examples:</w:t>
      </w:r>
      <w:r w:rsidRPr="00D87536">
        <w:rPr>
          <w:rFonts w:cs="Arial"/>
          <w:lang w:val="fr-FR" w:eastAsia="en-US"/>
        </w:rPr>
        <w:t> </w:t>
      </w:r>
    </w:p>
    <w:p w14:paraId="4EA60DC6" w14:textId="77777777" w:rsidR="00D87536" w:rsidRDefault="00D87536" w:rsidP="00D87536">
      <w:pPr>
        <w:keepLines w:val="0"/>
        <w:textAlignment w:val="baseline"/>
        <w:rPr>
          <w:rFonts w:cs="Arial"/>
          <w:sz w:val="28"/>
          <w:szCs w:val="28"/>
          <w:lang w:val="fr-FR" w:eastAsia="en-US"/>
        </w:rPr>
      </w:pPr>
      <w:r w:rsidRPr="00D87536">
        <w:rPr>
          <w:rFonts w:cs="Arial"/>
          <w:sz w:val="28"/>
          <w:szCs w:val="28"/>
          <w:lang w:val="fr-FR" w:eastAsia="en-US"/>
        </w:rPr>
        <w:t> </w:t>
      </w:r>
    </w:p>
    <w:p w14:paraId="2DE89B6A" w14:textId="17768FAF" w:rsidR="0032381C" w:rsidRPr="00D87536" w:rsidRDefault="0032381C" w:rsidP="0032381C">
      <w:pPr>
        <w:keepLines w:val="0"/>
        <w:textAlignment w:val="baseline"/>
        <w:rPr>
          <w:rFonts w:ascii="Segoe UI" w:hAnsi="Segoe UI" w:cs="Segoe UI"/>
          <w:sz w:val="18"/>
          <w:szCs w:val="18"/>
          <w:lang w:val="fr-FR" w:eastAsia="en-US"/>
        </w:rPr>
      </w:pPr>
      <w:r w:rsidRPr="00D87536">
        <w:rPr>
          <w:rFonts w:cs="Arial"/>
          <w:sz w:val="28"/>
          <w:szCs w:val="28"/>
          <w:lang w:val="fr-FR" w:eastAsia="en-US"/>
        </w:rPr>
        <w:t>D45.LE1.BTA1/STMP</w:t>
      </w:r>
      <w:r w:rsidRPr="00D87536">
        <w:rPr>
          <w:rFonts w:cs="Arial"/>
          <w:b/>
          <w:bCs/>
          <w:color w:val="943634"/>
          <w:sz w:val="28"/>
          <w:szCs w:val="28"/>
          <w:lang w:val="fr-FR" w:eastAsia="en-US"/>
        </w:rPr>
        <w:t>4</w:t>
      </w:r>
      <w:r w:rsidRPr="0032381C">
        <w:rPr>
          <w:rFonts w:cs="Arial"/>
          <w:b/>
          <w:bCs/>
          <w:color w:val="4F81BD"/>
          <w:sz w:val="28"/>
          <w:szCs w:val="28"/>
          <w:lang w:val="fr-FR" w:eastAsia="en-US"/>
        </w:rPr>
        <w:t>1</w:t>
      </w:r>
      <w:r w:rsidRPr="00D87536">
        <w:rPr>
          <w:rFonts w:cs="Arial"/>
          <w:b/>
          <w:bCs/>
          <w:color w:val="4F81BD"/>
          <w:sz w:val="28"/>
          <w:szCs w:val="28"/>
          <w:lang w:val="fr-FR" w:eastAsia="en-US"/>
        </w:rPr>
        <w:t>5</w:t>
      </w:r>
      <w:r w:rsidRPr="00D87536">
        <w:rPr>
          <w:rFonts w:cs="Arial"/>
          <w:sz w:val="28"/>
          <w:szCs w:val="28"/>
          <w:lang w:val="fr-FR" w:eastAsia="en-US"/>
        </w:rPr>
        <w:t>.Tmp.mag </w:t>
      </w:r>
    </w:p>
    <w:p w14:paraId="32089683" w14:textId="66DBA3EF" w:rsidR="0032381C" w:rsidRPr="0032381C" w:rsidRDefault="0032381C" w:rsidP="00D87536">
      <w:pPr>
        <w:keepLines w:val="0"/>
        <w:textAlignment w:val="baseline"/>
        <w:rPr>
          <w:rFonts w:ascii="Segoe UI" w:hAnsi="Segoe UI" w:cs="Segoe UI"/>
          <w:sz w:val="18"/>
          <w:szCs w:val="18"/>
          <w:lang w:val="en-US" w:eastAsia="en-US"/>
        </w:rPr>
      </w:pPr>
      <w:r w:rsidRPr="0032381C">
        <w:rPr>
          <w:rFonts w:cs="Arial"/>
          <w:b/>
          <w:bCs/>
          <w:color w:val="943634"/>
          <w:sz w:val="22"/>
          <w:szCs w:val="22"/>
          <w:lang w:eastAsia="en-US"/>
        </w:rPr>
        <w:t>H</w:t>
      </w:r>
      <w:r w:rsidRPr="00D87536">
        <w:rPr>
          <w:rFonts w:cs="Arial"/>
          <w:b/>
          <w:bCs/>
          <w:color w:val="943634"/>
          <w:sz w:val="22"/>
          <w:szCs w:val="22"/>
          <w:lang w:eastAsia="en-US"/>
        </w:rPr>
        <w:t>our</w:t>
      </w:r>
      <w:r w:rsidRPr="0032381C">
        <w:rPr>
          <w:rFonts w:cs="Arial"/>
          <w:b/>
          <w:bCs/>
          <w:color w:val="943634"/>
          <w:sz w:val="22"/>
          <w:szCs w:val="22"/>
          <w:lang w:eastAsia="en-US"/>
        </w:rPr>
        <w:t>ly</w:t>
      </w:r>
      <w:r w:rsidRPr="00D87536">
        <w:rPr>
          <w:rFonts w:cs="Arial"/>
          <w:color w:val="943634"/>
          <w:sz w:val="22"/>
          <w:szCs w:val="22"/>
          <w:lang w:val="en-US" w:eastAsia="en-US"/>
        </w:rPr>
        <w:t> </w:t>
      </w:r>
      <w:r w:rsidRPr="00D87536">
        <w:rPr>
          <w:rFonts w:cs="Arial"/>
          <w:sz w:val="22"/>
          <w:szCs w:val="22"/>
          <w:lang w:eastAsia="en-US"/>
        </w:rPr>
        <w:t xml:space="preserve">Temperature measurement, </w:t>
      </w:r>
      <w:r w:rsidRPr="00D87536">
        <w:rPr>
          <w:rFonts w:cs="Arial"/>
          <w:b/>
          <w:bCs/>
          <w:color w:val="4F81BD"/>
          <w:sz w:val="22"/>
          <w:szCs w:val="22"/>
          <w:lang w:eastAsia="en-US"/>
        </w:rPr>
        <w:t>minimum value</w:t>
      </w:r>
    </w:p>
    <w:p w14:paraId="51546662" w14:textId="77777777" w:rsidR="0032381C" w:rsidRPr="00D87536" w:rsidRDefault="0032381C" w:rsidP="00D87536">
      <w:pPr>
        <w:keepLines w:val="0"/>
        <w:textAlignment w:val="baseline"/>
        <w:rPr>
          <w:rFonts w:ascii="Segoe UI" w:hAnsi="Segoe UI" w:cs="Segoe UI"/>
          <w:sz w:val="18"/>
          <w:szCs w:val="18"/>
          <w:lang w:val="en-US" w:eastAsia="en-US"/>
        </w:rPr>
      </w:pPr>
    </w:p>
    <w:p w14:paraId="536B4C54" w14:textId="45C14887" w:rsidR="00D87536" w:rsidRPr="00D87536" w:rsidRDefault="00D87536" w:rsidP="00D87536">
      <w:pPr>
        <w:keepLines w:val="0"/>
        <w:textAlignment w:val="baseline"/>
        <w:rPr>
          <w:rFonts w:ascii="Segoe UI" w:hAnsi="Segoe UI" w:cs="Segoe UI"/>
          <w:sz w:val="18"/>
          <w:szCs w:val="18"/>
          <w:lang w:val="fr-FR" w:eastAsia="en-US"/>
        </w:rPr>
      </w:pPr>
      <w:r w:rsidRPr="00D87536">
        <w:rPr>
          <w:rFonts w:cs="Arial"/>
          <w:sz w:val="28"/>
          <w:szCs w:val="28"/>
          <w:lang w:val="fr-FR" w:eastAsia="en-US"/>
        </w:rPr>
        <w:t>D45.LE1.BTA1/STMP</w:t>
      </w:r>
      <w:r w:rsidRPr="00D87536">
        <w:rPr>
          <w:rFonts w:cs="Arial"/>
          <w:b/>
          <w:bCs/>
          <w:color w:val="FF0000"/>
          <w:sz w:val="28"/>
          <w:szCs w:val="28"/>
          <w:lang w:val="fr-FR" w:eastAsia="en-US"/>
        </w:rPr>
        <w:t>2</w:t>
      </w:r>
      <w:r w:rsidRPr="00D87536">
        <w:rPr>
          <w:rFonts w:cs="Arial"/>
          <w:b/>
          <w:bCs/>
          <w:color w:val="943634"/>
          <w:sz w:val="28"/>
          <w:szCs w:val="28"/>
          <w:lang w:val="fr-FR" w:eastAsia="en-US"/>
        </w:rPr>
        <w:t>4</w:t>
      </w:r>
      <w:r w:rsidR="00585949" w:rsidRPr="0032381C">
        <w:rPr>
          <w:rFonts w:cs="Arial"/>
          <w:b/>
          <w:bCs/>
          <w:color w:val="4F81BD"/>
          <w:sz w:val="28"/>
          <w:szCs w:val="28"/>
          <w:lang w:val="fr-FR" w:eastAsia="en-US"/>
        </w:rPr>
        <w:t>1</w:t>
      </w:r>
      <w:r w:rsidRPr="00D87536">
        <w:rPr>
          <w:rFonts w:cs="Arial"/>
          <w:b/>
          <w:bCs/>
          <w:color w:val="4F81BD"/>
          <w:sz w:val="28"/>
          <w:szCs w:val="28"/>
          <w:lang w:val="fr-FR" w:eastAsia="en-US"/>
        </w:rPr>
        <w:t>5</w:t>
      </w:r>
      <w:r w:rsidRPr="00D87536">
        <w:rPr>
          <w:rFonts w:cs="Arial"/>
          <w:sz w:val="28"/>
          <w:szCs w:val="28"/>
          <w:lang w:val="fr-FR" w:eastAsia="en-US"/>
        </w:rPr>
        <w:t>.Tmp.mag </w:t>
      </w:r>
    </w:p>
    <w:p w14:paraId="565C25D4"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sz w:val="22"/>
          <w:szCs w:val="22"/>
          <w:lang w:eastAsia="en-US"/>
        </w:rPr>
        <w:t xml:space="preserve">Temperature measurement, </w:t>
      </w:r>
      <w:r w:rsidRPr="00D87536">
        <w:rPr>
          <w:rFonts w:cs="Arial"/>
          <w:b/>
          <w:bCs/>
          <w:color w:val="4F81BD"/>
          <w:sz w:val="22"/>
          <w:szCs w:val="22"/>
          <w:lang w:eastAsia="en-US"/>
        </w:rPr>
        <w:t>minimum value</w:t>
      </w:r>
      <w:r w:rsidRPr="00D87536">
        <w:rPr>
          <w:rFonts w:cs="Arial"/>
          <w:sz w:val="22"/>
          <w:szCs w:val="22"/>
          <w:lang w:eastAsia="en-US"/>
        </w:rPr>
        <w:t xml:space="preserve"> over a period of </w:t>
      </w:r>
      <w:r w:rsidRPr="00D87536">
        <w:rPr>
          <w:rFonts w:cs="Arial"/>
          <w:b/>
          <w:bCs/>
          <w:color w:val="FF0000"/>
          <w:sz w:val="22"/>
          <w:szCs w:val="22"/>
          <w:lang w:eastAsia="en-US"/>
        </w:rPr>
        <w:t>2</w:t>
      </w:r>
      <w:r w:rsidRPr="00D87536">
        <w:rPr>
          <w:rFonts w:cs="Arial"/>
          <w:sz w:val="22"/>
          <w:szCs w:val="22"/>
          <w:lang w:eastAsia="en-US"/>
        </w:rPr>
        <w:t xml:space="preserve"> </w:t>
      </w:r>
      <w:r w:rsidRPr="00D87536">
        <w:rPr>
          <w:rFonts w:cs="Arial"/>
          <w:color w:val="943634"/>
          <w:sz w:val="22"/>
          <w:szCs w:val="22"/>
          <w:lang w:eastAsia="en-US"/>
        </w:rPr>
        <w:t>hours</w:t>
      </w:r>
      <w:r w:rsidRPr="00D87536">
        <w:rPr>
          <w:rFonts w:cs="Arial"/>
          <w:color w:val="943634"/>
          <w:sz w:val="22"/>
          <w:szCs w:val="22"/>
          <w:lang w:val="en-US" w:eastAsia="en-US"/>
        </w:rPr>
        <w:t> </w:t>
      </w:r>
    </w:p>
    <w:p w14:paraId="282424C3"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val="en-US" w:eastAsia="en-US"/>
        </w:rPr>
        <w:t> </w:t>
      </w:r>
    </w:p>
    <w:p w14:paraId="0DA31227" w14:textId="782A2231" w:rsidR="00D87536" w:rsidRPr="00D87536" w:rsidRDefault="00D87536" w:rsidP="00D87536">
      <w:pPr>
        <w:keepLines w:val="0"/>
        <w:textAlignment w:val="baseline"/>
        <w:rPr>
          <w:rFonts w:ascii="Segoe UI" w:hAnsi="Segoe UI" w:cs="Segoe UI"/>
          <w:sz w:val="18"/>
          <w:szCs w:val="18"/>
          <w:lang w:val="fr-FR" w:eastAsia="en-US"/>
        </w:rPr>
      </w:pPr>
      <w:r w:rsidRPr="00D87536">
        <w:rPr>
          <w:rFonts w:cs="Arial"/>
          <w:sz w:val="28"/>
          <w:szCs w:val="28"/>
          <w:lang w:val="fr-FR" w:eastAsia="en-US"/>
        </w:rPr>
        <w:t>D45.LE1.BTA1/STMP</w:t>
      </w:r>
      <w:r w:rsidRPr="00D87536">
        <w:rPr>
          <w:rFonts w:cs="Arial"/>
          <w:b/>
          <w:bCs/>
          <w:color w:val="FF0000"/>
          <w:sz w:val="28"/>
          <w:szCs w:val="28"/>
          <w:lang w:val="fr-FR" w:eastAsia="en-US"/>
        </w:rPr>
        <w:t>30</w:t>
      </w:r>
      <w:r w:rsidRPr="00D87536">
        <w:rPr>
          <w:rFonts w:cs="Arial"/>
          <w:b/>
          <w:bCs/>
          <w:color w:val="943634"/>
          <w:sz w:val="28"/>
          <w:szCs w:val="28"/>
          <w:lang w:val="fr-FR" w:eastAsia="en-US"/>
        </w:rPr>
        <w:t>5</w:t>
      </w:r>
      <w:r w:rsidR="00AA1E95" w:rsidRPr="00AA1E95">
        <w:rPr>
          <w:rFonts w:cs="Arial"/>
          <w:b/>
          <w:bCs/>
          <w:color w:val="4F81BD"/>
          <w:sz w:val="28"/>
          <w:szCs w:val="28"/>
          <w:lang w:val="fr-FR" w:eastAsia="en-US"/>
        </w:rPr>
        <w:t>1</w:t>
      </w:r>
      <w:r w:rsidRPr="00D87536">
        <w:rPr>
          <w:rFonts w:cs="Arial"/>
          <w:b/>
          <w:bCs/>
          <w:color w:val="4F81BD"/>
          <w:sz w:val="28"/>
          <w:szCs w:val="28"/>
          <w:lang w:val="fr-FR" w:eastAsia="en-US"/>
        </w:rPr>
        <w:t>7</w:t>
      </w:r>
      <w:r w:rsidRPr="00D87536">
        <w:rPr>
          <w:rFonts w:cs="Arial"/>
          <w:sz w:val="28"/>
          <w:szCs w:val="28"/>
          <w:lang w:val="fr-FR" w:eastAsia="en-US"/>
        </w:rPr>
        <w:t>.Tmp.mag </w:t>
      </w:r>
    </w:p>
    <w:p w14:paraId="43FC1651"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sz w:val="22"/>
          <w:szCs w:val="22"/>
          <w:lang w:eastAsia="en-US"/>
        </w:rPr>
        <w:t xml:space="preserve">Temperature measurement, </w:t>
      </w:r>
      <w:r w:rsidRPr="00D87536">
        <w:rPr>
          <w:rFonts w:cs="Arial"/>
          <w:b/>
          <w:bCs/>
          <w:color w:val="4F81BD"/>
          <w:sz w:val="22"/>
          <w:szCs w:val="22"/>
          <w:lang w:eastAsia="en-US"/>
        </w:rPr>
        <w:t>average value</w:t>
      </w:r>
      <w:r w:rsidRPr="00D87536">
        <w:rPr>
          <w:rFonts w:cs="Arial"/>
          <w:sz w:val="22"/>
          <w:szCs w:val="22"/>
          <w:lang w:eastAsia="en-US"/>
        </w:rPr>
        <w:t xml:space="preserve"> over a period of </w:t>
      </w:r>
      <w:r w:rsidRPr="00D87536">
        <w:rPr>
          <w:rFonts w:cs="Arial"/>
          <w:b/>
          <w:bCs/>
          <w:color w:val="FF0000"/>
          <w:sz w:val="22"/>
          <w:szCs w:val="22"/>
          <w:lang w:eastAsia="en-US"/>
        </w:rPr>
        <w:t>30</w:t>
      </w:r>
      <w:r w:rsidRPr="00D87536">
        <w:rPr>
          <w:rFonts w:cs="Arial"/>
          <w:sz w:val="22"/>
          <w:szCs w:val="22"/>
          <w:lang w:eastAsia="en-US"/>
        </w:rPr>
        <w:t xml:space="preserve"> </w:t>
      </w:r>
      <w:r w:rsidRPr="00D87536">
        <w:rPr>
          <w:rFonts w:cs="Arial"/>
          <w:b/>
          <w:bCs/>
          <w:color w:val="943634"/>
          <w:sz w:val="22"/>
          <w:szCs w:val="22"/>
          <w:lang w:eastAsia="en-US"/>
        </w:rPr>
        <w:t>days </w:t>
      </w:r>
      <w:r w:rsidRPr="00D87536">
        <w:rPr>
          <w:rFonts w:cs="Arial"/>
          <w:color w:val="943634"/>
          <w:sz w:val="22"/>
          <w:szCs w:val="22"/>
          <w:lang w:val="en-US" w:eastAsia="en-US"/>
        </w:rPr>
        <w:t> </w:t>
      </w:r>
    </w:p>
    <w:p w14:paraId="38F10B73"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val="en-US" w:eastAsia="en-US"/>
        </w:rPr>
        <w:t> </w:t>
      </w:r>
    </w:p>
    <w:p w14:paraId="12511572" w14:textId="55100B48" w:rsidR="00D87536" w:rsidRPr="00D87536" w:rsidRDefault="00D87536" w:rsidP="00D87536">
      <w:pPr>
        <w:keepLines w:val="0"/>
        <w:textAlignment w:val="baseline"/>
        <w:rPr>
          <w:rFonts w:ascii="Segoe UI" w:hAnsi="Segoe UI" w:cs="Segoe UI"/>
          <w:sz w:val="18"/>
          <w:szCs w:val="18"/>
          <w:lang w:val="fr-FR" w:eastAsia="en-US"/>
        </w:rPr>
      </w:pPr>
      <w:r w:rsidRPr="00D87536">
        <w:rPr>
          <w:rFonts w:cs="Arial"/>
          <w:sz w:val="28"/>
          <w:szCs w:val="28"/>
          <w:lang w:val="fr-FR" w:eastAsia="en-US"/>
        </w:rPr>
        <w:t>D45.LE1.BTA1/STMP</w:t>
      </w:r>
      <w:r w:rsidRPr="00D87536">
        <w:rPr>
          <w:rFonts w:cs="Arial"/>
          <w:b/>
          <w:bCs/>
          <w:color w:val="FF0000"/>
          <w:sz w:val="28"/>
          <w:szCs w:val="28"/>
          <w:lang w:val="fr-FR" w:eastAsia="en-US"/>
        </w:rPr>
        <w:t>6</w:t>
      </w:r>
      <w:r w:rsidRPr="00D87536">
        <w:rPr>
          <w:rFonts w:cs="Arial"/>
          <w:b/>
          <w:bCs/>
          <w:color w:val="943634"/>
          <w:sz w:val="28"/>
          <w:szCs w:val="28"/>
          <w:lang w:val="fr-FR" w:eastAsia="en-US"/>
        </w:rPr>
        <w:t>6</w:t>
      </w:r>
      <w:r w:rsidRPr="00D87536">
        <w:rPr>
          <w:rFonts w:cs="Arial"/>
          <w:b/>
          <w:bCs/>
          <w:color w:val="4F81BD"/>
          <w:sz w:val="28"/>
          <w:szCs w:val="28"/>
          <w:lang w:val="fr-FR" w:eastAsia="en-US"/>
        </w:rPr>
        <w:t>07</w:t>
      </w:r>
      <w:r w:rsidRPr="00D87536">
        <w:rPr>
          <w:rFonts w:cs="Arial"/>
          <w:sz w:val="28"/>
          <w:szCs w:val="28"/>
          <w:lang w:val="fr-FR" w:eastAsia="en-US"/>
        </w:rPr>
        <w:t>.Tmp.mag </w:t>
      </w:r>
    </w:p>
    <w:p w14:paraId="4BB061A6"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sz w:val="22"/>
          <w:szCs w:val="22"/>
          <w:lang w:eastAsia="en-US"/>
        </w:rPr>
        <w:t xml:space="preserve">Temperature measurement, </w:t>
      </w:r>
      <w:r w:rsidRPr="00D87536">
        <w:rPr>
          <w:rFonts w:cs="Arial"/>
          <w:b/>
          <w:bCs/>
          <w:color w:val="4F81BD"/>
          <w:sz w:val="22"/>
          <w:szCs w:val="22"/>
          <w:lang w:eastAsia="en-US"/>
        </w:rPr>
        <w:t>average value</w:t>
      </w:r>
      <w:r w:rsidRPr="00D87536">
        <w:rPr>
          <w:rFonts w:cs="Arial"/>
          <w:sz w:val="22"/>
          <w:szCs w:val="22"/>
          <w:lang w:eastAsia="en-US"/>
        </w:rPr>
        <w:t xml:space="preserve"> over a period of </w:t>
      </w:r>
      <w:r w:rsidRPr="00D87536">
        <w:rPr>
          <w:rFonts w:cs="Arial"/>
          <w:b/>
          <w:bCs/>
          <w:color w:val="FF0000"/>
          <w:sz w:val="22"/>
          <w:szCs w:val="22"/>
          <w:lang w:eastAsia="en-US"/>
        </w:rPr>
        <w:t>6</w:t>
      </w:r>
      <w:r w:rsidRPr="00D87536">
        <w:rPr>
          <w:rFonts w:cs="Arial"/>
          <w:sz w:val="22"/>
          <w:szCs w:val="22"/>
          <w:lang w:eastAsia="en-US"/>
        </w:rPr>
        <w:t xml:space="preserve"> </w:t>
      </w:r>
      <w:r w:rsidRPr="00D87536">
        <w:rPr>
          <w:rFonts w:cs="Arial"/>
          <w:b/>
          <w:bCs/>
          <w:color w:val="943634"/>
          <w:sz w:val="22"/>
          <w:szCs w:val="22"/>
          <w:lang w:eastAsia="en-US"/>
        </w:rPr>
        <w:t>months </w:t>
      </w:r>
      <w:r w:rsidRPr="00D87536">
        <w:rPr>
          <w:rFonts w:cs="Arial"/>
          <w:color w:val="943634"/>
          <w:sz w:val="22"/>
          <w:szCs w:val="22"/>
          <w:lang w:val="en-US" w:eastAsia="en-US"/>
        </w:rPr>
        <w:t> </w:t>
      </w:r>
    </w:p>
    <w:p w14:paraId="489EEFBA" w14:textId="77777777" w:rsidR="00D87536" w:rsidRPr="00D87536" w:rsidRDefault="00D87536" w:rsidP="00D87536">
      <w:pPr>
        <w:keepLines w:val="0"/>
        <w:textAlignment w:val="baseline"/>
        <w:rPr>
          <w:rFonts w:ascii="Segoe UI" w:hAnsi="Segoe UI" w:cs="Segoe UI"/>
          <w:sz w:val="18"/>
          <w:szCs w:val="18"/>
          <w:lang w:val="en-US" w:eastAsia="en-US"/>
        </w:rPr>
      </w:pPr>
      <w:r w:rsidRPr="00D87536">
        <w:rPr>
          <w:rFonts w:cs="Arial"/>
          <w:lang w:eastAsia="en-US"/>
        </w:rPr>
        <w:t> </w:t>
      </w:r>
      <w:r w:rsidRPr="00D87536">
        <w:rPr>
          <w:rFonts w:cs="Arial"/>
          <w:lang w:val="en-US" w:eastAsia="en-US"/>
        </w:rPr>
        <w:t> </w:t>
      </w:r>
    </w:p>
    <w:p w14:paraId="4C082FA1" w14:textId="2EBBB22D" w:rsidR="00A72608" w:rsidRDefault="00A72608" w:rsidP="00A72608">
      <w:pPr>
        <w:pStyle w:val="Heading2"/>
      </w:pPr>
      <w:r>
        <w:t>Special cases</w:t>
      </w:r>
    </w:p>
    <w:p w14:paraId="42B8A936" w14:textId="38B52D6F" w:rsidR="001208E9" w:rsidRDefault="001208E9" w:rsidP="00300E8D">
      <w:pPr>
        <w:pStyle w:val="Heading3"/>
        <w:rPr>
          <w:ins w:id="519" w:author="Wiborg Erik Jacques" w:date="2024-02-28T12:27:00Z"/>
        </w:rPr>
      </w:pPr>
      <w:ins w:id="520" w:author="Wiborg Erik Jacques" w:date="2024-02-28T12:27:00Z">
        <w:r>
          <w:t xml:space="preserve">Dam measurements </w:t>
        </w:r>
      </w:ins>
    </w:p>
    <w:p w14:paraId="5582F1E6" w14:textId="1D451100" w:rsidR="0053177F" w:rsidRDefault="0053177F" w:rsidP="0053177F">
      <w:pPr>
        <w:pStyle w:val="BodyText"/>
        <w:rPr>
          <w:ins w:id="521" w:author="Wiborg Erik Jacques" w:date="2024-02-28T12:27:00Z"/>
        </w:rPr>
      </w:pPr>
    </w:p>
    <w:p w14:paraId="3FF61C09" w14:textId="547FA133" w:rsidR="0053177F" w:rsidRDefault="0053177F" w:rsidP="0053177F">
      <w:pPr>
        <w:pStyle w:val="BodyText"/>
        <w:rPr>
          <w:ins w:id="522" w:author="Wiborg Erik Jacques" w:date="2024-02-28T12:28:00Z"/>
        </w:rPr>
      </w:pPr>
      <w:ins w:id="523" w:author="Wiborg Erik Jacques" w:date="2024-02-28T12:27:00Z">
        <w:r>
          <w:t xml:space="preserve">=E1.AA1 </w:t>
        </w:r>
      </w:ins>
      <w:ins w:id="524" w:author="Wiborg Erik Jacques" w:date="2024-02-28T12:29:00Z">
        <w:r w:rsidR="004B3889">
          <w:tab/>
        </w:r>
        <w:r w:rsidR="004B3889">
          <w:tab/>
        </w:r>
        <w:r w:rsidR="002C13B2">
          <w:t>D</w:t>
        </w:r>
      </w:ins>
      <w:ins w:id="525" w:author="Wiborg Erik Jacques" w:date="2024-02-28T12:27:00Z">
        <w:r>
          <w:t>am</w:t>
        </w:r>
      </w:ins>
    </w:p>
    <w:p w14:paraId="3AFF1EFC" w14:textId="64F5BE34" w:rsidR="008D5050" w:rsidRDefault="008D5050" w:rsidP="0053177F">
      <w:pPr>
        <w:pStyle w:val="BodyText"/>
        <w:rPr>
          <w:ins w:id="526" w:author="Wiborg Erik Jacques" w:date="2024-02-28T12:27:00Z"/>
        </w:rPr>
      </w:pPr>
      <w:ins w:id="527" w:author="Wiborg Erik Jacques" w:date="2024-02-28T12:28:00Z">
        <w:r>
          <w:t>=E1.AA1/HDLS</w:t>
        </w:r>
      </w:ins>
      <w:ins w:id="528" w:author="Wiborg Erik Jacques" w:date="2024-02-28T12:29:00Z">
        <w:r w:rsidR="004B3889">
          <w:tab/>
        </w:r>
      </w:ins>
      <w:ins w:id="529" w:author="Wiborg Erik Jacques" w:date="2024-02-28T12:31:00Z">
        <w:r w:rsidR="00687232">
          <w:tab/>
        </w:r>
      </w:ins>
      <w:ins w:id="530" w:author="Wiborg Erik Jacques" w:date="2024-02-28T12:29:00Z">
        <w:r w:rsidR="002C13B2">
          <w:t>Total d</w:t>
        </w:r>
      </w:ins>
      <w:ins w:id="531" w:author="Wiborg Erik Jacques" w:date="2024-02-28T12:28:00Z">
        <w:r>
          <w:t>am leakage</w:t>
        </w:r>
      </w:ins>
      <w:ins w:id="532" w:author="Wiborg Erik Jacques" w:date="2024-02-28T12:30:00Z">
        <w:r w:rsidR="004B3889">
          <w:t xml:space="preserve"> (sum of individual leakage </w:t>
        </w:r>
        <w:r w:rsidR="005D2DE2">
          <w:t>measurements)</w:t>
        </w:r>
      </w:ins>
      <w:ins w:id="533" w:author="Wiborg Erik Jacques" w:date="2024-02-28T12:32:00Z">
        <w:r w:rsidR="004B4154">
          <w:rPr>
            <w:rStyle w:val="FootnoteReference"/>
          </w:rPr>
          <w:footnoteReference w:id="3"/>
        </w:r>
      </w:ins>
      <w:ins w:id="537" w:author="Wiborg Erik Jacques" w:date="2024-02-28T12:29:00Z">
        <w:r w:rsidR="00B20434">
          <w:t xml:space="preserve"> </w:t>
        </w:r>
      </w:ins>
    </w:p>
    <w:p w14:paraId="5D6C703C" w14:textId="5A8FF587" w:rsidR="0053177F" w:rsidRDefault="0053177F" w:rsidP="0053177F">
      <w:pPr>
        <w:pStyle w:val="BodyText"/>
        <w:rPr>
          <w:ins w:id="538" w:author="Wiborg Erik Jacques" w:date="2024-02-28T12:30:00Z"/>
        </w:rPr>
      </w:pPr>
      <w:ins w:id="539" w:author="Wiborg Erik Jacques" w:date="2024-02-28T12:27:00Z">
        <w:r>
          <w:t>=E1.AA1.BFA1</w:t>
        </w:r>
      </w:ins>
      <w:ins w:id="540" w:author="Wiborg Erik Jacques" w:date="2024-02-28T12:30:00Z">
        <w:r w:rsidR="004B3889">
          <w:t>/SFLW</w:t>
        </w:r>
      </w:ins>
      <w:ins w:id="541" w:author="Wiborg Erik Jacques" w:date="2024-02-28T12:27:00Z">
        <w:r>
          <w:t xml:space="preserve"> </w:t>
        </w:r>
      </w:ins>
      <w:ins w:id="542" w:author="Wiborg Erik Jacques" w:date="2024-02-28T12:29:00Z">
        <w:r w:rsidR="004B3889">
          <w:tab/>
        </w:r>
        <w:r w:rsidR="002C13B2">
          <w:t>Individual l</w:t>
        </w:r>
      </w:ins>
      <w:ins w:id="543" w:author="Wiborg Erik Jacques" w:date="2024-02-28T12:27:00Z">
        <w:r>
          <w:t xml:space="preserve">eakage </w:t>
        </w:r>
      </w:ins>
      <w:ins w:id="544" w:author="Wiborg Erik Jacques" w:date="2024-02-28T12:28:00Z">
        <w:r>
          <w:t>measurement</w:t>
        </w:r>
      </w:ins>
      <w:ins w:id="545" w:author="Wiborg Erik Jacques" w:date="2024-02-28T12:30:00Z">
        <w:r w:rsidR="005D2DE2">
          <w:t>s</w:t>
        </w:r>
      </w:ins>
    </w:p>
    <w:p w14:paraId="1D46049B" w14:textId="77777777" w:rsidR="004B3889" w:rsidRDefault="004B3889">
      <w:pPr>
        <w:pStyle w:val="BodyText"/>
        <w:rPr>
          <w:ins w:id="546" w:author="Erik Jacques Wiborg" w:date="2024-03-13T10:29:00Z"/>
        </w:rPr>
      </w:pPr>
    </w:p>
    <w:p w14:paraId="41DF8E97" w14:textId="26F796C7" w:rsidR="00C8365E" w:rsidRPr="0053177F" w:rsidRDefault="00C8365E">
      <w:pPr>
        <w:pStyle w:val="BodyText"/>
        <w:ind w:left="2124" w:hanging="2124"/>
        <w:rPr>
          <w:ins w:id="547" w:author="Wiborg Erik Jacques" w:date="2024-02-28T12:27:00Z"/>
        </w:rPr>
        <w:pPrChange w:id="548" w:author="Erik Jacques Wiborg" w:date="2024-03-13T10:30:00Z">
          <w:pPr>
            <w:pStyle w:val="Heading3"/>
          </w:pPr>
        </w:pPrChange>
      </w:pPr>
      <w:ins w:id="549" w:author="Erik Jacques Wiborg" w:date="2024-03-13T10:29:00Z">
        <w:r>
          <w:t>=E1.AA1.LE4</w:t>
        </w:r>
      </w:ins>
      <w:ins w:id="550" w:author="Erik Jacques Wiborg" w:date="2024-03-13T10:30:00Z">
        <w:r>
          <w:t>0</w:t>
        </w:r>
        <w:r w:rsidR="00611819">
          <w:tab/>
          <w:t>Surveillance of atmospheric/grou</w:t>
        </w:r>
        <w:r w:rsidR="00C74A0A">
          <w:t>nd characteristics related to the dam, such as ground water</w:t>
        </w:r>
      </w:ins>
      <w:ins w:id="551" w:author="Erik Jacques Wiborg" w:date="2024-03-13T10:31:00Z">
        <w:r w:rsidR="00C74A0A">
          <w:t xml:space="preserve"> pressure/level</w:t>
        </w:r>
        <w:r w:rsidR="00C359B4">
          <w:t>.</w:t>
        </w:r>
      </w:ins>
      <w:ins w:id="552" w:author="Erik Jacques Wiborg" w:date="2024-03-13T10:30:00Z">
        <w:r w:rsidR="00C74A0A">
          <w:t xml:space="preserve"> </w:t>
        </w:r>
      </w:ins>
    </w:p>
    <w:p w14:paraId="7C1A89CD" w14:textId="350893B6" w:rsidR="00410E25" w:rsidRDefault="00410E25" w:rsidP="00300E8D">
      <w:pPr>
        <w:pStyle w:val="Heading3"/>
        <w:rPr>
          <w:ins w:id="553" w:author="Erik Jacques Wiborg" w:date="2024-03-13T10:21:00Z"/>
        </w:rPr>
      </w:pPr>
      <w:ins w:id="554" w:author="Erik Jacques Wiborg" w:date="2024-03-13T10:21:00Z">
        <w:r>
          <w:lastRenderedPageBreak/>
          <w:t>Met</w:t>
        </w:r>
        <w:r w:rsidR="00F07912">
          <w:t>eorological measurements</w:t>
        </w:r>
      </w:ins>
    </w:p>
    <w:p w14:paraId="4939ECFF" w14:textId="77777777" w:rsidR="00F07912" w:rsidRDefault="00F07912" w:rsidP="00F07912">
      <w:pPr>
        <w:pStyle w:val="BodyText"/>
        <w:rPr>
          <w:ins w:id="555" w:author="Erik Jacques Wiborg" w:date="2024-03-13T10:21:00Z"/>
        </w:rPr>
      </w:pPr>
    </w:p>
    <w:p w14:paraId="762E7FD2" w14:textId="69AA7545" w:rsidR="00587286" w:rsidRDefault="00346BD5" w:rsidP="00F07912">
      <w:pPr>
        <w:pStyle w:val="BodyText"/>
        <w:rPr>
          <w:ins w:id="556" w:author="Erik Jacques Wiborg" w:date="2024-03-13T10:46:00Z"/>
        </w:rPr>
      </w:pPr>
      <w:ins w:id="557" w:author="Erik Jacques Wiborg" w:date="2024-03-13T10:23:00Z">
        <w:r>
          <w:t>Measurement systems not directl</w:t>
        </w:r>
        <w:r w:rsidR="0007580A">
          <w:t>y related to the water in the reservoir should be grouped under a generic monitoring system =C</w:t>
        </w:r>
      </w:ins>
      <w:ins w:id="558" w:author="Erik Jacques Wiborg" w:date="2024-03-13T10:24:00Z">
        <w:r w:rsidR="00587286">
          <w:t xml:space="preserve">n.LE40 (40 to indicate it is a monitoring system </w:t>
        </w:r>
        <w:r w:rsidR="007510A1">
          <w:t xml:space="preserve">not directly related to the process). </w:t>
        </w:r>
      </w:ins>
    </w:p>
    <w:p w14:paraId="27272161" w14:textId="77777777" w:rsidR="002F4F16" w:rsidRDefault="002F4F16" w:rsidP="00F07912">
      <w:pPr>
        <w:pStyle w:val="BodyText"/>
        <w:rPr>
          <w:ins w:id="559" w:author="Erik Jacques Wiborg" w:date="2024-03-13T10:46:00Z"/>
        </w:rPr>
      </w:pPr>
    </w:p>
    <w:p w14:paraId="46578A99" w14:textId="5580613D" w:rsidR="002F4F16" w:rsidRDefault="002F4F16" w:rsidP="00F07912">
      <w:pPr>
        <w:pStyle w:val="BodyText"/>
        <w:rPr>
          <w:ins w:id="560" w:author="Erik Jacques Wiborg" w:date="2024-03-13T10:46:00Z"/>
        </w:rPr>
      </w:pPr>
      <w:ins w:id="561" w:author="Erik Jacques Wiborg" w:date="2024-03-13T10:46:00Z">
        <w:r>
          <w:rPr>
            <w:noProof/>
          </w:rPr>
          <w:drawing>
            <wp:inline distT="0" distB="0" distL="0" distR="0" wp14:anchorId="391F541A" wp14:editId="3A681A89">
              <wp:extent cx="5759450" cy="1764665"/>
              <wp:effectExtent l="0" t="0" r="0" b="6985"/>
              <wp:docPr id="1711669866" name="Picture 171166986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69866" name="Picture 1" descr="A diagram of a diagram&#10;&#10;Description automatically generated with medium confidence"/>
                      <pic:cNvPicPr/>
                    </pic:nvPicPr>
                    <pic:blipFill>
                      <a:blip r:embed="rId30"/>
                      <a:stretch>
                        <a:fillRect/>
                      </a:stretch>
                    </pic:blipFill>
                    <pic:spPr>
                      <a:xfrm>
                        <a:off x="0" y="0"/>
                        <a:ext cx="5759450" cy="1764665"/>
                      </a:xfrm>
                      <a:prstGeom prst="rect">
                        <a:avLst/>
                      </a:prstGeom>
                    </pic:spPr>
                  </pic:pic>
                </a:graphicData>
              </a:graphic>
            </wp:inline>
          </w:drawing>
        </w:r>
      </w:ins>
    </w:p>
    <w:p w14:paraId="397EA4C9" w14:textId="77777777" w:rsidR="002F4F16" w:rsidRDefault="002F4F16" w:rsidP="00F07912">
      <w:pPr>
        <w:pStyle w:val="BodyText"/>
        <w:rPr>
          <w:ins w:id="562" w:author="Erik Jacques Wiborg" w:date="2024-03-13T10:24:00Z"/>
        </w:rPr>
      </w:pPr>
    </w:p>
    <w:p w14:paraId="64F4EE3A" w14:textId="77777777" w:rsidR="00A04BD9" w:rsidRDefault="00A04BD9" w:rsidP="00B5080F">
      <w:pPr>
        <w:pStyle w:val="BodyText"/>
        <w:rPr>
          <w:ins w:id="563" w:author="Erik Jacques Wiborg" w:date="2024-03-13T10:28:00Z"/>
        </w:rPr>
      </w:pPr>
      <w:ins w:id="564" w:author="Erik Jacques Wiborg" w:date="2024-03-13T10:28:00Z">
        <w:r>
          <w:t xml:space="preserve">Measurements/monitoring included in this system: </w:t>
        </w:r>
      </w:ins>
    </w:p>
    <w:p w14:paraId="065980F7" w14:textId="77777777" w:rsidR="00A04BD9" w:rsidRDefault="00A04BD9" w:rsidP="00A04BD9">
      <w:pPr>
        <w:pStyle w:val="BodyText"/>
        <w:numPr>
          <w:ilvl w:val="0"/>
          <w:numId w:val="46"/>
        </w:numPr>
        <w:rPr>
          <w:ins w:id="565" w:author="Erik Jacques Wiborg" w:date="2024-03-13T10:28:00Z"/>
        </w:rPr>
      </w:pPr>
      <w:ins w:id="566" w:author="Erik Jacques Wiborg" w:date="2024-03-13T10:28:00Z">
        <w:r>
          <w:t>Atmospheric Pressure</w:t>
        </w:r>
      </w:ins>
    </w:p>
    <w:p w14:paraId="04EEB7C8" w14:textId="77777777" w:rsidR="00A04BD9" w:rsidRDefault="00A04BD9" w:rsidP="00A04BD9">
      <w:pPr>
        <w:pStyle w:val="BodyText"/>
        <w:numPr>
          <w:ilvl w:val="0"/>
          <w:numId w:val="46"/>
        </w:numPr>
        <w:rPr>
          <w:ins w:id="567" w:author="Erik Jacques Wiborg" w:date="2024-03-13T10:28:00Z"/>
        </w:rPr>
      </w:pPr>
      <w:ins w:id="568" w:author="Erik Jacques Wiborg" w:date="2024-03-13T10:28:00Z">
        <w:r>
          <w:t>Air temp. measurement</w:t>
        </w:r>
      </w:ins>
    </w:p>
    <w:p w14:paraId="28C9B929" w14:textId="77777777" w:rsidR="008E6D4A" w:rsidRDefault="00A04BD9" w:rsidP="00A04BD9">
      <w:pPr>
        <w:pStyle w:val="BodyText"/>
        <w:numPr>
          <w:ilvl w:val="0"/>
          <w:numId w:val="46"/>
        </w:numPr>
        <w:rPr>
          <w:ins w:id="569" w:author="Erik Jacques Wiborg" w:date="2024-03-13T10:28:00Z"/>
        </w:rPr>
      </w:pPr>
      <w:ins w:id="570" w:author="Erik Jacques Wiborg" w:date="2024-03-13T10:28:00Z">
        <w:r>
          <w:t xml:space="preserve">Rain </w:t>
        </w:r>
        <w:r w:rsidR="008E6D4A">
          <w:t>(flow)</w:t>
        </w:r>
      </w:ins>
    </w:p>
    <w:p w14:paraId="67A987E4" w14:textId="77777777" w:rsidR="008E6D4A" w:rsidRDefault="008E6D4A" w:rsidP="00A04BD9">
      <w:pPr>
        <w:pStyle w:val="BodyText"/>
        <w:numPr>
          <w:ilvl w:val="0"/>
          <w:numId w:val="46"/>
        </w:numPr>
        <w:rPr>
          <w:ins w:id="571" w:author="Erik Jacques Wiborg" w:date="2024-03-13T10:28:00Z"/>
        </w:rPr>
      </w:pPr>
      <w:ins w:id="572" w:author="Erik Jacques Wiborg" w:date="2024-03-13T10:28:00Z">
        <w:r>
          <w:t>Snow depth</w:t>
        </w:r>
      </w:ins>
    </w:p>
    <w:p w14:paraId="458ADB2C" w14:textId="49677553" w:rsidR="00F07912" w:rsidRDefault="00C359B4" w:rsidP="00C359B4">
      <w:pPr>
        <w:pStyle w:val="BodyText"/>
        <w:rPr>
          <w:ins w:id="573" w:author="Erik Jacques Wiborg" w:date="2024-03-13T10:31:00Z"/>
        </w:rPr>
      </w:pPr>
      <w:ins w:id="574" w:author="Erik Jacques Wiborg" w:date="2024-03-13T10:31:00Z">
        <w:r>
          <w:t>and more…</w:t>
        </w:r>
      </w:ins>
    </w:p>
    <w:p w14:paraId="11D6F776" w14:textId="77777777" w:rsidR="00C359B4" w:rsidRDefault="00C359B4" w:rsidP="00C359B4">
      <w:pPr>
        <w:pStyle w:val="BodyText"/>
        <w:rPr>
          <w:ins w:id="575" w:author="Erik Jacques Wiborg" w:date="2024-03-13T10:21:00Z"/>
        </w:rPr>
      </w:pPr>
    </w:p>
    <w:p w14:paraId="35ECFBE0" w14:textId="6620FC39" w:rsidR="00F07912" w:rsidRDefault="004D760A" w:rsidP="00F07912">
      <w:pPr>
        <w:pStyle w:val="BodyText"/>
        <w:rPr>
          <w:ins w:id="576" w:author="Erik Jacques Wiborg" w:date="2024-03-13T10:31:00Z"/>
        </w:rPr>
      </w:pPr>
      <w:ins w:id="577" w:author="Erik Jacques Wiborg" w:date="2024-03-13T10:34:00Z">
        <w:r>
          <w:t xml:space="preserve">Note that </w:t>
        </w:r>
      </w:ins>
      <w:ins w:id="578" w:author="Erik Jacques Wiborg" w:date="2024-03-13T10:36:00Z">
        <w:r w:rsidR="00992734">
          <w:t xml:space="preserve">the logical node (see </w:t>
        </w:r>
      </w:ins>
      <w:ins w:id="579" w:author="Erik Jacques Wiborg" w:date="2024-03-13T10:37:00Z">
        <w:r w:rsidR="00992734">
          <w:t>IEC 61850)</w:t>
        </w:r>
        <w:r w:rsidR="00294E3E">
          <w:t xml:space="preserve"> M</w:t>
        </w:r>
      </w:ins>
      <w:ins w:id="580" w:author="Erik Jacques Wiborg" w:date="2024-03-13T10:21:00Z">
        <w:r w:rsidR="00F07912">
          <w:t>MET</w:t>
        </w:r>
      </w:ins>
      <w:ins w:id="581" w:author="Erik Jacques Wiborg" w:date="2024-03-13T10:37:00Z">
        <w:r w:rsidR="00294E3E">
          <w:t xml:space="preserve"> should be used for all atmospheric related measurements when applicable. </w:t>
        </w:r>
      </w:ins>
    </w:p>
    <w:p w14:paraId="36341E41" w14:textId="77777777" w:rsidR="00C359B4" w:rsidRPr="00F07912" w:rsidRDefault="00C359B4">
      <w:pPr>
        <w:pStyle w:val="BodyText"/>
        <w:rPr>
          <w:ins w:id="582" w:author="Erik Jacques Wiborg" w:date="2024-03-13T10:21:00Z"/>
        </w:rPr>
        <w:pPrChange w:id="583" w:author="Erik Jacques Wiborg" w:date="2024-03-13T10:21:00Z">
          <w:pPr>
            <w:pStyle w:val="Heading3"/>
          </w:pPr>
        </w:pPrChange>
      </w:pPr>
    </w:p>
    <w:p w14:paraId="5A1E189B" w14:textId="7CA90B11" w:rsidR="00927940" w:rsidRDefault="00927940" w:rsidP="00300E8D">
      <w:pPr>
        <w:pStyle w:val="Heading3"/>
      </w:pPr>
      <w:r w:rsidRPr="00927940">
        <w:t>Setpoints and return- (measured) values</w:t>
      </w:r>
      <w:r w:rsidRPr="00300E8D">
        <w:t> </w:t>
      </w:r>
    </w:p>
    <w:p w14:paraId="7F6BBBAA" w14:textId="50137B45" w:rsidR="009B7844" w:rsidRDefault="009B7844" w:rsidP="00FA076C">
      <w:pPr>
        <w:pStyle w:val="BodyText"/>
        <w:jc w:val="center"/>
      </w:pPr>
    </w:p>
    <w:p w14:paraId="3C7A31B4" w14:textId="44C2C59E" w:rsidR="00B71F9A" w:rsidRPr="001338C7" w:rsidRDefault="00B71F9A" w:rsidP="009B7844">
      <w:pPr>
        <w:pStyle w:val="BodyText"/>
        <w:rPr>
          <w:sz w:val="18"/>
          <w:szCs w:val="18"/>
        </w:rPr>
      </w:pPr>
      <w:r w:rsidRPr="00B46AA7">
        <w:rPr>
          <w:sz w:val="18"/>
          <w:szCs w:val="18"/>
        </w:rPr>
        <w:t>The setpoint value is a controlled setting to a system. This setting value is then measured by a local system and returned. A discrepancy between the</w:t>
      </w:r>
      <w:r>
        <w:rPr>
          <w:sz w:val="18"/>
          <w:szCs w:val="18"/>
        </w:rPr>
        <w:t>se two</w:t>
      </w:r>
      <w:r w:rsidRPr="00B46AA7">
        <w:rPr>
          <w:sz w:val="18"/>
          <w:szCs w:val="18"/>
        </w:rPr>
        <w:t xml:space="preserve"> values could indicate local malfunction.</w:t>
      </w:r>
    </w:p>
    <w:p w14:paraId="2B0CD5BC" w14:textId="57E8D4A4" w:rsidR="00B71F9A" w:rsidRDefault="00FA076C" w:rsidP="00FA076C">
      <w:pPr>
        <w:pStyle w:val="BodyText"/>
        <w:jc w:val="center"/>
      </w:pPr>
      <w:r w:rsidRPr="00FA076C">
        <w:rPr>
          <w:noProof/>
          <w:lang w:val="en-US"/>
        </w:rPr>
        <w:drawing>
          <wp:inline distT="0" distB="0" distL="0" distR="0" wp14:anchorId="1A32874D" wp14:editId="1F7D41C8">
            <wp:extent cx="3769716" cy="927259"/>
            <wp:effectExtent l="0" t="0" r="2540" b="6350"/>
            <wp:docPr id="460483222" name="Picture 46048322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83222" name="Picture 1" descr="A close-up of a sign&#10;&#10;Description automatically generated"/>
                    <pic:cNvPicPr/>
                  </pic:nvPicPr>
                  <pic:blipFill>
                    <a:blip r:embed="rId31"/>
                    <a:stretch>
                      <a:fillRect/>
                    </a:stretch>
                  </pic:blipFill>
                  <pic:spPr>
                    <a:xfrm>
                      <a:off x="0" y="0"/>
                      <a:ext cx="3788924" cy="931984"/>
                    </a:xfrm>
                    <a:prstGeom prst="rect">
                      <a:avLst/>
                    </a:prstGeom>
                  </pic:spPr>
                </pic:pic>
              </a:graphicData>
            </a:graphic>
          </wp:inline>
        </w:drawing>
      </w:r>
    </w:p>
    <w:p w14:paraId="040185E7" w14:textId="3F5CE317" w:rsidR="00FA076C" w:rsidRDefault="00FA076C" w:rsidP="00FA076C">
      <w:pPr>
        <w:pStyle w:val="BodyText"/>
      </w:pPr>
      <w:r>
        <w:t xml:space="preserve">Below are some notable cases of </w:t>
      </w:r>
      <w:r w:rsidR="00A62637">
        <w:t>setpoint and equivalent return value. Note that some return signal</w:t>
      </w:r>
      <w:r w:rsidR="00E65D05">
        <w:t>s</w:t>
      </w:r>
      <w:r w:rsidR="00A62637">
        <w:t xml:space="preserve"> </w:t>
      </w:r>
      <w:r w:rsidR="00E65D05">
        <w:t xml:space="preserve">will originate from dedicated measuring systems, not the </w:t>
      </w:r>
      <w:r w:rsidR="00D34AD1">
        <w:t xml:space="preserve">receiver of the set-point. </w:t>
      </w:r>
    </w:p>
    <w:p w14:paraId="37984E5E" w14:textId="77777777" w:rsidR="00461124" w:rsidRDefault="00461124" w:rsidP="00927940">
      <w:pPr>
        <w:pStyle w:val="BodyText"/>
      </w:pPr>
    </w:p>
    <w:tbl>
      <w:tblPr>
        <w:tblW w:w="80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93"/>
        <w:gridCol w:w="3661"/>
        <w:gridCol w:w="708"/>
        <w:gridCol w:w="709"/>
        <w:gridCol w:w="1701"/>
      </w:tblGrid>
      <w:tr w:rsidR="00EA59C2" w:rsidRPr="00927940" w14:paraId="5C33F487" w14:textId="77777777" w:rsidTr="4B9CC0B2">
        <w:trPr>
          <w:trHeight w:val="315"/>
        </w:trPr>
        <w:tc>
          <w:tcPr>
            <w:tcW w:w="1293" w:type="dxa"/>
            <w:tcBorders>
              <w:top w:val="single" w:sz="4" w:space="0" w:color="auto"/>
              <w:left w:val="single" w:sz="4" w:space="0" w:color="auto"/>
              <w:bottom w:val="single" w:sz="4" w:space="0" w:color="auto"/>
              <w:right w:val="single" w:sz="6" w:space="0" w:color="BFBFBF" w:themeColor="background1" w:themeShade="BF"/>
            </w:tcBorders>
            <w:shd w:val="clear" w:color="auto" w:fill="D9D9D9" w:themeFill="background1" w:themeFillShade="D9"/>
          </w:tcPr>
          <w:p w14:paraId="168F34EA" w14:textId="5F6586ED" w:rsidR="00EA59C2" w:rsidRPr="00AD11F7" w:rsidRDefault="00EA59C2" w:rsidP="00AD11F7">
            <w:pPr>
              <w:pStyle w:val="BodyText"/>
              <w:jc w:val="center"/>
              <w:rPr>
                <w:rFonts w:ascii="Calibri" w:eastAsia="Calibri" w:hAnsi="Calibri" w:cs="Calibri"/>
                <w:b/>
                <w:bCs/>
                <w:color w:val="000000" w:themeColor="text1"/>
                <w:sz w:val="18"/>
                <w:szCs w:val="18"/>
              </w:rPr>
            </w:pPr>
            <w:r w:rsidRPr="00AD11F7">
              <w:rPr>
                <w:rFonts w:ascii="Calibri" w:eastAsia="Calibri" w:hAnsi="Calibri" w:cs="Calibri"/>
                <w:b/>
                <w:bCs/>
                <w:color w:val="000000" w:themeColor="text1"/>
                <w:sz w:val="18"/>
                <w:szCs w:val="18"/>
              </w:rPr>
              <w:t>Logical Node</w:t>
            </w:r>
          </w:p>
        </w:tc>
        <w:tc>
          <w:tcPr>
            <w:tcW w:w="3661" w:type="dxa"/>
            <w:tcBorders>
              <w:top w:val="single" w:sz="4" w:space="0" w:color="auto"/>
              <w:left w:val="single" w:sz="6" w:space="0" w:color="BFBFBF" w:themeColor="background1" w:themeShade="BF"/>
              <w:bottom w:val="single" w:sz="4" w:space="0" w:color="auto"/>
              <w:right w:val="single" w:sz="6" w:space="0" w:color="BFBFBF" w:themeColor="background1" w:themeShade="BF"/>
            </w:tcBorders>
            <w:shd w:val="clear" w:color="auto" w:fill="D9D9D9" w:themeFill="background1" w:themeFillShade="D9"/>
          </w:tcPr>
          <w:p w14:paraId="0EEDA424" w14:textId="119A310C" w:rsidR="00EA59C2" w:rsidRPr="00AD11F7" w:rsidRDefault="00EA59C2" w:rsidP="00AD11F7">
            <w:pPr>
              <w:pStyle w:val="BodyText"/>
              <w:jc w:val="center"/>
              <w:rPr>
                <w:rFonts w:ascii="Calibri" w:eastAsia="Calibri" w:hAnsi="Calibri" w:cs="Calibri"/>
                <w:b/>
                <w:bCs/>
                <w:color w:val="000000" w:themeColor="text1"/>
                <w:sz w:val="18"/>
                <w:szCs w:val="18"/>
              </w:rPr>
            </w:pPr>
            <w:r w:rsidRPr="00AD11F7">
              <w:rPr>
                <w:rFonts w:ascii="Calibri" w:eastAsia="Calibri" w:hAnsi="Calibri" w:cs="Calibri"/>
                <w:b/>
                <w:bCs/>
                <w:color w:val="000000" w:themeColor="text1"/>
                <w:sz w:val="18"/>
                <w:szCs w:val="18"/>
              </w:rPr>
              <w:t>Description</w:t>
            </w:r>
          </w:p>
        </w:tc>
        <w:tc>
          <w:tcPr>
            <w:tcW w:w="708" w:type="dxa"/>
            <w:tcBorders>
              <w:top w:val="single" w:sz="4" w:space="0" w:color="auto"/>
              <w:left w:val="single" w:sz="6" w:space="0" w:color="BFBFBF" w:themeColor="background1" w:themeShade="BF"/>
              <w:bottom w:val="single" w:sz="4" w:space="0" w:color="auto"/>
              <w:right w:val="single" w:sz="6" w:space="0" w:color="BFBFBF" w:themeColor="background1" w:themeShade="BF"/>
            </w:tcBorders>
            <w:shd w:val="clear" w:color="auto" w:fill="D9D9D9" w:themeFill="background1" w:themeFillShade="D9"/>
          </w:tcPr>
          <w:p w14:paraId="4DBEB638" w14:textId="7BC13EDF" w:rsidR="00EA59C2" w:rsidRPr="00AD11F7" w:rsidRDefault="00AD11F7" w:rsidP="00AD11F7">
            <w:pPr>
              <w:pStyle w:val="BodyText"/>
              <w:jc w:val="center"/>
              <w:rPr>
                <w:rFonts w:ascii="Calibri" w:eastAsia="Calibri" w:hAnsi="Calibri" w:cs="Calibri"/>
                <w:b/>
                <w:bCs/>
                <w:color w:val="000000" w:themeColor="text1"/>
                <w:sz w:val="18"/>
                <w:szCs w:val="18"/>
              </w:rPr>
            </w:pPr>
            <w:r w:rsidRPr="00AD11F7">
              <w:rPr>
                <w:rFonts w:ascii="Calibri" w:eastAsia="Calibri" w:hAnsi="Calibri" w:cs="Calibri"/>
                <w:b/>
                <w:bCs/>
                <w:color w:val="000000" w:themeColor="text1"/>
                <w:sz w:val="18"/>
                <w:szCs w:val="18"/>
              </w:rPr>
              <w:t>DO</w:t>
            </w:r>
          </w:p>
        </w:tc>
        <w:tc>
          <w:tcPr>
            <w:tcW w:w="709" w:type="dxa"/>
            <w:tcBorders>
              <w:top w:val="single" w:sz="4" w:space="0" w:color="auto"/>
              <w:left w:val="single" w:sz="6" w:space="0" w:color="BFBFBF" w:themeColor="background1" w:themeShade="BF"/>
              <w:bottom w:val="single" w:sz="4" w:space="0" w:color="auto"/>
              <w:right w:val="single" w:sz="6" w:space="0" w:color="BFBFBF" w:themeColor="background1" w:themeShade="BF"/>
            </w:tcBorders>
            <w:shd w:val="clear" w:color="auto" w:fill="D9D9D9" w:themeFill="background1" w:themeFillShade="D9"/>
          </w:tcPr>
          <w:p w14:paraId="28616494" w14:textId="76CF373D" w:rsidR="00EA59C2" w:rsidRPr="00AD11F7" w:rsidRDefault="00AD11F7" w:rsidP="00AD11F7">
            <w:pPr>
              <w:pStyle w:val="BodyText"/>
              <w:jc w:val="center"/>
              <w:rPr>
                <w:rFonts w:ascii="Calibri" w:eastAsia="Calibri" w:hAnsi="Calibri" w:cs="Calibri"/>
                <w:b/>
                <w:bCs/>
                <w:color w:val="000000" w:themeColor="text1"/>
                <w:sz w:val="18"/>
                <w:szCs w:val="18"/>
              </w:rPr>
            </w:pPr>
            <w:r w:rsidRPr="00AD11F7">
              <w:rPr>
                <w:rFonts w:ascii="Calibri" w:eastAsia="Calibri" w:hAnsi="Calibri" w:cs="Calibri"/>
                <w:b/>
                <w:bCs/>
                <w:color w:val="000000" w:themeColor="text1"/>
                <w:sz w:val="18"/>
                <w:szCs w:val="18"/>
              </w:rPr>
              <w:t>DA</w:t>
            </w:r>
          </w:p>
        </w:tc>
        <w:tc>
          <w:tcPr>
            <w:tcW w:w="1701" w:type="dxa"/>
            <w:tcBorders>
              <w:top w:val="single" w:sz="4" w:space="0" w:color="auto"/>
              <w:left w:val="single" w:sz="6" w:space="0" w:color="BFBFBF" w:themeColor="background1" w:themeShade="BF"/>
              <w:bottom w:val="single" w:sz="4" w:space="0" w:color="auto"/>
              <w:right w:val="single" w:sz="4" w:space="0" w:color="auto"/>
            </w:tcBorders>
            <w:shd w:val="clear" w:color="auto" w:fill="D9D9D9" w:themeFill="background1" w:themeFillShade="D9"/>
          </w:tcPr>
          <w:p w14:paraId="3B5C3A43" w14:textId="0DC3F8A9" w:rsidR="00EA59C2" w:rsidRPr="00AD11F7" w:rsidRDefault="00AD11F7" w:rsidP="00AD11F7">
            <w:pPr>
              <w:pStyle w:val="BodyText"/>
              <w:jc w:val="center"/>
              <w:rPr>
                <w:rFonts w:ascii="Calibri" w:eastAsia="Calibri" w:hAnsi="Calibri" w:cs="Calibri"/>
                <w:b/>
                <w:bCs/>
                <w:color w:val="000000" w:themeColor="text1"/>
                <w:sz w:val="18"/>
                <w:szCs w:val="18"/>
              </w:rPr>
            </w:pPr>
            <w:r w:rsidRPr="00AD11F7">
              <w:rPr>
                <w:rFonts w:ascii="Calibri" w:eastAsia="Calibri" w:hAnsi="Calibri" w:cs="Calibri"/>
                <w:b/>
                <w:bCs/>
                <w:color w:val="000000" w:themeColor="text1"/>
                <w:sz w:val="18"/>
                <w:szCs w:val="18"/>
              </w:rPr>
              <w:t>Setpoint or returned</w:t>
            </w:r>
          </w:p>
        </w:tc>
      </w:tr>
      <w:tr w:rsidR="00EA59C2" w:rsidRPr="00927940" w14:paraId="4CC28A4F" w14:textId="03F42773" w:rsidTr="4B9CC0B2">
        <w:trPr>
          <w:trHeight w:val="315"/>
        </w:trPr>
        <w:tc>
          <w:tcPr>
            <w:tcW w:w="1293" w:type="dxa"/>
            <w:tcBorders>
              <w:top w:val="single" w:sz="4" w:space="0" w:color="auto"/>
              <w:left w:val="single" w:sz="4" w:space="0" w:color="auto"/>
              <w:bottom w:val="single" w:sz="6" w:space="0" w:color="BFBFBF" w:themeColor="background1" w:themeShade="BF"/>
              <w:right w:val="single" w:sz="6" w:space="0" w:color="BFBFBF" w:themeColor="background1" w:themeShade="BF"/>
            </w:tcBorders>
            <w:shd w:val="clear" w:color="auto" w:fill="auto"/>
            <w:hideMark/>
          </w:tcPr>
          <w:p w14:paraId="0963BD12" w14:textId="53351DC7" w:rsidR="00EA59C2" w:rsidRPr="00927940" w:rsidRDefault="00EA59C2" w:rsidP="00CA7830">
            <w:pPr>
              <w:pStyle w:val="BodyText"/>
              <w:rPr>
                <w:lang w:val="en-US"/>
              </w:rPr>
            </w:pPr>
            <w:r>
              <w:rPr>
                <w:rFonts w:ascii="Calibri" w:eastAsia="Calibri" w:hAnsi="Calibri" w:cs="Calibri"/>
                <w:color w:val="000000" w:themeColor="text1"/>
                <w:sz w:val="18"/>
                <w:szCs w:val="18"/>
              </w:rPr>
              <w:t>HSPC</w:t>
            </w:r>
          </w:p>
        </w:tc>
        <w:tc>
          <w:tcPr>
            <w:tcW w:w="3661"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52590A72" w14:textId="031272F0" w:rsidR="00EA59C2" w:rsidRPr="00927940" w:rsidRDefault="00EA59C2" w:rsidP="00CA7830">
            <w:pPr>
              <w:pStyle w:val="BodyText"/>
              <w:rPr>
                <w:lang w:val="en-US"/>
              </w:rPr>
            </w:pPr>
            <w:r w:rsidRPr="00327AE7">
              <w:rPr>
                <w:rFonts w:ascii="Calibri" w:eastAsia="Calibri" w:hAnsi="Calibri" w:cs="Calibri"/>
                <w:color w:val="000000" w:themeColor="text1"/>
                <w:sz w:val="18"/>
                <w:szCs w:val="18"/>
              </w:rPr>
              <w:t xml:space="preserve">Turbine frequency set-point </w:t>
            </w:r>
            <w:r>
              <w:rPr>
                <w:rFonts w:ascii="Calibri" w:eastAsia="Calibri" w:hAnsi="Calibri" w:cs="Calibri"/>
                <w:color w:val="000000" w:themeColor="text1"/>
                <w:sz w:val="18"/>
                <w:szCs w:val="18"/>
              </w:rPr>
              <w:t xml:space="preserve">by </w:t>
            </w:r>
            <w:r w:rsidRPr="00327AE7">
              <w:rPr>
                <w:rFonts w:ascii="Calibri" w:eastAsia="Calibri" w:hAnsi="Calibri" w:cs="Calibri"/>
                <w:color w:val="000000" w:themeColor="text1"/>
                <w:sz w:val="18"/>
                <w:szCs w:val="18"/>
              </w:rPr>
              <w:t>operator</w:t>
            </w:r>
          </w:p>
        </w:tc>
        <w:tc>
          <w:tcPr>
            <w:tcW w:w="708"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3CF28604" w14:textId="284D8732" w:rsidR="00EA59C2" w:rsidRPr="00927940" w:rsidRDefault="00EA59C2" w:rsidP="00CA7830">
            <w:pPr>
              <w:pStyle w:val="BodyText"/>
              <w:rPr>
                <w:lang w:val="en-US"/>
              </w:rPr>
            </w:pPr>
            <w:r>
              <w:rPr>
                <w:rFonts w:ascii="Calibri" w:eastAsia="Calibri" w:hAnsi="Calibri" w:cs="Calibri"/>
                <w:color w:val="000000" w:themeColor="text1"/>
                <w:sz w:val="18"/>
                <w:szCs w:val="18"/>
              </w:rPr>
              <w:t>SpdSpt</w:t>
            </w:r>
          </w:p>
        </w:tc>
        <w:tc>
          <w:tcPr>
            <w:tcW w:w="709"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3F0C0FAF" w14:textId="37C4441E" w:rsidR="00EA59C2" w:rsidRPr="00927940" w:rsidRDefault="00EA59C2" w:rsidP="00CA7830">
            <w:pPr>
              <w:pStyle w:val="BodyText"/>
              <w:rPr>
                <w:lang w:val="en-US"/>
              </w:rPr>
            </w:pPr>
            <w:r>
              <w:rPr>
                <w:rFonts w:ascii="Calibri" w:eastAsia="Calibri" w:hAnsi="Calibri" w:cs="Calibri"/>
                <w:color w:val="000000" w:themeColor="text1"/>
                <w:sz w:val="18"/>
                <w:szCs w:val="18"/>
              </w:rPr>
              <w:t>MxVal.f</w:t>
            </w:r>
          </w:p>
        </w:tc>
        <w:tc>
          <w:tcPr>
            <w:tcW w:w="1701" w:type="dxa"/>
            <w:tcBorders>
              <w:top w:val="single" w:sz="4" w:space="0" w:color="auto"/>
              <w:left w:val="single" w:sz="6" w:space="0" w:color="BFBFBF" w:themeColor="background1" w:themeShade="BF"/>
              <w:bottom w:val="single" w:sz="6" w:space="0" w:color="BFBFBF" w:themeColor="background1" w:themeShade="BF"/>
              <w:right w:val="single" w:sz="4" w:space="0" w:color="auto"/>
            </w:tcBorders>
          </w:tcPr>
          <w:p w14:paraId="489A0A4B" w14:textId="394E6583" w:rsidR="00EA59C2" w:rsidRDefault="00AD11F7" w:rsidP="00CA7830">
            <w:pPr>
              <w:pStyle w:val="BodyText"/>
              <w:rPr>
                <w:rFonts w:ascii="Calibri" w:eastAsia="Calibri" w:hAnsi="Calibri" w:cs="Calibri"/>
                <w:color w:val="000000" w:themeColor="text1"/>
                <w:sz w:val="18"/>
                <w:szCs w:val="18"/>
              </w:rPr>
            </w:pPr>
            <w:r>
              <w:rPr>
                <w:rFonts w:ascii="Calibri" w:eastAsia="Calibri" w:hAnsi="Calibri" w:cs="Calibri"/>
                <w:color w:val="000000" w:themeColor="text1"/>
                <w:sz w:val="18"/>
                <w:szCs w:val="18"/>
              </w:rPr>
              <w:t>Setpoint</w:t>
            </w:r>
          </w:p>
        </w:tc>
      </w:tr>
      <w:tr w:rsidR="00EA59C2" w:rsidRPr="00927940" w14:paraId="42F9D446" w14:textId="16C6CBAF" w:rsidTr="4B9CC0B2">
        <w:trPr>
          <w:trHeight w:val="300"/>
        </w:trPr>
        <w:tc>
          <w:tcPr>
            <w:tcW w:w="1293" w:type="dxa"/>
            <w:tcBorders>
              <w:top w:val="single" w:sz="6" w:space="0" w:color="BFBFBF" w:themeColor="background1" w:themeShade="BF"/>
              <w:left w:val="single" w:sz="4" w:space="0" w:color="auto"/>
              <w:bottom w:val="single" w:sz="4" w:space="0" w:color="auto"/>
              <w:right w:val="single" w:sz="6" w:space="0" w:color="BFBFBF" w:themeColor="background1" w:themeShade="BF"/>
            </w:tcBorders>
            <w:shd w:val="clear" w:color="auto" w:fill="auto"/>
            <w:hideMark/>
          </w:tcPr>
          <w:p w14:paraId="5E40DB74" w14:textId="7F761128" w:rsidR="00EA59C2" w:rsidRPr="00927940" w:rsidRDefault="00EA59C2" w:rsidP="00CA7830">
            <w:pPr>
              <w:pStyle w:val="BodyText"/>
              <w:rPr>
                <w:lang w:val="en-US"/>
              </w:rPr>
            </w:pPr>
            <w:r>
              <w:rPr>
                <w:rFonts w:ascii="Calibri" w:eastAsia="Calibri" w:hAnsi="Calibri" w:cs="Calibri"/>
                <w:color w:val="000000" w:themeColor="text1"/>
                <w:sz w:val="18"/>
                <w:szCs w:val="18"/>
              </w:rPr>
              <w:t>HSPC</w:t>
            </w:r>
          </w:p>
        </w:tc>
        <w:tc>
          <w:tcPr>
            <w:tcW w:w="3661"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792FDA69" w14:textId="6F7D18B3" w:rsidR="00EA59C2" w:rsidRPr="00927940" w:rsidRDefault="00EA59C2" w:rsidP="00CA7830">
            <w:pPr>
              <w:pStyle w:val="BodyText"/>
              <w:rPr>
                <w:lang w:val="en-US"/>
              </w:rPr>
            </w:pPr>
            <w:r w:rsidRPr="00327AE7">
              <w:rPr>
                <w:rFonts w:ascii="Calibri" w:eastAsia="Calibri" w:hAnsi="Calibri" w:cs="Calibri"/>
                <w:color w:val="000000" w:themeColor="text1"/>
                <w:sz w:val="18"/>
                <w:szCs w:val="18"/>
              </w:rPr>
              <w:t>Turbine frequency set-point (measured)</w:t>
            </w:r>
          </w:p>
        </w:tc>
        <w:tc>
          <w:tcPr>
            <w:tcW w:w="708"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3BDAF637" w14:textId="2D297DE5" w:rsidR="00EA59C2" w:rsidRPr="00927940" w:rsidRDefault="00EA59C2" w:rsidP="00CA7830">
            <w:pPr>
              <w:pStyle w:val="BodyText"/>
              <w:rPr>
                <w:lang w:val="en-US"/>
              </w:rPr>
            </w:pPr>
            <w:r>
              <w:rPr>
                <w:rFonts w:ascii="Calibri" w:eastAsia="Calibri" w:hAnsi="Calibri" w:cs="Calibri"/>
                <w:color w:val="000000" w:themeColor="text1"/>
                <w:sz w:val="18"/>
                <w:szCs w:val="18"/>
              </w:rPr>
              <w:t>SpdEsp</w:t>
            </w:r>
          </w:p>
        </w:tc>
        <w:tc>
          <w:tcPr>
            <w:tcW w:w="709"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5A24706C" w14:textId="2BCF7F34" w:rsidR="00EA59C2" w:rsidRPr="00927940" w:rsidRDefault="00EA59C2" w:rsidP="00CA7830">
            <w:pPr>
              <w:pStyle w:val="BodyText"/>
              <w:rPr>
                <w:lang w:val="en-US"/>
              </w:rPr>
            </w:pPr>
            <w:r>
              <w:rPr>
                <w:rFonts w:ascii="Calibri" w:eastAsia="Calibri" w:hAnsi="Calibri" w:cs="Calibri"/>
                <w:color w:val="000000" w:themeColor="text1"/>
                <w:sz w:val="18"/>
                <w:szCs w:val="18"/>
              </w:rPr>
              <w:t>mag.f</w:t>
            </w:r>
          </w:p>
        </w:tc>
        <w:tc>
          <w:tcPr>
            <w:tcW w:w="1701" w:type="dxa"/>
            <w:tcBorders>
              <w:top w:val="single" w:sz="6" w:space="0" w:color="BFBFBF" w:themeColor="background1" w:themeShade="BF"/>
              <w:left w:val="single" w:sz="6" w:space="0" w:color="BFBFBF" w:themeColor="background1" w:themeShade="BF"/>
              <w:bottom w:val="single" w:sz="4" w:space="0" w:color="auto"/>
              <w:right w:val="single" w:sz="4" w:space="0" w:color="auto"/>
            </w:tcBorders>
          </w:tcPr>
          <w:p w14:paraId="6380B32B" w14:textId="2DB47783" w:rsidR="00EA59C2" w:rsidRDefault="00AD11F7" w:rsidP="00CA7830">
            <w:pPr>
              <w:pStyle w:val="BodyText"/>
              <w:rPr>
                <w:rFonts w:ascii="Calibri" w:eastAsia="Calibri" w:hAnsi="Calibri" w:cs="Calibri"/>
                <w:color w:val="000000" w:themeColor="text1"/>
                <w:sz w:val="18"/>
                <w:szCs w:val="18"/>
              </w:rPr>
            </w:pPr>
            <w:r>
              <w:rPr>
                <w:rFonts w:ascii="Calibri" w:eastAsia="Calibri" w:hAnsi="Calibri" w:cs="Calibri"/>
                <w:color w:val="000000" w:themeColor="text1"/>
                <w:sz w:val="18"/>
                <w:szCs w:val="18"/>
              </w:rPr>
              <w:t>Returned</w:t>
            </w:r>
          </w:p>
        </w:tc>
      </w:tr>
      <w:tr w:rsidR="00AD11F7" w:rsidRPr="00927940" w14:paraId="09611EA3" w14:textId="7223831D" w:rsidTr="4B9CC0B2">
        <w:trPr>
          <w:trHeight w:val="300"/>
        </w:trPr>
        <w:tc>
          <w:tcPr>
            <w:tcW w:w="1293" w:type="dxa"/>
            <w:tcBorders>
              <w:top w:val="single" w:sz="4" w:space="0" w:color="auto"/>
              <w:left w:val="single" w:sz="4" w:space="0" w:color="auto"/>
              <w:bottom w:val="single" w:sz="6" w:space="0" w:color="BFBFBF" w:themeColor="background1" w:themeShade="BF"/>
              <w:right w:val="single" w:sz="6" w:space="0" w:color="BFBFBF" w:themeColor="background1" w:themeShade="BF"/>
            </w:tcBorders>
            <w:shd w:val="clear" w:color="auto" w:fill="auto"/>
            <w:hideMark/>
          </w:tcPr>
          <w:p w14:paraId="055150A2" w14:textId="524FAC88" w:rsidR="00AD11F7" w:rsidRPr="00927940" w:rsidRDefault="00AD11F7" w:rsidP="00AD11F7">
            <w:pPr>
              <w:pStyle w:val="BodyText"/>
              <w:rPr>
                <w:lang w:val="en-US"/>
              </w:rPr>
            </w:pPr>
            <w:r>
              <w:rPr>
                <w:rFonts w:ascii="Calibri" w:eastAsia="Calibri" w:hAnsi="Calibri" w:cs="Calibri"/>
                <w:color w:val="000000" w:themeColor="text1"/>
                <w:sz w:val="18"/>
                <w:szCs w:val="18"/>
              </w:rPr>
              <w:t>HWGC</w:t>
            </w:r>
          </w:p>
        </w:tc>
        <w:tc>
          <w:tcPr>
            <w:tcW w:w="3661"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1B8F0A1B" w14:textId="5A4208E4" w:rsidR="00AD11F7" w:rsidRPr="00927940" w:rsidRDefault="00AD11F7" w:rsidP="00AD11F7">
            <w:pPr>
              <w:pStyle w:val="BodyText"/>
              <w:rPr>
                <w:lang w:val="en-US"/>
              </w:rPr>
            </w:pPr>
            <w:r w:rsidRPr="00327AE7">
              <w:rPr>
                <w:rFonts w:ascii="Calibri" w:eastAsia="Calibri" w:hAnsi="Calibri" w:cs="Calibri"/>
                <w:color w:val="000000" w:themeColor="text1"/>
                <w:sz w:val="18"/>
                <w:szCs w:val="18"/>
              </w:rPr>
              <w:t>Turbine load set-point</w:t>
            </w:r>
            <w:r>
              <w:rPr>
                <w:rFonts w:ascii="Calibri" w:eastAsia="Calibri" w:hAnsi="Calibri" w:cs="Calibri"/>
                <w:color w:val="000000" w:themeColor="text1"/>
                <w:sz w:val="18"/>
                <w:szCs w:val="18"/>
              </w:rPr>
              <w:t xml:space="preserve"> by operator</w:t>
            </w:r>
          </w:p>
        </w:tc>
        <w:tc>
          <w:tcPr>
            <w:tcW w:w="708"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59836A93" w14:textId="3144CBA0" w:rsidR="00AD11F7" w:rsidRPr="00927940" w:rsidRDefault="00A268D0" w:rsidP="00AD11F7">
            <w:pPr>
              <w:pStyle w:val="BodyText"/>
              <w:rPr>
                <w:lang w:val="en-US"/>
              </w:rPr>
            </w:pPr>
            <w:r>
              <w:rPr>
                <w:rFonts w:ascii="Calibri" w:eastAsia="Calibri" w:hAnsi="Calibri" w:cs="Calibri"/>
                <w:color w:val="000000" w:themeColor="text1"/>
                <w:sz w:val="18"/>
                <w:szCs w:val="18"/>
              </w:rPr>
              <w:t>Flw</w:t>
            </w:r>
            <w:r w:rsidR="00AD11F7">
              <w:rPr>
                <w:rFonts w:ascii="Calibri" w:eastAsia="Calibri" w:hAnsi="Calibri" w:cs="Calibri"/>
                <w:color w:val="000000" w:themeColor="text1"/>
                <w:sz w:val="18"/>
                <w:szCs w:val="18"/>
              </w:rPr>
              <w:t>Spt</w:t>
            </w:r>
          </w:p>
        </w:tc>
        <w:tc>
          <w:tcPr>
            <w:tcW w:w="709"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219C6F28" w14:textId="2A9A4764" w:rsidR="00AD11F7" w:rsidRPr="00927940" w:rsidRDefault="00AD11F7" w:rsidP="00AD11F7">
            <w:pPr>
              <w:pStyle w:val="BodyText"/>
              <w:rPr>
                <w:lang w:val="en-US"/>
              </w:rPr>
            </w:pPr>
            <w:r>
              <w:rPr>
                <w:rFonts w:ascii="Calibri" w:eastAsia="Calibri" w:hAnsi="Calibri" w:cs="Calibri"/>
                <w:color w:val="000000" w:themeColor="text1"/>
                <w:sz w:val="18"/>
                <w:szCs w:val="18"/>
              </w:rPr>
              <w:t>MxVal.f</w:t>
            </w:r>
          </w:p>
        </w:tc>
        <w:tc>
          <w:tcPr>
            <w:tcW w:w="1701" w:type="dxa"/>
            <w:tcBorders>
              <w:top w:val="single" w:sz="4" w:space="0" w:color="auto"/>
              <w:left w:val="single" w:sz="6" w:space="0" w:color="BFBFBF" w:themeColor="background1" w:themeShade="BF"/>
              <w:bottom w:val="single" w:sz="6" w:space="0" w:color="BFBFBF" w:themeColor="background1" w:themeShade="BF"/>
              <w:right w:val="single" w:sz="4" w:space="0" w:color="auto"/>
            </w:tcBorders>
          </w:tcPr>
          <w:p w14:paraId="5769EC71" w14:textId="6B886680" w:rsidR="00AD11F7" w:rsidRDefault="00AD11F7" w:rsidP="00AD11F7">
            <w:pPr>
              <w:pStyle w:val="BodyText"/>
              <w:rPr>
                <w:rFonts w:ascii="Calibri" w:eastAsia="Calibri" w:hAnsi="Calibri" w:cs="Calibri"/>
                <w:color w:val="000000" w:themeColor="text1"/>
                <w:sz w:val="18"/>
                <w:szCs w:val="18"/>
              </w:rPr>
            </w:pPr>
            <w:r>
              <w:rPr>
                <w:rFonts w:ascii="Calibri" w:eastAsia="Calibri" w:hAnsi="Calibri" w:cs="Calibri"/>
                <w:color w:val="000000" w:themeColor="text1"/>
                <w:sz w:val="18"/>
                <w:szCs w:val="18"/>
              </w:rPr>
              <w:t>Setpoint</w:t>
            </w:r>
          </w:p>
        </w:tc>
      </w:tr>
      <w:tr w:rsidR="00AD11F7" w:rsidRPr="00927940" w14:paraId="5C1DBBB2" w14:textId="207A3343" w:rsidTr="4B9CC0B2">
        <w:trPr>
          <w:trHeight w:val="300"/>
        </w:trPr>
        <w:tc>
          <w:tcPr>
            <w:tcW w:w="1293" w:type="dxa"/>
            <w:tcBorders>
              <w:top w:val="single" w:sz="6" w:space="0" w:color="BFBFBF" w:themeColor="background1" w:themeShade="BF"/>
              <w:left w:val="single" w:sz="4" w:space="0" w:color="auto"/>
              <w:bottom w:val="single" w:sz="4" w:space="0" w:color="auto"/>
              <w:right w:val="single" w:sz="6" w:space="0" w:color="BFBFBF" w:themeColor="background1" w:themeShade="BF"/>
            </w:tcBorders>
            <w:shd w:val="clear" w:color="auto" w:fill="auto"/>
            <w:hideMark/>
          </w:tcPr>
          <w:p w14:paraId="6DE1032B" w14:textId="7BB180A5" w:rsidR="00AD11F7" w:rsidRPr="00927940" w:rsidRDefault="00AD11F7" w:rsidP="00AD11F7">
            <w:pPr>
              <w:pStyle w:val="BodyText"/>
              <w:rPr>
                <w:lang w:val="en-US"/>
              </w:rPr>
            </w:pPr>
            <w:r>
              <w:rPr>
                <w:rFonts w:ascii="Calibri" w:eastAsia="Calibri" w:hAnsi="Calibri" w:cs="Calibri"/>
                <w:color w:val="000000" w:themeColor="text1"/>
                <w:sz w:val="18"/>
                <w:szCs w:val="18"/>
              </w:rPr>
              <w:t>HFLC</w:t>
            </w:r>
          </w:p>
        </w:tc>
        <w:tc>
          <w:tcPr>
            <w:tcW w:w="3661"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6C436C0C" w14:textId="324CF0BF" w:rsidR="00AD11F7" w:rsidRPr="00927940" w:rsidRDefault="00AD11F7" w:rsidP="00AD11F7">
            <w:pPr>
              <w:pStyle w:val="BodyText"/>
              <w:rPr>
                <w:lang w:val="en-US"/>
              </w:rPr>
            </w:pPr>
            <w:r w:rsidRPr="00327AE7">
              <w:rPr>
                <w:rFonts w:ascii="Calibri" w:eastAsia="Calibri" w:hAnsi="Calibri" w:cs="Calibri"/>
                <w:color w:val="000000" w:themeColor="text1"/>
                <w:sz w:val="18"/>
                <w:szCs w:val="18"/>
              </w:rPr>
              <w:t>Turbine load set-point (measured)</w:t>
            </w:r>
          </w:p>
        </w:tc>
        <w:tc>
          <w:tcPr>
            <w:tcW w:w="708"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71950A0F" w14:textId="63A1386B" w:rsidR="00AD11F7" w:rsidRPr="00927940" w:rsidRDefault="00AD11F7" w:rsidP="00AD11F7">
            <w:pPr>
              <w:pStyle w:val="BodyText"/>
              <w:rPr>
                <w:lang w:val="en-US"/>
              </w:rPr>
            </w:pPr>
            <w:r>
              <w:rPr>
                <w:rFonts w:ascii="Calibri" w:eastAsia="Calibri" w:hAnsi="Calibri" w:cs="Calibri"/>
                <w:color w:val="000000" w:themeColor="text1"/>
                <w:sz w:val="18"/>
                <w:szCs w:val="18"/>
              </w:rPr>
              <w:t>ReqFlw</w:t>
            </w:r>
          </w:p>
        </w:tc>
        <w:tc>
          <w:tcPr>
            <w:tcW w:w="709"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7DAFCB78" w14:textId="3AFE5217" w:rsidR="00AD11F7" w:rsidRPr="00927940" w:rsidRDefault="00AD11F7" w:rsidP="00AD11F7">
            <w:pPr>
              <w:pStyle w:val="BodyText"/>
              <w:rPr>
                <w:lang w:val="en-US"/>
              </w:rPr>
            </w:pPr>
            <w:r>
              <w:rPr>
                <w:rFonts w:ascii="Calibri" w:eastAsia="Calibri" w:hAnsi="Calibri" w:cs="Calibri"/>
                <w:color w:val="000000" w:themeColor="text1"/>
                <w:sz w:val="18"/>
                <w:szCs w:val="18"/>
              </w:rPr>
              <w:t>mag.f</w:t>
            </w:r>
          </w:p>
        </w:tc>
        <w:tc>
          <w:tcPr>
            <w:tcW w:w="1701" w:type="dxa"/>
            <w:tcBorders>
              <w:top w:val="single" w:sz="6" w:space="0" w:color="BFBFBF" w:themeColor="background1" w:themeShade="BF"/>
              <w:left w:val="single" w:sz="6" w:space="0" w:color="BFBFBF" w:themeColor="background1" w:themeShade="BF"/>
              <w:bottom w:val="single" w:sz="4" w:space="0" w:color="auto"/>
              <w:right w:val="single" w:sz="4" w:space="0" w:color="auto"/>
            </w:tcBorders>
          </w:tcPr>
          <w:p w14:paraId="0B0D5EF8" w14:textId="6AD12266" w:rsidR="00AD11F7" w:rsidRDefault="00AD11F7" w:rsidP="00AD11F7">
            <w:pPr>
              <w:pStyle w:val="BodyText"/>
              <w:rPr>
                <w:rFonts w:ascii="Calibri" w:eastAsia="Calibri" w:hAnsi="Calibri" w:cs="Calibri"/>
                <w:color w:val="000000" w:themeColor="text1"/>
                <w:sz w:val="18"/>
                <w:szCs w:val="18"/>
              </w:rPr>
            </w:pPr>
            <w:r>
              <w:rPr>
                <w:rFonts w:ascii="Calibri" w:eastAsia="Calibri" w:hAnsi="Calibri" w:cs="Calibri"/>
                <w:color w:val="000000" w:themeColor="text1"/>
                <w:sz w:val="18"/>
                <w:szCs w:val="18"/>
              </w:rPr>
              <w:t>Returned</w:t>
            </w:r>
          </w:p>
        </w:tc>
      </w:tr>
      <w:tr w:rsidR="00AD11F7" w:rsidRPr="00927940" w14:paraId="04B0820C" w14:textId="6E7F3272" w:rsidTr="4B9CC0B2">
        <w:trPr>
          <w:trHeight w:val="300"/>
        </w:trPr>
        <w:tc>
          <w:tcPr>
            <w:tcW w:w="1293" w:type="dxa"/>
            <w:tcBorders>
              <w:top w:val="single" w:sz="4" w:space="0" w:color="auto"/>
              <w:left w:val="single" w:sz="4" w:space="0" w:color="auto"/>
              <w:bottom w:val="single" w:sz="6" w:space="0" w:color="BFBFBF" w:themeColor="background1" w:themeShade="BF"/>
              <w:right w:val="single" w:sz="6" w:space="0" w:color="BFBFBF" w:themeColor="background1" w:themeShade="BF"/>
            </w:tcBorders>
            <w:shd w:val="clear" w:color="auto" w:fill="auto"/>
            <w:hideMark/>
          </w:tcPr>
          <w:p w14:paraId="7BB6744D" w14:textId="49A00170" w:rsidR="00AD11F7" w:rsidRPr="00927940" w:rsidRDefault="00AD11F7" w:rsidP="00AD11F7">
            <w:pPr>
              <w:pStyle w:val="BodyText"/>
              <w:rPr>
                <w:lang w:val="en-US"/>
              </w:rPr>
            </w:pPr>
            <w:r>
              <w:rPr>
                <w:rFonts w:ascii="Calibri" w:eastAsia="Calibri" w:hAnsi="Calibri" w:cs="Calibri"/>
                <w:color w:val="000000" w:themeColor="text1"/>
                <w:sz w:val="18"/>
                <w:szCs w:val="18"/>
              </w:rPr>
              <w:t>HWGC</w:t>
            </w:r>
          </w:p>
        </w:tc>
        <w:tc>
          <w:tcPr>
            <w:tcW w:w="3661"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2198A99B" w14:textId="60DF8BE7" w:rsidR="00AD11F7" w:rsidRPr="00927940" w:rsidRDefault="00AD11F7" w:rsidP="00AD11F7">
            <w:pPr>
              <w:pStyle w:val="BodyText"/>
              <w:rPr>
                <w:lang w:val="en-US"/>
              </w:rPr>
            </w:pPr>
            <w:r w:rsidRPr="00327AE7">
              <w:rPr>
                <w:rFonts w:ascii="Calibri" w:eastAsia="Calibri" w:hAnsi="Calibri" w:cs="Calibri"/>
                <w:color w:val="000000" w:themeColor="text1"/>
                <w:sz w:val="18"/>
                <w:szCs w:val="18"/>
              </w:rPr>
              <w:t>Turbine power set-point</w:t>
            </w:r>
            <w:r>
              <w:rPr>
                <w:rFonts w:ascii="Calibri" w:eastAsia="Calibri" w:hAnsi="Calibri" w:cs="Calibri"/>
                <w:color w:val="000000" w:themeColor="text1"/>
                <w:sz w:val="18"/>
                <w:szCs w:val="18"/>
              </w:rPr>
              <w:t xml:space="preserve"> by operator</w:t>
            </w:r>
          </w:p>
        </w:tc>
        <w:tc>
          <w:tcPr>
            <w:tcW w:w="708"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78AF6E0E" w14:textId="05F2D54E" w:rsidR="00AD11F7" w:rsidRPr="00927940" w:rsidRDefault="001F625A" w:rsidP="00AD11F7">
            <w:pPr>
              <w:pStyle w:val="BodyText"/>
              <w:rPr>
                <w:lang w:val="en-US"/>
              </w:rPr>
            </w:pPr>
            <w:r w:rsidRPr="00C1786E">
              <w:rPr>
                <w:rFonts w:ascii="Calibri" w:eastAsia="Calibri" w:hAnsi="Calibri" w:cs="Calibri"/>
                <w:color w:val="000000" w:themeColor="text1"/>
                <w:sz w:val="18"/>
                <w:szCs w:val="18"/>
              </w:rPr>
              <w:t>W</w:t>
            </w:r>
            <w:r w:rsidR="00C1786E" w:rsidRPr="00C1786E">
              <w:rPr>
                <w:rFonts w:ascii="Calibri" w:eastAsia="Calibri" w:hAnsi="Calibri" w:cs="Calibri"/>
                <w:color w:val="000000" w:themeColor="text1"/>
                <w:sz w:val="18"/>
                <w:szCs w:val="18"/>
              </w:rPr>
              <w:t>Spt</w:t>
            </w:r>
          </w:p>
        </w:tc>
        <w:tc>
          <w:tcPr>
            <w:tcW w:w="709"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7D1E0B9D" w14:textId="50AE3CDB" w:rsidR="00AD11F7" w:rsidRPr="00927940" w:rsidRDefault="00C1786E" w:rsidP="00AD11F7">
            <w:pPr>
              <w:pStyle w:val="BodyText"/>
              <w:rPr>
                <w:lang w:val="en-US"/>
              </w:rPr>
            </w:pPr>
            <w:r w:rsidRPr="00C1786E">
              <w:rPr>
                <w:rFonts w:ascii="Calibri" w:eastAsia="Calibri" w:hAnsi="Calibri" w:cs="Calibri"/>
                <w:color w:val="000000" w:themeColor="text1"/>
                <w:sz w:val="18"/>
                <w:szCs w:val="18"/>
              </w:rPr>
              <w:t>MxVal</w:t>
            </w:r>
            <w:r>
              <w:rPr>
                <w:lang w:val="en-US"/>
              </w:rPr>
              <w:t>.f</w:t>
            </w:r>
          </w:p>
        </w:tc>
        <w:tc>
          <w:tcPr>
            <w:tcW w:w="1701" w:type="dxa"/>
            <w:tcBorders>
              <w:top w:val="single" w:sz="4" w:space="0" w:color="auto"/>
              <w:left w:val="single" w:sz="6" w:space="0" w:color="BFBFBF" w:themeColor="background1" w:themeShade="BF"/>
              <w:bottom w:val="single" w:sz="6" w:space="0" w:color="BFBFBF" w:themeColor="background1" w:themeShade="BF"/>
              <w:right w:val="single" w:sz="4" w:space="0" w:color="auto"/>
            </w:tcBorders>
          </w:tcPr>
          <w:p w14:paraId="20BF301C" w14:textId="3E0331FC" w:rsidR="00AD11F7" w:rsidRPr="00927940" w:rsidRDefault="00AD11F7" w:rsidP="00AD11F7">
            <w:pPr>
              <w:pStyle w:val="BodyText"/>
              <w:rPr>
                <w:lang w:val="en-US"/>
              </w:rPr>
            </w:pPr>
            <w:r>
              <w:rPr>
                <w:rFonts w:ascii="Calibri" w:eastAsia="Calibri" w:hAnsi="Calibri" w:cs="Calibri"/>
                <w:color w:val="000000" w:themeColor="text1"/>
                <w:sz w:val="18"/>
                <w:szCs w:val="18"/>
              </w:rPr>
              <w:t>Setpoint</w:t>
            </w:r>
          </w:p>
        </w:tc>
      </w:tr>
      <w:tr w:rsidR="00AD11F7" w:rsidRPr="00927940" w14:paraId="4587B462" w14:textId="10220FB7" w:rsidTr="4B9CC0B2">
        <w:trPr>
          <w:trHeight w:val="300"/>
        </w:trPr>
        <w:tc>
          <w:tcPr>
            <w:tcW w:w="1293" w:type="dxa"/>
            <w:tcBorders>
              <w:top w:val="single" w:sz="6" w:space="0" w:color="BFBFBF" w:themeColor="background1" w:themeShade="BF"/>
              <w:left w:val="single" w:sz="4" w:space="0" w:color="auto"/>
              <w:bottom w:val="single" w:sz="4" w:space="0" w:color="auto"/>
              <w:right w:val="single" w:sz="6" w:space="0" w:color="BFBFBF" w:themeColor="background1" w:themeShade="BF"/>
            </w:tcBorders>
            <w:shd w:val="clear" w:color="auto" w:fill="auto"/>
            <w:hideMark/>
          </w:tcPr>
          <w:p w14:paraId="0279AB27" w14:textId="6947F269" w:rsidR="00AD11F7" w:rsidRPr="00927940" w:rsidRDefault="00AD11F7" w:rsidP="00AD11F7">
            <w:pPr>
              <w:pStyle w:val="BodyText"/>
              <w:rPr>
                <w:lang w:val="en-US"/>
              </w:rPr>
            </w:pPr>
            <w:r>
              <w:rPr>
                <w:rFonts w:ascii="Calibri" w:eastAsia="Calibri" w:hAnsi="Calibri" w:cs="Calibri"/>
                <w:color w:val="000000" w:themeColor="text1"/>
                <w:sz w:val="18"/>
                <w:szCs w:val="18"/>
              </w:rPr>
              <w:t>HWGC</w:t>
            </w:r>
          </w:p>
        </w:tc>
        <w:tc>
          <w:tcPr>
            <w:tcW w:w="3661"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10A7B1C4" w14:textId="3C140927" w:rsidR="00AD11F7" w:rsidRPr="00927940" w:rsidRDefault="00AD11F7" w:rsidP="00AD11F7">
            <w:pPr>
              <w:pStyle w:val="BodyText"/>
              <w:rPr>
                <w:lang w:val="en-US"/>
              </w:rPr>
            </w:pPr>
            <w:r w:rsidRPr="00327AE7">
              <w:rPr>
                <w:rFonts w:ascii="Calibri" w:eastAsia="Calibri" w:hAnsi="Calibri" w:cs="Calibri"/>
                <w:color w:val="000000" w:themeColor="text1"/>
                <w:sz w:val="18"/>
                <w:szCs w:val="18"/>
              </w:rPr>
              <w:t>Turbine power set-point (measured)</w:t>
            </w:r>
          </w:p>
        </w:tc>
        <w:tc>
          <w:tcPr>
            <w:tcW w:w="708"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0C5B6155" w14:textId="082B824F" w:rsidR="00AD11F7" w:rsidRPr="00927940" w:rsidRDefault="00AD11F7" w:rsidP="00AD11F7">
            <w:pPr>
              <w:pStyle w:val="BodyText"/>
              <w:rPr>
                <w:lang w:val="en-US"/>
              </w:rPr>
            </w:pPr>
            <w:r>
              <w:rPr>
                <w:rFonts w:ascii="Calibri" w:eastAsia="Calibri" w:hAnsi="Calibri" w:cs="Calibri"/>
                <w:color w:val="000000" w:themeColor="text1"/>
                <w:sz w:val="18"/>
                <w:szCs w:val="18"/>
              </w:rPr>
              <w:t>ReqW</w:t>
            </w:r>
          </w:p>
        </w:tc>
        <w:tc>
          <w:tcPr>
            <w:tcW w:w="709"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28B1BC0B" w14:textId="0832D437" w:rsidR="00AD11F7" w:rsidRPr="00927940" w:rsidRDefault="00AD11F7" w:rsidP="00AD11F7">
            <w:pPr>
              <w:pStyle w:val="BodyText"/>
              <w:rPr>
                <w:lang w:val="en-US"/>
              </w:rPr>
            </w:pPr>
            <w:ins w:id="584" w:author="Vassdal Henrik" w:date="2023-11-20T13:20:00Z">
              <w:r>
                <w:rPr>
                  <w:rFonts w:ascii="Calibri" w:eastAsia="Calibri" w:hAnsi="Calibri" w:cs="Calibri"/>
                  <w:color w:val="000000" w:themeColor="text1"/>
                  <w:sz w:val="18"/>
                  <w:szCs w:val="18"/>
                </w:rPr>
                <w:t>mag.f</w:t>
              </w:r>
            </w:ins>
          </w:p>
        </w:tc>
        <w:tc>
          <w:tcPr>
            <w:tcW w:w="1701" w:type="dxa"/>
            <w:tcBorders>
              <w:top w:val="single" w:sz="6" w:space="0" w:color="BFBFBF" w:themeColor="background1" w:themeShade="BF"/>
              <w:left w:val="single" w:sz="6" w:space="0" w:color="BFBFBF" w:themeColor="background1" w:themeShade="BF"/>
              <w:bottom w:val="single" w:sz="4" w:space="0" w:color="auto"/>
              <w:right w:val="single" w:sz="4" w:space="0" w:color="auto"/>
            </w:tcBorders>
          </w:tcPr>
          <w:p w14:paraId="05C1AB50" w14:textId="1BA173AE" w:rsidR="00AD11F7" w:rsidRDefault="00AD11F7" w:rsidP="00AD11F7">
            <w:pPr>
              <w:pStyle w:val="BodyText"/>
              <w:rPr>
                <w:rFonts w:ascii="Calibri" w:eastAsia="Calibri" w:hAnsi="Calibri" w:cs="Calibri"/>
                <w:color w:val="000000" w:themeColor="text1"/>
                <w:sz w:val="18"/>
                <w:szCs w:val="18"/>
              </w:rPr>
            </w:pPr>
            <w:r>
              <w:rPr>
                <w:rFonts w:ascii="Calibri" w:eastAsia="Calibri" w:hAnsi="Calibri" w:cs="Calibri"/>
                <w:color w:val="000000" w:themeColor="text1"/>
                <w:sz w:val="18"/>
                <w:szCs w:val="18"/>
              </w:rPr>
              <w:t>Returned</w:t>
            </w:r>
          </w:p>
        </w:tc>
      </w:tr>
    </w:tbl>
    <w:p w14:paraId="1D831E1F" w14:textId="2F8D380B" w:rsidR="00927940" w:rsidRPr="00927940" w:rsidRDefault="00927940" w:rsidP="00D34AD1">
      <w:pPr>
        <w:pStyle w:val="BodyText"/>
        <w:rPr>
          <w:lang w:val="en-US"/>
        </w:rPr>
      </w:pPr>
      <w:r w:rsidRPr="00927940">
        <w:rPr>
          <w:lang w:val="en-US"/>
        </w:rPr>
        <w:t> </w:t>
      </w:r>
    </w:p>
    <w:p w14:paraId="4A275751" w14:textId="45E2C539" w:rsidR="00927940" w:rsidRPr="00927940" w:rsidRDefault="002F5E41" w:rsidP="00927940">
      <w:pPr>
        <w:pStyle w:val="BodyText"/>
        <w:rPr>
          <w:lang w:val="en-US"/>
        </w:rPr>
      </w:pPr>
      <w:r>
        <w:rPr>
          <w:lang w:val="en-US"/>
        </w:rPr>
        <w:lastRenderedPageBreak/>
        <w:t xml:space="preserve">Note that these logical nodes </w:t>
      </w:r>
      <w:r w:rsidR="004C63B0">
        <w:rPr>
          <w:lang w:val="en-US"/>
        </w:rPr>
        <w:t xml:space="preserve">follow the </w:t>
      </w:r>
      <w:r w:rsidR="00BC4975">
        <w:rPr>
          <w:lang w:val="en-US"/>
        </w:rPr>
        <w:t xml:space="preserve">IEC 61850 </w:t>
      </w:r>
      <w:r w:rsidR="00FB2C4A">
        <w:rPr>
          <w:lang w:val="en-US"/>
        </w:rPr>
        <w:t xml:space="preserve">ruleset, but </w:t>
      </w:r>
      <w:r>
        <w:rPr>
          <w:lang w:val="en-US"/>
        </w:rPr>
        <w:t>are from the Statkraft Namespace</w:t>
      </w:r>
      <w:r w:rsidR="0075634D">
        <w:rPr>
          <w:lang w:val="en-US"/>
        </w:rPr>
        <w:t xml:space="preserve">. </w:t>
      </w:r>
    </w:p>
    <w:p w14:paraId="624D96EA" w14:textId="77777777" w:rsidR="00927940" w:rsidRPr="009B7844" w:rsidRDefault="00927940" w:rsidP="009B7844">
      <w:pPr>
        <w:pStyle w:val="Heading3"/>
      </w:pPr>
      <w:r w:rsidRPr="00927940">
        <w:t>Bearing measurements – Orbit plot</w:t>
      </w:r>
      <w:r w:rsidRPr="009B7844">
        <w:t> </w:t>
      </w:r>
    </w:p>
    <w:p w14:paraId="25B0F565" w14:textId="77777777" w:rsidR="009B7844" w:rsidRDefault="009B7844" w:rsidP="00927940">
      <w:pPr>
        <w:pStyle w:val="BodyText"/>
      </w:pPr>
    </w:p>
    <w:p w14:paraId="55A37CB4" w14:textId="377751E4" w:rsidR="00927940" w:rsidRPr="00927940" w:rsidRDefault="00927940" w:rsidP="00927940">
      <w:pPr>
        <w:pStyle w:val="BodyText"/>
        <w:rPr>
          <w:lang w:val="en-US"/>
        </w:rPr>
      </w:pPr>
      <w:r w:rsidRPr="00927940">
        <w:t xml:space="preserve">Distance measurements between the bearing and the shaft are typically done within the bearing systems. </w:t>
      </w:r>
      <w:r w:rsidRPr="00680CEB">
        <w:t>The l</w:t>
      </w:r>
      <w:r w:rsidRPr="00927940">
        <w:t xml:space="preserve">ogical nodes relevant to this </w:t>
      </w:r>
      <w:r w:rsidRPr="00924B86">
        <w:t>is SAXD</w:t>
      </w:r>
      <w:r w:rsidRPr="0024191E">
        <w:t xml:space="preserve"> which represents</w:t>
      </w:r>
      <w:r w:rsidRPr="00927940">
        <w:t xml:space="preserve"> the measurements</w:t>
      </w:r>
      <w:r w:rsidRPr="0024191E">
        <w:t xml:space="preserve"> of axial displacement</w:t>
      </w:r>
      <w:r w:rsidRPr="00927940">
        <w:t xml:space="preserve"> of the sensors (X, Y or Z direction)</w:t>
      </w:r>
      <w:r w:rsidRPr="00927940">
        <w:rPr>
          <w:lang w:val="en-US"/>
        </w:rPr>
        <w:t> </w:t>
      </w:r>
    </w:p>
    <w:p w14:paraId="09A5BCBD" w14:textId="11D25551" w:rsidR="00046F80" w:rsidRPr="00046F80" w:rsidRDefault="00927940" w:rsidP="00E55AD4">
      <w:pPr>
        <w:pStyle w:val="BodyText"/>
        <w:numPr>
          <w:ilvl w:val="0"/>
          <w:numId w:val="33"/>
        </w:numPr>
        <w:rPr>
          <w:lang w:val="en-US"/>
        </w:rPr>
      </w:pPr>
      <w:r w:rsidRPr="00680CEB">
        <w:t>M</w:t>
      </w:r>
      <w:r w:rsidRPr="00927940">
        <w:t xml:space="preserve">easurement values in the three directions shall be modelled with </w:t>
      </w:r>
      <w:r w:rsidRPr="00680CEB">
        <w:t>SAXD1</w:t>
      </w:r>
      <w:r w:rsidRPr="00927940">
        <w:t>.</w:t>
      </w:r>
      <w:r w:rsidRPr="00856533">
        <w:t>Dsp</w:t>
      </w:r>
      <w:r w:rsidRPr="00927940">
        <w:t>.</w:t>
      </w:r>
      <w:r w:rsidRPr="00856533">
        <w:t>mag.f</w:t>
      </w:r>
      <w:r w:rsidRPr="00927940">
        <w:t>. This includes all settings for the measurements, e.g. TDST.SmpRte (</w:t>
      </w:r>
      <w:r w:rsidR="004D07F2" w:rsidRPr="00927940">
        <w:t>sample rate</w:t>
      </w:r>
      <w:r w:rsidRPr="00927940">
        <w:t>)</w:t>
      </w:r>
    </w:p>
    <w:p w14:paraId="7BF3DC3B" w14:textId="7CD2C524" w:rsidR="00927940" w:rsidRPr="00927940" w:rsidRDefault="00046F80" w:rsidP="00E55AD4">
      <w:pPr>
        <w:pStyle w:val="BodyText"/>
        <w:numPr>
          <w:ilvl w:val="0"/>
          <w:numId w:val="33"/>
        </w:numPr>
        <w:rPr>
          <w:lang w:val="en-US"/>
        </w:rPr>
      </w:pPr>
      <w:r>
        <w:t>I</w:t>
      </w:r>
      <w:r w:rsidRPr="00927940">
        <w:t>nstantiation</w:t>
      </w:r>
      <w:r>
        <w:t xml:space="preserve"> for the different directions</w:t>
      </w:r>
      <w:r w:rsidR="006B5949">
        <w:t xml:space="preserve"> is done in the RDS</w:t>
      </w:r>
      <w:r w:rsidRPr="00927940">
        <w:t xml:space="preserve"> </w:t>
      </w:r>
      <w:r w:rsidR="006B5949">
        <w:t>(i.e. B</w:t>
      </w:r>
      <w:r w:rsidR="0049666E">
        <w:t>G</w:t>
      </w:r>
      <w:r w:rsidR="006B5949">
        <w:t>A</w:t>
      </w:r>
      <w:r w:rsidRPr="00927940">
        <w:t xml:space="preserve">1 for X, </w:t>
      </w:r>
      <w:r w:rsidR="006B5949">
        <w:t>B</w:t>
      </w:r>
      <w:r w:rsidR="0049666E">
        <w:t>G</w:t>
      </w:r>
      <w:r w:rsidR="006B5949">
        <w:t>A</w:t>
      </w:r>
      <w:r w:rsidRPr="00927940">
        <w:t xml:space="preserve">2 for Y and </w:t>
      </w:r>
      <w:r w:rsidR="006B5949">
        <w:t>B</w:t>
      </w:r>
      <w:r w:rsidR="0049666E">
        <w:t>G</w:t>
      </w:r>
      <w:r w:rsidR="006B5949">
        <w:t>A</w:t>
      </w:r>
      <w:r w:rsidRPr="00927940">
        <w:t xml:space="preserve">3 for Z – even if Z is the only TDST within the thrust bearing </w:t>
      </w:r>
      <w:r w:rsidR="00502437">
        <w:t>=</w:t>
      </w:r>
      <w:r w:rsidRPr="00927940">
        <w:t>A1.JF1.KJ4)</w:t>
      </w:r>
      <w:r w:rsidR="00927940" w:rsidRPr="00927940">
        <w:t> </w:t>
      </w:r>
      <w:r w:rsidR="00927940" w:rsidRPr="00927940">
        <w:rPr>
          <w:lang w:val="en-US"/>
        </w:rPr>
        <w:t> </w:t>
      </w:r>
    </w:p>
    <w:p w14:paraId="5554B147" w14:textId="72793668" w:rsidR="00927940" w:rsidRPr="00927940" w:rsidRDefault="00927940" w:rsidP="00E55AD4">
      <w:pPr>
        <w:pStyle w:val="BodyText"/>
        <w:numPr>
          <w:ilvl w:val="0"/>
          <w:numId w:val="33"/>
        </w:numPr>
        <w:rPr>
          <w:lang w:val="en-US"/>
        </w:rPr>
      </w:pPr>
      <w:r w:rsidRPr="00927940">
        <w:t xml:space="preserve">Note that the value may be the maximum value averaged over a given time (it is often </w:t>
      </w:r>
      <w:r w:rsidR="00502437" w:rsidRPr="00927940">
        <w:t>referred</w:t>
      </w:r>
      <w:r w:rsidRPr="00927940">
        <w:t xml:space="preserve"> to SMAX), </w:t>
      </w:r>
      <w:r w:rsidR="004D07F2" w:rsidRPr="004D07F2">
        <w:t>this</w:t>
      </w:r>
      <w:r w:rsidRPr="00927940">
        <w:t xml:space="preserve"> measurement </w:t>
      </w:r>
      <w:r w:rsidRPr="004D07F2">
        <w:t>shall be modelled using</w:t>
      </w:r>
      <w:r w:rsidR="004D07F2">
        <w:t xml:space="preserve"> </w:t>
      </w:r>
      <w:r w:rsidRPr="004D07F2">
        <w:t>HBRG16.RdlDsp.mag.f</w:t>
      </w:r>
      <w:r w:rsidRPr="00927940">
        <w:rPr>
          <w:lang w:val="en-US"/>
        </w:rPr>
        <w:t> </w:t>
      </w:r>
    </w:p>
    <w:p w14:paraId="2D21D5B9" w14:textId="77777777" w:rsidR="00927940" w:rsidRPr="00927940" w:rsidRDefault="00927940" w:rsidP="00E55AD4">
      <w:pPr>
        <w:pStyle w:val="BodyText"/>
        <w:numPr>
          <w:ilvl w:val="0"/>
          <w:numId w:val="33"/>
        </w:numPr>
        <w:rPr>
          <w:lang w:val="en-US"/>
        </w:rPr>
      </w:pPr>
      <w:r w:rsidRPr="00927940">
        <w:t>Because supervision of the measurements (alarms etc..) is done in accordance with the distance (in mm), the supervision shall be modelled using the SDST (Statkraft Namespace as of now). </w:t>
      </w:r>
      <w:r w:rsidRPr="00927940">
        <w:rPr>
          <w:lang w:val="en-US"/>
        </w:rPr>
        <w:t> </w:t>
      </w:r>
    </w:p>
    <w:p w14:paraId="518977E3" w14:textId="366E2ADD" w:rsidR="00927940" w:rsidRPr="00B2529F" w:rsidRDefault="00927940" w:rsidP="00E55AD4">
      <w:pPr>
        <w:pStyle w:val="BodyText"/>
        <w:numPr>
          <w:ilvl w:val="0"/>
          <w:numId w:val="33"/>
        </w:numPr>
        <w:rPr>
          <w:lang w:val="en-US"/>
        </w:rPr>
      </w:pPr>
      <w:r w:rsidRPr="00927940">
        <w:t>Since the supervision functions trigger mostly on max values from X and Y distance measurements only one instantiation is expected for each bearing. </w:t>
      </w:r>
      <w:r w:rsidRPr="00927940">
        <w:rPr>
          <w:lang w:val="en-US"/>
        </w:rPr>
        <w:t> </w:t>
      </w:r>
    </w:p>
    <w:p w14:paraId="21C91EC7" w14:textId="77777777" w:rsidR="00927940" w:rsidRPr="00525543" w:rsidRDefault="00927940" w:rsidP="00525543">
      <w:pPr>
        <w:pStyle w:val="Heading1"/>
      </w:pPr>
      <w:r w:rsidRPr="00525543">
        <w:t>Statkraft Extensions  </w:t>
      </w:r>
    </w:p>
    <w:p w14:paraId="3BAE6D91" w14:textId="77777777" w:rsidR="00927940" w:rsidRPr="00B2529F" w:rsidRDefault="00927940" w:rsidP="00B2529F">
      <w:pPr>
        <w:pStyle w:val="Heading2"/>
      </w:pPr>
      <w:r w:rsidRPr="00B2529F">
        <w:t>Signal modelling extensions to IEC 61850-7 </w:t>
      </w:r>
    </w:p>
    <w:p w14:paraId="1BCD342C" w14:textId="77777777" w:rsidR="00B2529F" w:rsidRDefault="00B2529F" w:rsidP="00927940">
      <w:pPr>
        <w:pStyle w:val="BodyText"/>
      </w:pPr>
    </w:p>
    <w:p w14:paraId="2DAE3323" w14:textId="43A13DD0" w:rsidR="00927940" w:rsidRPr="00927940" w:rsidRDefault="00927940" w:rsidP="00927940">
      <w:pPr>
        <w:pStyle w:val="BodyText"/>
        <w:rPr>
          <w:lang w:val="en-US"/>
        </w:rPr>
      </w:pPr>
      <w:r w:rsidRPr="00927940">
        <w:t>The extensions shall, as far as possible, follow the naming conventions and existing short-names. The structure of the Statkraft specific Logical Nodes (LN) shall follow the same rules as the LN in 61850-7.</w:t>
      </w:r>
      <w:r w:rsidRPr="00927940">
        <w:rPr>
          <w:lang w:val="en-US"/>
        </w:rPr>
        <w:t> </w:t>
      </w:r>
    </w:p>
    <w:p w14:paraId="651463D4" w14:textId="77777777" w:rsidR="00FB2C4A" w:rsidRDefault="00FB2C4A" w:rsidP="00927940">
      <w:pPr>
        <w:pStyle w:val="BodyText"/>
        <w:rPr>
          <w:lang w:val="en-US"/>
        </w:rPr>
      </w:pPr>
    </w:p>
    <w:p w14:paraId="664AE68A" w14:textId="6E9F8F23" w:rsidR="00FB2C4A" w:rsidRPr="00927940" w:rsidRDefault="00FB2C4A" w:rsidP="00927940">
      <w:pPr>
        <w:pStyle w:val="BodyText"/>
        <w:rPr>
          <w:lang w:val="en-US"/>
        </w:rPr>
      </w:pPr>
      <w:r>
        <w:rPr>
          <w:lang w:val="en-US"/>
        </w:rPr>
        <w:t>The Statkraft Namespace</w:t>
      </w:r>
      <w:r w:rsidR="003547A1">
        <w:rPr>
          <w:lang w:val="en-US"/>
        </w:rPr>
        <w:t>, containing all Statkraft-specific logical nodes</w:t>
      </w:r>
      <w:r>
        <w:rPr>
          <w:lang w:val="en-US"/>
        </w:rPr>
        <w:t xml:space="preserve"> </w:t>
      </w:r>
      <w:r w:rsidR="003547A1">
        <w:rPr>
          <w:lang w:val="en-US"/>
        </w:rPr>
        <w:t xml:space="preserve">shall be made available in xml-format to all users, both internal and external.  </w:t>
      </w:r>
    </w:p>
    <w:p w14:paraId="3CBBCE48" w14:textId="3425A969" w:rsidR="00F2531A" w:rsidRPr="00F2531A" w:rsidRDefault="00F2531A" w:rsidP="00F2531A">
      <w:pPr>
        <w:pStyle w:val="BodyText"/>
        <w:rPr>
          <w:lang w:val="en-US"/>
        </w:rPr>
      </w:pPr>
      <w:r>
        <w:rPr>
          <w:lang w:val="en-US"/>
        </w:rPr>
        <w:t xml:space="preserve"> </w:t>
      </w:r>
    </w:p>
    <w:p w14:paraId="794ABE62" w14:textId="66C8C0FD" w:rsidR="00927940" w:rsidRPr="00B2529F" w:rsidRDefault="00927940" w:rsidP="00B2529F">
      <w:pPr>
        <w:pStyle w:val="Heading2"/>
      </w:pPr>
      <w:r w:rsidRPr="00927940">
        <w:rPr>
          <w:bCs/>
        </w:rPr>
        <w:t>Signal modelling extensions to IEC/ISO 81346</w:t>
      </w:r>
      <w:r w:rsidRPr="00927940">
        <w:rPr>
          <w:bCs/>
          <w:lang w:val="en-US"/>
        </w:rPr>
        <w:t> </w:t>
      </w:r>
    </w:p>
    <w:p w14:paraId="4376AC23" w14:textId="77777777" w:rsidR="00927940" w:rsidRPr="00927940" w:rsidRDefault="00927940" w:rsidP="00927940">
      <w:pPr>
        <w:pStyle w:val="BodyText"/>
        <w:rPr>
          <w:lang w:val="en-US"/>
        </w:rPr>
      </w:pPr>
      <w:r w:rsidRPr="00927940">
        <w:t>Extentions shall be kept to a strict minimum and should only be created with the intent of the new classes being officially added to the 81346 series in a future update of the relevant sub-part. If the new class is rejected during the update, the class should not be used. </w:t>
      </w:r>
      <w:r w:rsidRPr="00927940">
        <w:rPr>
          <w:lang w:val="en-US"/>
        </w:rPr>
        <w:t> </w:t>
      </w:r>
    </w:p>
    <w:p w14:paraId="5F26262F" w14:textId="77777777" w:rsidR="000117F3" w:rsidRDefault="000117F3" w:rsidP="00927940">
      <w:pPr>
        <w:pStyle w:val="BodyText"/>
      </w:pPr>
    </w:p>
    <w:p w14:paraId="3AB6A257" w14:textId="52609AF9" w:rsidR="00927940" w:rsidRPr="00927940" w:rsidRDefault="00927940" w:rsidP="00927940">
      <w:pPr>
        <w:pStyle w:val="BodyText"/>
        <w:rPr>
          <w:lang w:val="en-US"/>
        </w:rPr>
      </w:pPr>
      <w:r w:rsidRPr="00927940">
        <w:t>The extensions can be found in the attached annex. </w:t>
      </w:r>
      <w:r w:rsidRPr="00927940">
        <w:rPr>
          <w:lang w:val="en-US"/>
        </w:rPr>
        <w:t> </w:t>
      </w:r>
    </w:p>
    <w:p w14:paraId="24EF05FB" w14:textId="3B6AAB04" w:rsidR="006D6A8B" w:rsidRPr="003547A1" w:rsidRDefault="00927940" w:rsidP="003547A1">
      <w:pPr>
        <w:pStyle w:val="BodyText"/>
        <w:rPr>
          <w:lang w:val="en-US"/>
        </w:rPr>
      </w:pPr>
      <w:r w:rsidRPr="00927940">
        <w:rPr>
          <w:lang w:val="en-US"/>
        </w:rPr>
        <w:t> </w:t>
      </w:r>
    </w:p>
    <w:p w14:paraId="17B0B7AF" w14:textId="31D07396" w:rsidR="00927940" w:rsidRPr="00927940" w:rsidRDefault="00B2529F" w:rsidP="00890BB0">
      <w:pPr>
        <w:pStyle w:val="Heading1"/>
        <w:numPr>
          <w:ilvl w:val="0"/>
          <w:numId w:val="0"/>
        </w:numPr>
        <w:ind w:left="432" w:hanging="432"/>
        <w:rPr>
          <w:lang w:val="en-US"/>
        </w:rPr>
      </w:pPr>
      <w:r>
        <w:t xml:space="preserve">Appendix A - </w:t>
      </w:r>
      <w:r w:rsidR="00927940" w:rsidRPr="00927940">
        <w:t>Fabulous signals and where to find them </w:t>
      </w:r>
      <w:r w:rsidR="00927940" w:rsidRPr="00927940">
        <w:rPr>
          <w:lang w:val="en-US"/>
        </w:rPr>
        <w:t> </w:t>
      </w:r>
    </w:p>
    <w:p w14:paraId="71838485" w14:textId="77777777" w:rsidR="00927940" w:rsidRPr="00927940" w:rsidRDefault="00927940" w:rsidP="00927940">
      <w:pPr>
        <w:pStyle w:val="BodyText"/>
        <w:rPr>
          <w:lang w:val="en-US"/>
        </w:rPr>
      </w:pPr>
      <w:r w:rsidRPr="00927940">
        <w:rPr>
          <w:lang w:val="en-US"/>
        </w:rPr>
        <w:t> </w:t>
      </w:r>
    </w:p>
    <w:p w14:paraId="5D7FDB40" w14:textId="77777777" w:rsidR="00927940" w:rsidRPr="00927940" w:rsidRDefault="00927940" w:rsidP="00927940">
      <w:pPr>
        <w:pStyle w:val="BodyText"/>
        <w:rPr>
          <w:lang w:val="en-US"/>
        </w:rPr>
      </w:pPr>
      <w:r w:rsidRPr="00927940">
        <w:rPr>
          <w:lang w:val="en-US"/>
        </w:rPr>
        <w:t> </w:t>
      </w:r>
    </w:p>
    <w:p w14:paraId="0D0B06B0" w14:textId="77777777" w:rsidR="00927940" w:rsidRPr="00927940" w:rsidRDefault="00927940" w:rsidP="00D336AC">
      <w:pPr>
        <w:pStyle w:val="BodyText"/>
        <w:rPr>
          <w:lang w:val="en-US"/>
        </w:rPr>
      </w:pPr>
      <w:r w:rsidRPr="00927940">
        <w:rPr>
          <w:b/>
          <w:bCs/>
        </w:rPr>
        <w:t>Distance</w:t>
      </w:r>
      <w:r w:rsidRPr="00927940">
        <w:rPr>
          <w:lang w:val="en-US"/>
        </w:rPr>
        <w:t> </w:t>
      </w:r>
    </w:p>
    <w:p w14:paraId="7B0C38A5" w14:textId="77777777" w:rsidR="00927940" w:rsidRPr="00927940" w:rsidRDefault="00927940" w:rsidP="00E55AD4">
      <w:pPr>
        <w:pStyle w:val="BodyText"/>
        <w:numPr>
          <w:ilvl w:val="0"/>
          <w:numId w:val="35"/>
        </w:numPr>
        <w:rPr>
          <w:lang w:val="en-US"/>
        </w:rPr>
      </w:pPr>
      <w:r w:rsidRPr="00927940">
        <w:t xml:space="preserve">Shaft displacement (“origo”) in </w:t>
      </w:r>
      <w:r w:rsidRPr="00927940">
        <w:rPr>
          <w:b/>
          <w:bCs/>
        </w:rPr>
        <w:t>x(1)</w:t>
      </w:r>
      <w:r w:rsidRPr="00927940">
        <w:t>/y(2)/z(3) direction: =A1.JF1.KJ#/TDST</w:t>
      </w:r>
      <w:r w:rsidRPr="00927940">
        <w:rPr>
          <w:b/>
          <w:bCs/>
        </w:rPr>
        <w:t>1</w:t>
      </w:r>
      <w:r w:rsidRPr="00927940">
        <w:t xml:space="preserve"> with # the bearing in question (1: Upper Guide Bearing, 2: Lower G. Bearing, 3: Turbine G. Bearing, 4: Thrust bearing)</w:t>
      </w:r>
      <w:r w:rsidRPr="00927940">
        <w:rPr>
          <w:lang w:val="en-US"/>
        </w:rPr>
        <w:t> </w:t>
      </w:r>
    </w:p>
    <w:p w14:paraId="1EE60050" w14:textId="77777777" w:rsidR="00927940" w:rsidRPr="00927940" w:rsidRDefault="00927940" w:rsidP="00D336AC">
      <w:pPr>
        <w:pStyle w:val="BodyText"/>
        <w:rPr>
          <w:lang w:val="en-US"/>
        </w:rPr>
      </w:pPr>
      <w:r w:rsidRPr="00927940">
        <w:rPr>
          <w:lang w:val="en-US"/>
        </w:rPr>
        <w:t> </w:t>
      </w:r>
    </w:p>
    <w:p w14:paraId="78A6C5F7" w14:textId="77777777" w:rsidR="00927940" w:rsidRPr="00927940" w:rsidRDefault="00927940" w:rsidP="00D336AC">
      <w:pPr>
        <w:pStyle w:val="BodyText"/>
        <w:rPr>
          <w:lang w:val="en-US"/>
        </w:rPr>
      </w:pPr>
      <w:r w:rsidRPr="00927940">
        <w:rPr>
          <w:b/>
          <w:bCs/>
        </w:rPr>
        <w:t>Flow</w:t>
      </w:r>
      <w:r w:rsidRPr="00927940">
        <w:rPr>
          <w:lang w:val="en-US"/>
        </w:rPr>
        <w:t> </w:t>
      </w:r>
    </w:p>
    <w:p w14:paraId="31058AD2" w14:textId="77777777" w:rsidR="00927940" w:rsidRDefault="00927940" w:rsidP="00E55AD4">
      <w:pPr>
        <w:pStyle w:val="BodyText"/>
        <w:numPr>
          <w:ilvl w:val="0"/>
          <w:numId w:val="37"/>
        </w:numPr>
        <w:rPr>
          <w:ins w:id="585" w:author="Wiborg Erik Jacques" w:date="2024-03-18T10:14:00Z"/>
          <w:lang w:val="en-US"/>
        </w:rPr>
      </w:pPr>
      <w:r w:rsidRPr="00927940">
        <w:t>Turbine Leakage flow (through turbine cover) =A1.RB1.AE1.JB1/TFLW1.Flw.mag</w:t>
      </w:r>
      <w:r w:rsidRPr="00927940">
        <w:rPr>
          <w:lang w:val="en-US"/>
        </w:rPr>
        <w:t> </w:t>
      </w:r>
    </w:p>
    <w:p w14:paraId="1B014719" w14:textId="7C36456E" w:rsidR="00183996" w:rsidRDefault="00937C83" w:rsidP="00E55AD4">
      <w:pPr>
        <w:pStyle w:val="BodyText"/>
        <w:numPr>
          <w:ilvl w:val="0"/>
          <w:numId w:val="37"/>
        </w:numPr>
        <w:rPr>
          <w:ins w:id="586" w:author="Wiborg Erik Jacques" w:date="2024-03-18T10:24:00Z"/>
          <w:lang w:val="en-US"/>
        </w:rPr>
      </w:pPr>
      <w:ins w:id="587" w:author="Wiborg Erik Jacques" w:date="2024-03-18T10:14:00Z">
        <w:r>
          <w:rPr>
            <w:lang w:val="en-US"/>
          </w:rPr>
          <w:t xml:space="preserve">Turbine flow through </w:t>
        </w:r>
      </w:ins>
      <w:ins w:id="588" w:author="Wiborg Erik Jacques" w:date="2024-03-18T10:26:00Z">
        <w:r w:rsidR="008F3904">
          <w:rPr>
            <w:lang w:val="en-US"/>
          </w:rPr>
          <w:t>P</w:t>
        </w:r>
      </w:ins>
      <w:ins w:id="589" w:author="Wiborg Erik Jacques" w:date="2024-03-18T10:14:00Z">
        <w:r>
          <w:rPr>
            <w:lang w:val="en-US"/>
          </w:rPr>
          <w:t xml:space="preserve">elton </w:t>
        </w:r>
        <w:r w:rsidR="00D461AD">
          <w:rPr>
            <w:lang w:val="en-US"/>
          </w:rPr>
          <w:t>needle position</w:t>
        </w:r>
      </w:ins>
      <w:ins w:id="590" w:author="Wiborg Erik Jacques" w:date="2024-03-18T10:24:00Z">
        <w:r w:rsidR="00183996">
          <w:rPr>
            <w:lang w:val="en-US"/>
          </w:rPr>
          <w:t xml:space="preserve"> </w:t>
        </w:r>
      </w:ins>
      <w:ins w:id="591" w:author="Wiborg Erik Jacques" w:date="2024-03-18T10:25:00Z">
        <w:r w:rsidR="00756973">
          <w:rPr>
            <w:lang w:val="en-US"/>
          </w:rPr>
          <w:t>=A1.RB1.KA1/</w:t>
        </w:r>
      </w:ins>
      <w:ins w:id="592" w:author="Wiborg Erik Jacques" w:date="2024-03-18T10:14:00Z">
        <w:r w:rsidR="00D461AD">
          <w:rPr>
            <w:lang w:val="en-US"/>
          </w:rPr>
          <w:t>H</w:t>
        </w:r>
      </w:ins>
      <w:ins w:id="593" w:author="Wiborg Erik Jacques" w:date="2024-03-18T10:24:00Z">
        <w:r w:rsidR="00521DE3">
          <w:rPr>
            <w:lang w:val="en-US"/>
          </w:rPr>
          <w:t>NDL</w:t>
        </w:r>
      </w:ins>
      <w:ins w:id="594" w:author="Wiborg Erik Jacques" w:date="2024-03-18T10:26:00Z">
        <w:r w:rsidR="008F3904">
          <w:rPr>
            <w:lang w:val="en-US"/>
          </w:rPr>
          <w:t>.PosPct.mag.f</w:t>
        </w:r>
      </w:ins>
      <w:ins w:id="595" w:author="Wiborg Erik Jacques" w:date="2024-03-18T10:14:00Z">
        <w:r w:rsidR="00D461AD">
          <w:rPr>
            <w:lang w:val="en-US"/>
          </w:rPr>
          <w:t xml:space="preserve"> </w:t>
        </w:r>
      </w:ins>
    </w:p>
    <w:p w14:paraId="42F491F6" w14:textId="03D8465B" w:rsidR="00183996" w:rsidRDefault="00183996" w:rsidP="00183996">
      <w:pPr>
        <w:pStyle w:val="BodyText"/>
        <w:numPr>
          <w:ilvl w:val="0"/>
          <w:numId w:val="37"/>
        </w:numPr>
        <w:rPr>
          <w:ins w:id="596" w:author="Wiborg Erik Jacques" w:date="2024-03-18T10:24:00Z"/>
          <w:lang w:val="en-US"/>
        </w:rPr>
      </w:pPr>
      <w:ins w:id="597" w:author="Wiborg Erik Jacques" w:date="2024-03-18T10:24:00Z">
        <w:r>
          <w:rPr>
            <w:lang w:val="en-US"/>
          </w:rPr>
          <w:t>Turbine flow through</w:t>
        </w:r>
      </w:ins>
      <w:ins w:id="598" w:author="Wiborg Erik Jacques" w:date="2024-03-18T10:26:00Z">
        <w:r w:rsidR="008F3904">
          <w:rPr>
            <w:lang w:val="en-US"/>
          </w:rPr>
          <w:t xml:space="preserve"> Francis</w:t>
        </w:r>
      </w:ins>
      <w:ins w:id="599" w:author="Wiborg Erik Jacques" w:date="2024-03-18T10:24:00Z">
        <w:r>
          <w:rPr>
            <w:lang w:val="en-US"/>
          </w:rPr>
          <w:t xml:space="preserve"> guide vanes position</w:t>
        </w:r>
      </w:ins>
      <w:ins w:id="600" w:author="Wiborg Erik Jacques" w:date="2024-03-18T10:25:00Z">
        <w:r w:rsidR="00756973">
          <w:rPr>
            <w:lang w:val="en-US"/>
          </w:rPr>
          <w:t xml:space="preserve"> =A1.RB1.KA1/H</w:t>
        </w:r>
        <w:r w:rsidR="008F3904">
          <w:rPr>
            <w:lang w:val="en-US"/>
          </w:rPr>
          <w:t>T</w:t>
        </w:r>
        <w:r w:rsidR="00756973">
          <w:rPr>
            <w:lang w:val="en-US"/>
          </w:rPr>
          <w:t>GV</w:t>
        </w:r>
      </w:ins>
      <w:ins w:id="601" w:author="Wiborg Erik Jacques" w:date="2024-03-18T10:26:00Z">
        <w:r w:rsidR="008F3904">
          <w:rPr>
            <w:lang w:val="en-US"/>
          </w:rPr>
          <w:t>.PosPct.mag.f</w:t>
        </w:r>
      </w:ins>
      <w:ins w:id="602" w:author="Wiborg Erik Jacques" w:date="2024-03-18T10:24:00Z">
        <w:r>
          <w:rPr>
            <w:lang w:val="en-US"/>
          </w:rPr>
          <w:t xml:space="preserve"> </w:t>
        </w:r>
      </w:ins>
    </w:p>
    <w:p w14:paraId="72EC2855" w14:textId="02FA0EEB" w:rsidR="00937C83" w:rsidRPr="00927940" w:rsidDel="008F3904" w:rsidRDefault="00937C83" w:rsidP="00E55AD4">
      <w:pPr>
        <w:pStyle w:val="BodyText"/>
        <w:numPr>
          <w:ilvl w:val="0"/>
          <w:numId w:val="37"/>
        </w:numPr>
        <w:rPr>
          <w:del w:id="603" w:author="Wiborg Erik Jacques" w:date="2024-03-18T10:26:00Z"/>
          <w:lang w:val="en-US"/>
        </w:rPr>
      </w:pPr>
    </w:p>
    <w:p w14:paraId="0D26085D" w14:textId="77777777" w:rsidR="00D336AC" w:rsidRDefault="00D336AC" w:rsidP="00D336AC">
      <w:pPr>
        <w:pStyle w:val="BodyText"/>
        <w:rPr>
          <w:b/>
          <w:bCs/>
        </w:rPr>
      </w:pPr>
    </w:p>
    <w:p w14:paraId="3CAB57F5" w14:textId="37352700" w:rsidR="00927940" w:rsidRPr="00927940" w:rsidRDefault="00927940" w:rsidP="00D336AC">
      <w:pPr>
        <w:pStyle w:val="BodyText"/>
        <w:rPr>
          <w:lang w:val="en-US"/>
        </w:rPr>
      </w:pPr>
      <w:r w:rsidRPr="00927940">
        <w:rPr>
          <w:b/>
          <w:bCs/>
        </w:rPr>
        <w:lastRenderedPageBreak/>
        <w:t>Frequency</w:t>
      </w:r>
      <w:r w:rsidRPr="00927940">
        <w:t> </w:t>
      </w:r>
      <w:r w:rsidRPr="00927940">
        <w:rPr>
          <w:lang w:val="en-US"/>
        </w:rPr>
        <w:t> </w:t>
      </w:r>
    </w:p>
    <w:p w14:paraId="145A184A" w14:textId="77777777" w:rsidR="00927940" w:rsidRPr="00C32FF6" w:rsidRDefault="4523BDFD" w:rsidP="3E63CEB8">
      <w:pPr>
        <w:pStyle w:val="BodyText"/>
        <w:numPr>
          <w:ilvl w:val="0"/>
          <w:numId w:val="39"/>
        </w:numPr>
        <w:rPr>
          <w:lang w:val="fr-FR"/>
        </w:rPr>
      </w:pPr>
      <w:r w:rsidRPr="00C32FF6">
        <w:rPr>
          <w:lang w:val="fr-FR"/>
        </w:rPr>
        <w:t>Grid =D40.LE1/MMXU1.Hz.mag </w:t>
      </w:r>
    </w:p>
    <w:p w14:paraId="5F6290E5" w14:textId="071B97B4" w:rsidR="00927940" w:rsidRPr="00927940" w:rsidRDefault="00927940" w:rsidP="00D336AC">
      <w:pPr>
        <w:pStyle w:val="BodyText"/>
        <w:rPr>
          <w:lang w:val="en-US"/>
        </w:rPr>
      </w:pPr>
      <w:r w:rsidRPr="00927940">
        <w:rPr>
          <w:b/>
          <w:bCs/>
        </w:rPr>
        <w:t>Power</w:t>
      </w:r>
      <w:r w:rsidRPr="00927940">
        <w:t> </w:t>
      </w:r>
      <w:r w:rsidRPr="00927940">
        <w:rPr>
          <w:lang w:val="en-US"/>
        </w:rPr>
        <w:t> </w:t>
      </w:r>
    </w:p>
    <w:p w14:paraId="1411CC69" w14:textId="77777777" w:rsidR="00D02D45" w:rsidRDefault="00D02D45" w:rsidP="00D02D45">
      <w:pPr>
        <w:pStyle w:val="BodyText"/>
        <w:rPr>
          <w:b/>
          <w:bCs/>
        </w:rPr>
      </w:pPr>
    </w:p>
    <w:p w14:paraId="4F0E1DE9" w14:textId="77777777" w:rsidR="00D7136C" w:rsidRDefault="00D7136C" w:rsidP="00D02D45">
      <w:pPr>
        <w:pStyle w:val="BodyText"/>
        <w:rPr>
          <w:b/>
          <w:bCs/>
        </w:rPr>
      </w:pPr>
    </w:p>
    <w:p w14:paraId="4196F565" w14:textId="635A2387" w:rsidR="00927940" w:rsidRPr="00927940" w:rsidRDefault="00927940" w:rsidP="00D02D45">
      <w:pPr>
        <w:pStyle w:val="BodyText"/>
        <w:rPr>
          <w:lang w:val="en-US"/>
        </w:rPr>
      </w:pPr>
      <w:r w:rsidRPr="00927940">
        <w:rPr>
          <w:b/>
          <w:bCs/>
        </w:rPr>
        <w:t>Speed</w:t>
      </w:r>
      <w:r w:rsidRPr="00927940">
        <w:rPr>
          <w:lang w:val="en-US"/>
        </w:rPr>
        <w:t> </w:t>
      </w:r>
    </w:p>
    <w:p w14:paraId="5750E806" w14:textId="77777777" w:rsidR="00927940" w:rsidRDefault="00927940" w:rsidP="00E55AD4">
      <w:pPr>
        <w:pStyle w:val="BodyText"/>
        <w:numPr>
          <w:ilvl w:val="0"/>
          <w:numId w:val="43"/>
        </w:numPr>
        <w:rPr>
          <w:lang w:val="en-US"/>
        </w:rPr>
      </w:pPr>
      <w:r w:rsidRPr="00927940">
        <w:t>Speed of sound in water =A1.RB1/sosTSPD1.Spd.mag</w:t>
      </w:r>
      <w:r w:rsidRPr="00927940">
        <w:rPr>
          <w:lang w:val="en-US"/>
        </w:rPr>
        <w:t> </w:t>
      </w:r>
    </w:p>
    <w:p w14:paraId="5C896A27" w14:textId="77777777" w:rsidR="006D6A8B" w:rsidDel="00316192" w:rsidRDefault="006D6A8B" w:rsidP="006D6A8B">
      <w:pPr>
        <w:pStyle w:val="BodyText"/>
        <w:rPr>
          <w:del w:id="604" w:author="Wiborg Erik Jacques" w:date="2024-03-18T10:05:00Z"/>
          <w:b/>
          <w:bCs/>
          <w:lang w:val="en-US"/>
        </w:rPr>
      </w:pPr>
    </w:p>
    <w:p w14:paraId="5A868288" w14:textId="77777777" w:rsidR="00316192" w:rsidRPr="00927940" w:rsidRDefault="00316192" w:rsidP="006D6A8B">
      <w:pPr>
        <w:pStyle w:val="BodyText"/>
        <w:ind w:left="720"/>
        <w:rPr>
          <w:ins w:id="605" w:author="Wiborg Erik Jacques" w:date="2024-03-18T10:05:00Z"/>
          <w:lang w:val="en-US"/>
        </w:rPr>
      </w:pPr>
    </w:p>
    <w:p w14:paraId="5093E5BD" w14:textId="0F7713F4" w:rsidR="00316192" w:rsidRDefault="00316192" w:rsidP="006D6A8B">
      <w:pPr>
        <w:pStyle w:val="BodyText"/>
        <w:rPr>
          <w:b/>
          <w:bCs/>
          <w:lang w:val="en-US"/>
        </w:rPr>
      </w:pPr>
      <w:ins w:id="606" w:author="Wiborg Erik Jacques" w:date="2024-03-18T10:05:00Z">
        <w:r>
          <w:rPr>
            <w:b/>
            <w:bCs/>
            <w:lang w:val="en-US"/>
          </w:rPr>
          <w:t>Pressure</w:t>
        </w:r>
      </w:ins>
    </w:p>
    <w:p w14:paraId="573FB7A0" w14:textId="77777777" w:rsidR="00845E2C" w:rsidRDefault="00845E2C" w:rsidP="006D6A8B">
      <w:pPr>
        <w:pStyle w:val="BodyText"/>
        <w:rPr>
          <w:ins w:id="607" w:author="Wiborg Erik Jacques" w:date="2024-03-18T10:05:00Z"/>
          <w:b/>
          <w:bCs/>
          <w:lang w:val="en-US"/>
        </w:rPr>
      </w:pPr>
    </w:p>
    <w:p w14:paraId="707A09E3" w14:textId="70903FCD" w:rsidR="00316192" w:rsidRDefault="00EC02AB" w:rsidP="00845E2C">
      <w:pPr>
        <w:pStyle w:val="BodyText"/>
        <w:numPr>
          <w:ilvl w:val="0"/>
          <w:numId w:val="61"/>
        </w:numPr>
        <w:rPr>
          <w:lang w:val="en-US"/>
        </w:rPr>
      </w:pPr>
      <w:ins w:id="608" w:author="Wiborg Erik Jacques" w:date="2024-03-18T10:05:00Z">
        <w:r>
          <w:rPr>
            <w:lang w:val="en-US"/>
          </w:rPr>
          <w:t xml:space="preserve">Turbine </w:t>
        </w:r>
        <w:r w:rsidR="00316192">
          <w:rPr>
            <w:lang w:val="en-US"/>
          </w:rPr>
          <w:t xml:space="preserve">Pressure </w:t>
        </w:r>
      </w:ins>
      <w:ins w:id="609" w:author="Wiborg Erik Jacques" w:date="2024-03-18T10:16:00Z">
        <w:r w:rsidR="00AE6C1C">
          <w:rPr>
            <w:lang w:val="en-US"/>
          </w:rPr>
          <w:t>(upstream</w:t>
        </w:r>
        <w:r w:rsidR="00AF4FFC">
          <w:rPr>
            <w:lang w:val="en-US"/>
          </w:rPr>
          <w:t>)</w:t>
        </w:r>
      </w:ins>
      <w:ins w:id="610" w:author="Wiborg Erik Jacques" w:date="2024-03-18T10:17:00Z">
        <w:r w:rsidR="00AF4FFC">
          <w:rPr>
            <w:lang w:val="en-US"/>
          </w:rPr>
          <w:t>, =A1.RB1.BPA1</w:t>
        </w:r>
      </w:ins>
      <w:ins w:id="611" w:author="Wiborg Erik Jacques" w:date="2024-03-18T10:16:00Z">
        <w:r w:rsidR="00AF4FFC">
          <w:rPr>
            <w:lang w:val="en-US"/>
          </w:rPr>
          <w:t xml:space="preserve"> is the same as valve pressure (d</w:t>
        </w:r>
      </w:ins>
      <w:ins w:id="612" w:author="Wiborg Erik Jacques" w:date="2024-03-18T10:17:00Z">
        <w:r w:rsidR="00AF4FFC">
          <w:rPr>
            <w:lang w:val="en-US"/>
          </w:rPr>
          <w:t xml:space="preserve">ownstream) </w:t>
        </w:r>
        <w:r w:rsidR="00AF4FFC" w:rsidRPr="0091416F">
          <w:rPr>
            <w:b/>
            <w:bCs/>
            <w:lang w:val="en-US"/>
            <w:rPrChange w:id="613" w:author="Wiborg Erik Jacques" w:date="2024-03-18T10:18:00Z">
              <w:rPr>
                <w:lang w:val="en-US"/>
              </w:rPr>
            </w:rPrChange>
          </w:rPr>
          <w:t>=A1.</w:t>
        </w:r>
        <w:r w:rsidR="0091416F" w:rsidRPr="0091416F">
          <w:rPr>
            <w:b/>
            <w:bCs/>
            <w:lang w:val="en-US"/>
            <w:rPrChange w:id="614" w:author="Wiborg Erik Jacques" w:date="2024-03-18T10:18:00Z">
              <w:rPr>
                <w:lang w:val="en-US"/>
              </w:rPr>
            </w:rPrChange>
          </w:rPr>
          <w:t>KA</w:t>
        </w:r>
        <w:r w:rsidR="00AF4FFC" w:rsidRPr="0091416F">
          <w:rPr>
            <w:b/>
            <w:bCs/>
            <w:lang w:val="en-US"/>
            <w:rPrChange w:id="615" w:author="Wiborg Erik Jacques" w:date="2024-03-18T10:18:00Z">
              <w:rPr>
                <w:lang w:val="en-US"/>
              </w:rPr>
            </w:rPrChange>
          </w:rPr>
          <w:t>1.BPA</w:t>
        </w:r>
        <w:r w:rsidR="0091416F" w:rsidRPr="0091416F">
          <w:rPr>
            <w:b/>
            <w:bCs/>
            <w:lang w:val="en-US"/>
            <w:rPrChange w:id="616" w:author="Wiborg Erik Jacques" w:date="2024-03-18T10:18:00Z">
              <w:rPr>
                <w:lang w:val="en-US"/>
              </w:rPr>
            </w:rPrChange>
          </w:rPr>
          <w:t>2</w:t>
        </w:r>
      </w:ins>
      <w:ins w:id="617" w:author="Wiborg Erik Jacques" w:date="2024-03-18T10:18:00Z">
        <w:r w:rsidR="0091416F">
          <w:rPr>
            <w:lang w:val="en-US"/>
          </w:rPr>
          <w:t>. The latter is the preferred term</w:t>
        </w:r>
      </w:ins>
      <w:ins w:id="618" w:author="Wiborg Erik Jacques" w:date="2024-03-18T10:28:00Z">
        <w:r w:rsidR="00C903EA">
          <w:rPr>
            <w:lang w:val="en-US"/>
          </w:rPr>
          <w:t xml:space="preserve"> because </w:t>
        </w:r>
        <w:r w:rsidR="00CD564A">
          <w:rPr>
            <w:lang w:val="en-US"/>
          </w:rPr>
          <w:t>pressure upstream and downstream the main inlet valve</w:t>
        </w:r>
      </w:ins>
      <w:r w:rsidR="00845E2C">
        <w:rPr>
          <w:lang w:val="en-US"/>
        </w:rPr>
        <w:t xml:space="preserve"> is</w:t>
      </w:r>
      <w:ins w:id="619" w:author="Wiborg Erik Jacques" w:date="2024-03-18T10:28:00Z">
        <w:r w:rsidR="00CD564A">
          <w:rPr>
            <w:lang w:val="en-US"/>
          </w:rPr>
          <w:t xml:space="preserve"> usually </w:t>
        </w:r>
      </w:ins>
      <w:r w:rsidR="00845E2C">
        <w:rPr>
          <w:lang w:val="en-US"/>
        </w:rPr>
        <w:t>minitored</w:t>
      </w:r>
      <w:ins w:id="620" w:author="Wiborg Erik Jacques" w:date="2024-03-18T10:28:00Z">
        <w:r w:rsidR="00CD564A">
          <w:rPr>
            <w:lang w:val="en-US"/>
          </w:rPr>
          <w:t>, while draft tube pressure often doesn’t</w:t>
        </w:r>
      </w:ins>
      <w:ins w:id="621" w:author="Wiborg Erik Jacques" w:date="2024-03-18T10:18:00Z">
        <w:r w:rsidR="0091416F">
          <w:rPr>
            <w:lang w:val="en-US"/>
          </w:rPr>
          <w:t>.</w:t>
        </w:r>
      </w:ins>
    </w:p>
    <w:p w14:paraId="1BB8997A" w14:textId="0D6FA106" w:rsidR="00845E2C" w:rsidRDefault="00845E2C" w:rsidP="00845E2C">
      <w:pPr>
        <w:pStyle w:val="BodyText"/>
        <w:jc w:val="center"/>
        <w:rPr>
          <w:lang w:val="en-US"/>
        </w:rPr>
      </w:pPr>
      <w:ins w:id="622" w:author="Wiborg Erik Jacques" w:date="2024-03-18T10:27:00Z">
        <w:r>
          <w:rPr>
            <w:noProof/>
          </w:rPr>
          <w:drawing>
            <wp:inline distT="0" distB="0" distL="0" distR="0" wp14:anchorId="0E81292B" wp14:editId="72B825F0">
              <wp:extent cx="3811219" cy="2130417"/>
              <wp:effectExtent l="0" t="0" r="0" b="3810"/>
              <wp:docPr id="736355109" name="Picture 736355109" descr="A diagram of a val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55109" name="Picture 1" descr="A diagram of a valve&#10;&#10;Description automatically generated"/>
                      <pic:cNvPicPr/>
                    </pic:nvPicPr>
                    <pic:blipFill>
                      <a:blip r:embed="rId32"/>
                      <a:stretch>
                        <a:fillRect/>
                      </a:stretch>
                    </pic:blipFill>
                    <pic:spPr>
                      <a:xfrm>
                        <a:off x="0" y="0"/>
                        <a:ext cx="3817071" cy="2133688"/>
                      </a:xfrm>
                      <a:prstGeom prst="rect">
                        <a:avLst/>
                      </a:prstGeom>
                    </pic:spPr>
                  </pic:pic>
                </a:graphicData>
              </a:graphic>
            </wp:inline>
          </w:drawing>
        </w:r>
      </w:ins>
    </w:p>
    <w:p w14:paraId="6B7C8A16" w14:textId="7E34F79D" w:rsidR="00845E2C" w:rsidRDefault="00845E2C" w:rsidP="00845E2C">
      <w:pPr>
        <w:pStyle w:val="BodyText"/>
        <w:numPr>
          <w:ilvl w:val="0"/>
          <w:numId w:val="61"/>
        </w:numPr>
        <w:rPr>
          <w:lang w:val="en-US"/>
        </w:rPr>
      </w:pPr>
      <w:r w:rsidRPr="006A50B4">
        <w:rPr>
          <w:lang w:val="en-US"/>
        </w:rPr>
        <w:t xml:space="preserve">The </w:t>
      </w:r>
      <w:r>
        <w:rPr>
          <w:lang w:val="en-US"/>
        </w:rPr>
        <w:t xml:space="preserve">inlet pressure of the Main Inlet valve is also the outlet pressure of the pressure shaft/penstock. </w:t>
      </w:r>
    </w:p>
    <w:p w14:paraId="23CA70F8" w14:textId="77777777" w:rsidR="00845E2C" w:rsidRDefault="00845E2C" w:rsidP="00845E2C">
      <w:pPr>
        <w:pStyle w:val="BodyText"/>
        <w:rPr>
          <w:lang w:val="en-US"/>
        </w:rPr>
      </w:pPr>
    </w:p>
    <w:p w14:paraId="54760A14" w14:textId="0FDE1040" w:rsidR="00845E2C" w:rsidRDefault="00845E2C" w:rsidP="00845E2C">
      <w:pPr>
        <w:pStyle w:val="BodyText"/>
        <w:ind w:left="360"/>
        <w:jc w:val="center"/>
        <w:rPr>
          <w:b/>
          <w:bCs/>
          <w:lang w:val="en-US"/>
        </w:rPr>
      </w:pPr>
      <w:r w:rsidRPr="00845E2C">
        <w:rPr>
          <w:b/>
          <w:bCs/>
          <w:color w:val="00B050"/>
          <w:lang w:val="en-US"/>
        </w:rPr>
        <w:t xml:space="preserve">=A1.KA1.BPA1* </w:t>
      </w:r>
      <w:r>
        <w:rPr>
          <w:b/>
          <w:bCs/>
          <w:lang w:val="en-US"/>
        </w:rPr>
        <w:t xml:space="preserve">|same function| </w:t>
      </w:r>
      <w:r w:rsidRPr="00845E2C">
        <w:rPr>
          <w:b/>
          <w:bCs/>
          <w:color w:val="FF0000"/>
          <w:lang w:val="en-US"/>
        </w:rPr>
        <w:t>=C1.JB2.BPA2</w:t>
      </w:r>
    </w:p>
    <w:p w14:paraId="1C30D7A9" w14:textId="77777777" w:rsidR="00845E2C" w:rsidRPr="00845E2C" w:rsidRDefault="00845E2C" w:rsidP="00845E2C">
      <w:pPr>
        <w:pStyle w:val="BodyText"/>
        <w:ind w:left="360"/>
        <w:jc w:val="center"/>
        <w:rPr>
          <w:b/>
          <w:bCs/>
          <w:lang w:val="en-US"/>
        </w:rPr>
      </w:pPr>
    </w:p>
    <w:p w14:paraId="47965B25" w14:textId="69178033" w:rsidR="00301F51" w:rsidRPr="00316192" w:rsidRDefault="00845E2C" w:rsidP="00845E2C">
      <w:pPr>
        <w:pStyle w:val="BodyText"/>
        <w:ind w:left="360"/>
        <w:rPr>
          <w:ins w:id="623" w:author="Wiborg Erik Jacques" w:date="2024-03-18T10:05:00Z"/>
          <w:lang w:val="en-US"/>
          <w:rPrChange w:id="624" w:author="Wiborg Erik Jacques" w:date="2024-03-18T10:05:00Z">
            <w:rPr>
              <w:ins w:id="625" w:author="Wiborg Erik Jacques" w:date="2024-03-18T10:05:00Z"/>
              <w:b/>
              <w:bCs/>
              <w:lang w:val="en-US"/>
            </w:rPr>
          </w:rPrChange>
        </w:rPr>
      </w:pPr>
      <w:r>
        <w:rPr>
          <w:lang w:val="en-US"/>
        </w:rPr>
        <w:t>From a functional point of view, the pressure upstream the MIV could be considered more relevant (i.e. it is more likely that this function is what you would be looking for) than the outlet pressure of the penstock. This is why MIV inlet is the preferred RD for this function.</w:t>
      </w:r>
    </w:p>
    <w:p w14:paraId="452B11B9" w14:textId="3A43A814" w:rsidR="00316192" w:rsidRDefault="00927940" w:rsidP="006D6A8B">
      <w:pPr>
        <w:pStyle w:val="BodyText"/>
        <w:rPr>
          <w:ins w:id="626" w:author="Wiborg Erik Jacques" w:date="2024-03-18T10:05:00Z"/>
          <w:b/>
          <w:bCs/>
          <w:lang w:val="en-US"/>
        </w:rPr>
      </w:pPr>
      <w:r w:rsidRPr="006D6A8B">
        <w:rPr>
          <w:b/>
          <w:bCs/>
          <w:lang w:val="en-US"/>
        </w:rPr>
        <w:t> </w:t>
      </w:r>
    </w:p>
    <w:p w14:paraId="53261FE1" w14:textId="5D1EB662" w:rsidR="006D6A8B" w:rsidRDefault="00845E2C" w:rsidP="006D6A8B">
      <w:pPr>
        <w:pStyle w:val="BodyText"/>
        <w:rPr>
          <w:b/>
          <w:bCs/>
        </w:rPr>
      </w:pPr>
      <w:r>
        <w:rPr>
          <w:b/>
          <w:bCs/>
        </w:rPr>
        <w:t>Miscellaneous</w:t>
      </w:r>
    </w:p>
    <w:p w14:paraId="0DF17BB6" w14:textId="77777777" w:rsidR="00845E2C" w:rsidRPr="006D6A8B" w:rsidRDefault="00845E2C" w:rsidP="006D6A8B">
      <w:pPr>
        <w:pStyle w:val="BodyText"/>
        <w:rPr>
          <w:b/>
          <w:bCs/>
          <w:lang w:val="en-US"/>
        </w:rPr>
      </w:pPr>
    </w:p>
    <w:p w14:paraId="78A1E2E3" w14:textId="77777777" w:rsidR="006D6A8B" w:rsidRPr="00927940" w:rsidRDefault="006D6A8B" w:rsidP="006D6A8B">
      <w:pPr>
        <w:pStyle w:val="BodyText"/>
        <w:numPr>
          <w:ilvl w:val="0"/>
          <w:numId w:val="47"/>
        </w:numPr>
        <w:rPr>
          <w:lang w:val="en-US"/>
        </w:rPr>
      </w:pPr>
      <w:r w:rsidRPr="00927940">
        <w:t>Internfeil LPHD.PhyHealth.stVal</w:t>
      </w:r>
      <w:r w:rsidRPr="00927940">
        <w:rPr>
          <w:lang w:val="en-US"/>
        </w:rPr>
        <w:t> </w:t>
      </w:r>
    </w:p>
    <w:p w14:paraId="758A0ABC" w14:textId="77777777" w:rsidR="006D6A8B" w:rsidRPr="00927940" w:rsidRDefault="006D6A8B" w:rsidP="006D6A8B">
      <w:pPr>
        <w:pStyle w:val="BodyText"/>
        <w:numPr>
          <w:ilvl w:val="0"/>
          <w:numId w:val="47"/>
        </w:numPr>
        <w:rPr>
          <w:lang w:val="en-US"/>
        </w:rPr>
      </w:pPr>
      <w:r w:rsidRPr="00927940">
        <w:t>Spenningstilførsel LPHD.PwrSupAlm.stVal</w:t>
      </w:r>
      <w:r w:rsidRPr="00927940">
        <w:rPr>
          <w:lang w:val="en-US"/>
        </w:rPr>
        <w:t> </w:t>
      </w:r>
    </w:p>
    <w:p w14:paraId="4BCABA45" w14:textId="77777777" w:rsidR="006D6A8B" w:rsidRPr="00D336AC" w:rsidRDefault="006D6A8B" w:rsidP="006D6A8B">
      <w:pPr>
        <w:pStyle w:val="BodyText"/>
        <w:numPr>
          <w:ilvl w:val="0"/>
          <w:numId w:val="47"/>
        </w:numPr>
        <w:rPr>
          <w:lang w:val="nb-NO"/>
        </w:rPr>
      </w:pPr>
      <w:r w:rsidRPr="00927940">
        <w:rPr>
          <w:lang w:val="nb-NO"/>
        </w:rPr>
        <w:t>Bruker mag og ikke instMag pga dødbånd</w:t>
      </w:r>
      <w:r w:rsidRPr="00D336AC">
        <w:rPr>
          <w:lang w:val="nb-NO"/>
        </w:rPr>
        <w:t> </w:t>
      </w:r>
    </w:p>
    <w:p w14:paraId="55E22132" w14:textId="3B58B92A" w:rsidR="00927940" w:rsidRPr="006D6A8B" w:rsidRDefault="00927940" w:rsidP="00927940">
      <w:pPr>
        <w:pStyle w:val="BodyText"/>
        <w:rPr>
          <w:lang w:val="nb-NO"/>
        </w:rPr>
      </w:pPr>
    </w:p>
    <w:p w14:paraId="5BB296EE" w14:textId="77777777" w:rsidR="00927940" w:rsidRPr="00D336AC" w:rsidRDefault="00927940" w:rsidP="00927940">
      <w:pPr>
        <w:pStyle w:val="BodyText"/>
        <w:rPr>
          <w:lang w:val="nb-NO"/>
        </w:rPr>
      </w:pPr>
      <w:r w:rsidRPr="00D336AC">
        <w:rPr>
          <w:lang w:val="nb-NO"/>
        </w:rPr>
        <w:t> </w:t>
      </w:r>
    </w:p>
    <w:p w14:paraId="19EB7847" w14:textId="77777777" w:rsidR="00927940" w:rsidRPr="00D336AC" w:rsidRDefault="00927940" w:rsidP="00617EC2">
      <w:pPr>
        <w:pStyle w:val="BodyText"/>
        <w:rPr>
          <w:lang w:val="nb-NO"/>
        </w:rPr>
      </w:pPr>
    </w:p>
    <w:sectPr w:rsidR="00927940" w:rsidRPr="00D336AC" w:rsidSect="00721311">
      <w:headerReference w:type="default" r:id="rId33"/>
      <w:footerReference w:type="default" r:id="rId34"/>
      <w:headerReference w:type="first" r:id="rId35"/>
      <w:footerReference w:type="first" r:id="rId36"/>
      <w:pgSz w:w="11906" w:h="16838" w:code="9"/>
      <w:pgMar w:top="1418" w:right="1418" w:bottom="1418" w:left="1418" w:header="709" w:footer="28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3" w:author="Hauglid Anders" w:date="2024-04-24T14:47:00Z" w:initials="HA">
    <w:p w14:paraId="776FD00C" w14:textId="371ACACC" w:rsidR="640099DC" w:rsidRDefault="640099DC">
      <w:pPr>
        <w:pStyle w:val="CommentText"/>
      </w:pPr>
      <w:r>
        <w:t>mismatch med spesifikasjon på E-system</w:t>
      </w:r>
      <w:r>
        <w:rPr>
          <w:rStyle w:val="CommentReference"/>
        </w:rPr>
        <w:annotationRef/>
      </w:r>
    </w:p>
  </w:comment>
  <w:comment w:id="28" w:author="Hauglid Anders" w:date="2024-04-24T14:47:00Z" w:initials="HA">
    <w:p w14:paraId="3F916ED4" w14:textId="3972CB90" w:rsidR="640099DC" w:rsidRDefault="640099DC">
      <w:pPr>
        <w:pStyle w:val="CommentText"/>
      </w:pPr>
      <w:r>
        <w:t>mismatch med spesifikasjon på C-system</w:t>
      </w:r>
      <w:r>
        <w:rPr>
          <w:rStyle w:val="CommentReference"/>
        </w:rPr>
        <w:annotationRef/>
      </w:r>
    </w:p>
  </w:comment>
  <w:comment w:id="55" w:author="Erik Jacques Wiborg" w:date="2024-01-24T08:51:00Z" w:initials="EJW">
    <w:p w14:paraId="02F376A0" w14:textId="77777777" w:rsidR="001708E6" w:rsidRDefault="001708E6" w:rsidP="001708E6">
      <w:pPr>
        <w:pStyle w:val="CommentText"/>
      </w:pPr>
      <w:r>
        <w:rPr>
          <w:rStyle w:val="CommentReference"/>
        </w:rPr>
        <w:annotationRef/>
      </w:r>
      <w:r>
        <w:t>New section, please review</w:t>
      </w:r>
    </w:p>
  </w:comment>
  <w:comment w:id="56" w:author="Erik Jacques Wiborg" w:date="2024-01-24T09:46:00Z" w:initials="EJW">
    <w:p w14:paraId="5885FC72" w14:textId="7BA628C5" w:rsidR="00FC35EC" w:rsidRDefault="00FC35EC" w:rsidP="00FC35EC">
      <w:pPr>
        <w:pStyle w:val="CommentText"/>
      </w:pPr>
      <w:r>
        <w:rPr>
          <w:rStyle w:val="CommentReference"/>
        </w:rPr>
        <w:annotationRef/>
      </w:r>
      <w:r>
        <w:fldChar w:fldCharType="begin"/>
      </w:r>
      <w:r>
        <w:instrText>HYPERLINK "mailto:u56089@energycorp.com"</w:instrText>
      </w:r>
      <w:bookmarkStart w:id="58" w:name="_@_C24420139E2F4095B0C5D5191FBAF1BFZ"/>
      <w:r>
        <w:fldChar w:fldCharType="separate"/>
      </w:r>
      <w:bookmarkEnd w:id="58"/>
      <w:r w:rsidRPr="00FC35EC">
        <w:rPr>
          <w:rStyle w:val="Mention"/>
          <w:noProof/>
        </w:rPr>
        <w:t>@Hauglid Anders</w:t>
      </w:r>
      <w:r>
        <w:fldChar w:fldCharType="end"/>
      </w:r>
      <w:r>
        <w:t xml:space="preserve"> </w:t>
      </w:r>
      <w:r>
        <w:fldChar w:fldCharType="begin"/>
      </w:r>
      <w:r>
        <w:instrText>HYPERLINK "mailto:u57903@energycorp.com"</w:instrText>
      </w:r>
      <w:bookmarkStart w:id="59" w:name="_@_37594A811B5B4AC6A024F590BF9D5C3CZ"/>
      <w:r>
        <w:fldChar w:fldCharType="separate"/>
      </w:r>
      <w:bookmarkEnd w:id="59"/>
      <w:r w:rsidRPr="00FC35EC">
        <w:rPr>
          <w:rStyle w:val="Mention"/>
          <w:noProof/>
        </w:rPr>
        <w:t>@Vassdal Henrik</w:t>
      </w:r>
      <w:r>
        <w:fldChar w:fldCharType="end"/>
      </w:r>
      <w:r>
        <w:t xml:space="preserve">  read through and comment? I’ll implement these changes in the mapper as soon as you give a thumbs up</w:t>
      </w:r>
    </w:p>
  </w:comment>
  <w:comment w:id="57" w:author="Vassdal Henrik" w:date="2024-01-24T10:32:00Z" w:initials="VH">
    <w:p w14:paraId="2CAFC021" w14:textId="5ACEBB8A" w:rsidR="0AEE3514" w:rsidRDefault="0AEE3514">
      <w:pPr>
        <w:pStyle w:val="CommentText"/>
      </w:pPr>
      <w:r>
        <w:t>If i'm understanding correctly the second HE1 in the tag below changes to HB1? Now: RA1.HE1.HE1.EQD1.BTA1/STMP1... Cold water to cooler 1 temperature</w:t>
      </w:r>
      <w:r>
        <w:rPr>
          <w:rStyle w:val="CommentReference"/>
        </w:rPr>
        <w:annotationRef/>
      </w:r>
    </w:p>
    <w:p w14:paraId="3680D1BC" w14:textId="311F9686" w:rsidR="0AEE3514" w:rsidRDefault="0AEE3514">
      <w:pPr>
        <w:pStyle w:val="CommentText"/>
      </w:pPr>
    </w:p>
    <w:p w14:paraId="296EF067" w14:textId="0A71E1C4" w:rsidR="0AEE3514" w:rsidRDefault="0AEE3514">
      <w:pPr>
        <w:pStyle w:val="CommentText"/>
      </w:pPr>
      <w:r>
        <w:t>Proposed new: RA1.HE1.HB1.EQD1.BTA1/STMP1...</w:t>
      </w:r>
    </w:p>
  </w:comment>
  <w:comment w:id="75" w:author="Erik Jacques Wiborg" w:date="2024-01-24T10:36:00Z" w:initials="EJW">
    <w:p w14:paraId="33DD16EE" w14:textId="77777777" w:rsidR="00646162" w:rsidRDefault="00646162" w:rsidP="00646162">
      <w:pPr>
        <w:pStyle w:val="CommentText"/>
      </w:pPr>
      <w:r>
        <w:rPr>
          <w:rStyle w:val="CommentReference"/>
        </w:rPr>
        <w:annotationRef/>
      </w:r>
      <w:r>
        <w:t xml:space="preserve">Jeg har lagt til dette signalet i mapperen. Gamle navnet er stemplet med (OLD) </w:t>
      </w:r>
    </w:p>
  </w:comment>
  <w:comment w:id="135" w:author="Erik Jacques Wiborg" w:date="2024-01-24T09:47:00Z" w:initials="EJW">
    <w:p w14:paraId="7388930E" w14:textId="773D6F64" w:rsidR="00860C4A" w:rsidRDefault="00860C4A" w:rsidP="00860C4A">
      <w:pPr>
        <w:pStyle w:val="CommentText"/>
      </w:pPr>
      <w:r>
        <w:rPr>
          <w:rStyle w:val="CommentReference"/>
        </w:rPr>
        <w:annotationRef/>
      </w:r>
      <w:r>
        <w:fldChar w:fldCharType="begin"/>
      </w:r>
      <w:r>
        <w:instrText>HYPERLINK "mailto:u56089@energycorp.com"</w:instrText>
      </w:r>
      <w:bookmarkStart w:id="138" w:name="_@_06357AE5F23D491E87664EF8CADC8DE1Z"/>
      <w:r>
        <w:fldChar w:fldCharType="separate"/>
      </w:r>
      <w:bookmarkEnd w:id="138"/>
      <w:r w:rsidRPr="00860C4A">
        <w:rPr>
          <w:rStyle w:val="Mention"/>
          <w:noProof/>
        </w:rPr>
        <w:t>@Hauglid Anders</w:t>
      </w:r>
      <w:r>
        <w:fldChar w:fldCharType="end"/>
      </w:r>
      <w:r>
        <w:t xml:space="preserve"> </w:t>
      </w:r>
      <w:r>
        <w:fldChar w:fldCharType="begin"/>
      </w:r>
      <w:r>
        <w:instrText>HYPERLINK "mailto:u57903@energycorp.com"</w:instrText>
      </w:r>
      <w:bookmarkStart w:id="139" w:name="_@_6007B58D978B474EA5B32EEB13237554Z"/>
      <w:r>
        <w:fldChar w:fldCharType="separate"/>
      </w:r>
      <w:bookmarkEnd w:id="139"/>
      <w:r w:rsidRPr="00860C4A">
        <w:rPr>
          <w:rStyle w:val="Mention"/>
          <w:noProof/>
        </w:rPr>
        <w:t>@Vassdal Henrik</w:t>
      </w:r>
      <w:r>
        <w:fldChar w:fldCharType="end"/>
      </w:r>
      <w:r>
        <w:t xml:space="preserve"> Please review</w:t>
      </w:r>
    </w:p>
  </w:comment>
  <w:comment w:id="136" w:author="Vassdal Henrik" w:date="2024-01-24T10:35:00Z" w:initials="VH">
    <w:p w14:paraId="7DE5059C" w14:textId="2B816EB9" w:rsidR="6BCED7D4" w:rsidRDefault="6BCED7D4">
      <w:pPr>
        <w:pStyle w:val="CommentText"/>
      </w:pPr>
      <w:r>
        <w:t>Thumbs up</w:t>
      </w:r>
      <w:r>
        <w:rPr>
          <w:rStyle w:val="CommentReference"/>
        </w:rPr>
        <w:annotationRef/>
      </w:r>
    </w:p>
  </w:comment>
  <w:comment w:id="518" w:author="Wiborg Erik Jacques" w:date="2024-05-15T10:00:00Z" w:initials="EW">
    <w:p w14:paraId="5D58CA37" w14:textId="77777777" w:rsidR="007D0E6C" w:rsidRDefault="007D0E6C" w:rsidP="007D0E6C">
      <w:pPr>
        <w:pStyle w:val="CommentText"/>
      </w:pPr>
      <w:r>
        <w:rPr>
          <w:rStyle w:val="CommentReference"/>
        </w:rPr>
        <w:annotationRef/>
      </w:r>
      <w:r>
        <w:t>Start with ”9”? Talk to Giuseppe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76FD00C" w15:done="0"/>
  <w15:commentEx w15:paraId="3F916ED4" w15:done="0"/>
  <w15:commentEx w15:paraId="02F376A0" w15:done="0"/>
  <w15:commentEx w15:paraId="5885FC72" w15:paraIdParent="02F376A0" w15:done="0"/>
  <w15:commentEx w15:paraId="296EF067" w15:paraIdParent="02F376A0" w15:done="0"/>
  <w15:commentEx w15:paraId="33DD16EE" w15:done="0"/>
  <w15:commentEx w15:paraId="7388930E" w15:done="0"/>
  <w15:commentEx w15:paraId="7DE5059C" w15:paraIdParent="7388930E" w15:done="0"/>
  <w15:commentEx w15:paraId="5D58C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67014EA" w16cex:dateUtc="2024-04-24T12:47:00Z"/>
  <w16cex:commentExtensible w16cex:durableId="4103E967" w16cex:dateUtc="2024-04-24T12:47:00Z"/>
  <w16cex:commentExtensible w16cex:durableId="75F31774" w16cex:dateUtc="2024-01-24T07:51:00Z"/>
  <w16cex:commentExtensible w16cex:durableId="0212C8C4" w16cex:dateUtc="2024-01-24T08:46:00Z"/>
  <w16cex:commentExtensible w16cex:durableId="47D02B62" w16cex:dateUtc="2024-01-24T09:32:00Z"/>
  <w16cex:commentExtensible w16cex:durableId="19A87C90" w16cex:dateUtc="2024-01-24T09:36:00Z"/>
  <w16cex:commentExtensible w16cex:durableId="1C0DC3E9" w16cex:dateUtc="2024-01-24T08:47:00Z"/>
  <w16cex:commentExtensible w16cex:durableId="0A192649" w16cex:dateUtc="2024-01-24T09:35:00Z">
    <w16cex:extLst>
      <w16:ext w16:uri="{CE6994B0-6A32-4C9F-8C6B-6E91EDA988CE}">
        <cr:reactions xmlns:cr="http://schemas.microsoft.com/office/comments/2020/reactions">
          <cr:reaction reactionType="1">
            <cr:reactionInfo dateUtc="2024-01-24T10:28:08Z">
              <cr:user userId="S::u56089@energycorp.com::3f6d702e-396a-4343-8488-a64908410e6b" userProvider="AD" userName="Hauglid Anders"/>
            </cr:reactionInfo>
          </cr:reaction>
        </cr:reactions>
      </w16:ext>
    </w16cex:extLst>
  </w16cex:commentExtensible>
  <w16cex:commentExtensible w16cex:durableId="1DAA1C32" w16cex:dateUtc="2024-05-15T0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76FD00C" w16cid:durableId="267014EA"/>
  <w16cid:commentId w16cid:paraId="3F916ED4" w16cid:durableId="4103E967"/>
  <w16cid:commentId w16cid:paraId="02F376A0" w16cid:durableId="75F31774"/>
  <w16cid:commentId w16cid:paraId="5885FC72" w16cid:durableId="0212C8C4"/>
  <w16cid:commentId w16cid:paraId="296EF067" w16cid:durableId="47D02B62"/>
  <w16cid:commentId w16cid:paraId="33DD16EE" w16cid:durableId="19A87C90"/>
  <w16cid:commentId w16cid:paraId="7388930E" w16cid:durableId="1C0DC3E9"/>
  <w16cid:commentId w16cid:paraId="7DE5059C" w16cid:durableId="0A192649"/>
  <w16cid:commentId w16cid:paraId="5D58CA37" w16cid:durableId="1DAA1C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FCE2B8" w14:textId="77777777" w:rsidR="0058501F" w:rsidRDefault="0058501F">
      <w:r>
        <w:separator/>
      </w:r>
    </w:p>
  </w:endnote>
  <w:endnote w:type="continuationSeparator" w:id="0">
    <w:p w14:paraId="3D04A148" w14:textId="77777777" w:rsidR="0058501F" w:rsidRDefault="0058501F">
      <w:r>
        <w:continuationSeparator/>
      </w:r>
    </w:p>
  </w:endnote>
  <w:endnote w:type="continuationNotice" w:id="1">
    <w:p w14:paraId="66751413" w14:textId="77777777" w:rsidR="0058501F" w:rsidRDefault="005850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960" w:type="pct"/>
      <w:tblInd w:w="108" w:type="dxa"/>
      <w:tblBorders>
        <w:top w:val="single" w:sz="4" w:space="0" w:color="auto"/>
      </w:tblBorders>
      <w:tblLayout w:type="fixed"/>
      <w:tblLook w:val="0000" w:firstRow="0" w:lastRow="0" w:firstColumn="0" w:lastColumn="0" w:noHBand="0" w:noVBand="0"/>
    </w:tblPr>
    <w:tblGrid>
      <w:gridCol w:w="1201"/>
      <w:gridCol w:w="5541"/>
      <w:gridCol w:w="1231"/>
      <w:gridCol w:w="1024"/>
    </w:tblGrid>
    <w:tr w:rsidR="0051155E" w:rsidRPr="00C538B9" w14:paraId="15C6F2FA" w14:textId="77777777" w:rsidTr="00523F18">
      <w:trPr>
        <w:cantSplit/>
        <w:trHeight w:val="331"/>
      </w:trPr>
      <w:tc>
        <w:tcPr>
          <w:tcW w:w="1226" w:type="dxa"/>
          <w:vAlign w:val="bottom"/>
        </w:tcPr>
        <w:p w14:paraId="39C0C4F8" w14:textId="77777777" w:rsidR="0051155E" w:rsidRPr="00C538B9" w:rsidRDefault="00523F18" w:rsidP="00C538B9">
          <w:pPr>
            <w:pStyle w:val="Footer"/>
          </w:pPr>
          <w:r>
            <w:t>Author</w:t>
          </w:r>
          <w:r w:rsidR="0051155E" w:rsidRPr="00C538B9">
            <w:t>:</w:t>
          </w:r>
        </w:p>
      </w:tc>
      <w:tc>
        <w:tcPr>
          <w:tcW w:w="5683" w:type="dxa"/>
          <w:vAlign w:val="bottom"/>
        </w:tcPr>
        <w:p w14:paraId="33513AC8" w14:textId="14A5D463" w:rsidR="0051155E" w:rsidRPr="00C538B9" w:rsidRDefault="00BA7A06" w:rsidP="00C538B9">
          <w:pPr>
            <w:pStyle w:val="Footer"/>
          </w:pPr>
          <w:r>
            <w:t>Erik J. Wiborg</w:t>
          </w:r>
        </w:p>
      </w:tc>
      <w:tc>
        <w:tcPr>
          <w:tcW w:w="1258" w:type="dxa"/>
          <w:vAlign w:val="bottom"/>
        </w:tcPr>
        <w:p w14:paraId="4E48D895" w14:textId="77777777" w:rsidR="0051155E" w:rsidRPr="00C538B9" w:rsidRDefault="0051155E" w:rsidP="00C538B9">
          <w:pPr>
            <w:pStyle w:val="Footer"/>
          </w:pPr>
          <w:r w:rsidRPr="00C538B9">
            <w:t>Rev. no:</w:t>
          </w:r>
        </w:p>
      </w:tc>
      <w:tc>
        <w:tcPr>
          <w:tcW w:w="1045" w:type="dxa"/>
          <w:vAlign w:val="bottom"/>
        </w:tcPr>
        <w:p w14:paraId="5BA9A25F" w14:textId="61F2E951" w:rsidR="0051155E" w:rsidRPr="00C538B9" w:rsidRDefault="00BA7A06" w:rsidP="00C538B9">
          <w:pPr>
            <w:pStyle w:val="Footer"/>
          </w:pPr>
          <w:r>
            <w:t>01</w:t>
          </w:r>
        </w:p>
      </w:tc>
    </w:tr>
    <w:tr w:rsidR="0051155E" w:rsidRPr="00C538B9" w14:paraId="3C3495FF" w14:textId="77777777" w:rsidTr="00523F18">
      <w:trPr>
        <w:cantSplit/>
      </w:trPr>
      <w:tc>
        <w:tcPr>
          <w:tcW w:w="1226" w:type="dxa"/>
          <w:vAlign w:val="bottom"/>
        </w:tcPr>
        <w:p w14:paraId="0C6419D8" w14:textId="77777777" w:rsidR="0051155E" w:rsidRPr="00C538B9" w:rsidRDefault="0051155E" w:rsidP="00C538B9">
          <w:pPr>
            <w:pStyle w:val="Footer"/>
          </w:pPr>
          <w:r w:rsidRPr="00C538B9">
            <w:t>Owner:</w:t>
          </w:r>
        </w:p>
      </w:tc>
      <w:tc>
        <w:tcPr>
          <w:tcW w:w="5683" w:type="dxa"/>
          <w:vAlign w:val="bottom"/>
        </w:tcPr>
        <w:p w14:paraId="77402FB5" w14:textId="0F082573" w:rsidR="0051155E" w:rsidRPr="00C538B9" w:rsidRDefault="0051155E" w:rsidP="00C538B9">
          <w:pPr>
            <w:pStyle w:val="Footer"/>
          </w:pPr>
          <w:r w:rsidRPr="00C538B9">
            <w:t xml:space="preserve">Head of </w:t>
          </w:r>
          <w:r w:rsidR="00BA7A06">
            <w:t>NTDA</w:t>
          </w:r>
        </w:p>
      </w:tc>
      <w:tc>
        <w:tcPr>
          <w:tcW w:w="1258" w:type="dxa"/>
          <w:vAlign w:val="bottom"/>
        </w:tcPr>
        <w:p w14:paraId="74733474" w14:textId="77777777" w:rsidR="0051155E" w:rsidRPr="00C538B9" w:rsidRDefault="0051155E" w:rsidP="00C538B9">
          <w:pPr>
            <w:pStyle w:val="Footer"/>
          </w:pPr>
          <w:r w:rsidRPr="00C538B9">
            <w:t>Doc. no:</w:t>
          </w:r>
        </w:p>
      </w:tc>
      <w:tc>
        <w:tcPr>
          <w:tcW w:w="1045" w:type="dxa"/>
          <w:vAlign w:val="bottom"/>
        </w:tcPr>
        <w:p w14:paraId="02B0302B" w14:textId="77777777" w:rsidR="0051155E" w:rsidRPr="00C538B9" w:rsidRDefault="00523F18" w:rsidP="00C538B9">
          <w:pPr>
            <w:pStyle w:val="Footer"/>
            <w:rPr>
              <w:rFonts w:eastAsiaTheme="majorEastAsia"/>
            </w:rPr>
          </w:pPr>
          <w:r>
            <w:rPr>
              <w:rFonts w:eastAsiaTheme="majorEastAsia"/>
            </w:rPr>
            <w:t>1x</w:t>
          </w:r>
          <w:r w:rsidR="0051155E" w:rsidRPr="00C538B9">
            <w:rPr>
              <w:rFonts w:eastAsiaTheme="majorEastAsia"/>
            </w:rPr>
            <w:t>-xxx</w:t>
          </w:r>
        </w:p>
      </w:tc>
    </w:tr>
    <w:tr w:rsidR="00523F18" w:rsidRPr="00C538B9" w14:paraId="40D5AA47" w14:textId="77777777" w:rsidTr="00523F18">
      <w:trPr>
        <w:cantSplit/>
      </w:trPr>
      <w:tc>
        <w:tcPr>
          <w:tcW w:w="1226" w:type="dxa"/>
          <w:vAlign w:val="bottom"/>
        </w:tcPr>
        <w:p w14:paraId="486B3034" w14:textId="77777777" w:rsidR="00523F18" w:rsidRPr="00C538B9" w:rsidRDefault="00523F18" w:rsidP="00684B06">
          <w:pPr>
            <w:pStyle w:val="Footer"/>
          </w:pPr>
          <w:r w:rsidRPr="00C538B9">
            <w:t>Approver:</w:t>
          </w:r>
        </w:p>
      </w:tc>
      <w:tc>
        <w:tcPr>
          <w:tcW w:w="5683" w:type="dxa"/>
          <w:vAlign w:val="bottom"/>
        </w:tcPr>
        <w:p w14:paraId="53252031" w14:textId="18845513" w:rsidR="00523F18" w:rsidRPr="00C538B9" w:rsidRDefault="00BA7A06" w:rsidP="00684B06">
          <w:pPr>
            <w:pStyle w:val="Footer"/>
          </w:pPr>
          <w:r>
            <w:t>Albert Barstad</w:t>
          </w:r>
        </w:p>
      </w:tc>
      <w:tc>
        <w:tcPr>
          <w:tcW w:w="1258" w:type="dxa"/>
          <w:vAlign w:val="bottom"/>
        </w:tcPr>
        <w:p w14:paraId="5250E7D1" w14:textId="77777777" w:rsidR="00523F18" w:rsidRPr="00C538B9" w:rsidRDefault="00523F18" w:rsidP="00C538B9">
          <w:pPr>
            <w:pStyle w:val="Footer"/>
          </w:pPr>
          <w:r w:rsidRPr="00C538B9">
            <w:t>Doc. id:</w:t>
          </w:r>
        </w:p>
      </w:tc>
      <w:tc>
        <w:tcPr>
          <w:tcW w:w="1045" w:type="dxa"/>
          <w:vAlign w:val="bottom"/>
        </w:tcPr>
        <w:p w14:paraId="04DA2BF9" w14:textId="77777777" w:rsidR="00523F18" w:rsidRPr="00C538B9" w:rsidRDefault="00523F18" w:rsidP="00C538B9">
          <w:pPr>
            <w:pStyle w:val="Footer"/>
          </w:pPr>
        </w:p>
      </w:tc>
    </w:tr>
    <w:tr w:rsidR="00523F18" w:rsidRPr="00C538B9" w14:paraId="6B62ED18" w14:textId="77777777" w:rsidTr="00523F18">
      <w:trPr>
        <w:cantSplit/>
      </w:trPr>
      <w:tc>
        <w:tcPr>
          <w:tcW w:w="1226" w:type="dxa"/>
          <w:vAlign w:val="bottom"/>
        </w:tcPr>
        <w:p w14:paraId="5FF22FD2" w14:textId="77777777" w:rsidR="00523F18" w:rsidRPr="00C538B9" w:rsidRDefault="00523F18" w:rsidP="00684B06">
          <w:pPr>
            <w:pStyle w:val="Footer"/>
          </w:pPr>
          <w:r w:rsidRPr="00C538B9">
            <w:t>Published:</w:t>
          </w:r>
        </w:p>
      </w:tc>
      <w:tc>
        <w:tcPr>
          <w:tcW w:w="5683" w:type="dxa"/>
          <w:vAlign w:val="bottom"/>
        </w:tcPr>
        <w:p w14:paraId="692176CF" w14:textId="511DC745" w:rsidR="00523F18" w:rsidRPr="00C538B9" w:rsidRDefault="00BA7A06" w:rsidP="00684B06">
          <w:pPr>
            <w:pStyle w:val="Footer"/>
            <w:rPr>
              <w:rFonts w:eastAsiaTheme="majorEastAsia"/>
            </w:rPr>
          </w:pPr>
          <w:r>
            <w:rPr>
              <w:rFonts w:eastAsiaTheme="majorEastAsia"/>
            </w:rPr>
            <w:t>dd</w:t>
          </w:r>
          <w:r w:rsidR="00523F18" w:rsidRPr="00C538B9">
            <w:rPr>
              <w:rFonts w:eastAsiaTheme="majorEastAsia"/>
            </w:rPr>
            <w:t>.mm.yyyy</w:t>
          </w:r>
        </w:p>
      </w:tc>
      <w:tc>
        <w:tcPr>
          <w:tcW w:w="1258" w:type="dxa"/>
          <w:vAlign w:val="bottom"/>
        </w:tcPr>
        <w:p w14:paraId="43D7D624" w14:textId="77777777" w:rsidR="00523F18" w:rsidRPr="00C538B9" w:rsidRDefault="00523F18" w:rsidP="00C538B9">
          <w:pPr>
            <w:pStyle w:val="Footer"/>
          </w:pPr>
          <w:r w:rsidRPr="00C538B9">
            <w:t>Page:</w:t>
          </w:r>
        </w:p>
      </w:tc>
      <w:tc>
        <w:tcPr>
          <w:tcW w:w="1045" w:type="dxa"/>
          <w:vAlign w:val="bottom"/>
        </w:tcPr>
        <w:p w14:paraId="4A3EEEFB" w14:textId="77777777" w:rsidR="00523F18" w:rsidRPr="00C538B9" w:rsidRDefault="00523F18" w:rsidP="00C538B9">
          <w:pPr>
            <w:pStyle w:val="Footer"/>
          </w:pPr>
          <w:r w:rsidRPr="00C538B9">
            <w:rPr>
              <w:rFonts w:eastAsiaTheme="majorEastAsia"/>
            </w:rPr>
            <w:fldChar w:fldCharType="begin"/>
          </w:r>
          <w:r w:rsidRPr="00C538B9">
            <w:rPr>
              <w:rFonts w:eastAsiaTheme="majorEastAsia"/>
            </w:rPr>
            <w:instrText xml:space="preserve"> PAGE </w:instrText>
          </w:r>
          <w:r w:rsidRPr="00C538B9">
            <w:rPr>
              <w:rFonts w:eastAsiaTheme="majorEastAsia"/>
            </w:rPr>
            <w:fldChar w:fldCharType="separate"/>
          </w:r>
          <w:r w:rsidR="00E26A60">
            <w:rPr>
              <w:rFonts w:eastAsiaTheme="majorEastAsia"/>
              <w:noProof/>
            </w:rPr>
            <w:t>1</w:t>
          </w:r>
          <w:r w:rsidRPr="00C538B9">
            <w:rPr>
              <w:rFonts w:eastAsiaTheme="majorEastAsia"/>
            </w:rPr>
            <w:fldChar w:fldCharType="end"/>
          </w:r>
          <w:r w:rsidRPr="00C538B9">
            <w:rPr>
              <w:rFonts w:eastAsiaTheme="majorEastAsia"/>
            </w:rPr>
            <w:t xml:space="preserve"> </w:t>
          </w:r>
          <w:r w:rsidR="00107D50">
            <w:t>of</w:t>
          </w:r>
          <w:r w:rsidRPr="00C538B9">
            <w:rPr>
              <w:rFonts w:eastAsiaTheme="majorEastAsia"/>
            </w:rPr>
            <w:t xml:space="preserve"> </w:t>
          </w:r>
          <w:r w:rsidRPr="00C538B9">
            <w:rPr>
              <w:rFonts w:eastAsiaTheme="majorEastAsia"/>
            </w:rPr>
            <w:fldChar w:fldCharType="begin"/>
          </w:r>
          <w:r w:rsidRPr="00C538B9">
            <w:rPr>
              <w:rFonts w:eastAsiaTheme="majorEastAsia"/>
            </w:rPr>
            <w:instrText xml:space="preserve"> NUMPAGES </w:instrText>
          </w:r>
          <w:r w:rsidRPr="00C538B9">
            <w:rPr>
              <w:rFonts w:eastAsiaTheme="majorEastAsia"/>
            </w:rPr>
            <w:fldChar w:fldCharType="separate"/>
          </w:r>
          <w:r w:rsidR="00E26A60">
            <w:rPr>
              <w:rFonts w:eastAsiaTheme="majorEastAsia"/>
              <w:noProof/>
            </w:rPr>
            <w:t>1</w:t>
          </w:r>
          <w:r w:rsidRPr="00C538B9">
            <w:rPr>
              <w:rFonts w:eastAsiaTheme="majorEastAsia"/>
            </w:rPr>
            <w:fldChar w:fldCharType="end"/>
          </w:r>
        </w:p>
      </w:tc>
    </w:tr>
  </w:tbl>
  <w:p w14:paraId="4D2EB0B9" w14:textId="77777777" w:rsidR="0051155E" w:rsidRPr="0006069C" w:rsidRDefault="0051155E" w:rsidP="00FD6B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ayout w:type="fixed"/>
      <w:tblLook w:val="0000" w:firstRow="0" w:lastRow="0" w:firstColumn="0" w:lastColumn="0" w:noHBand="0" w:noVBand="0"/>
    </w:tblPr>
    <w:tblGrid>
      <w:gridCol w:w="1418"/>
      <w:gridCol w:w="6465"/>
      <w:gridCol w:w="1295"/>
    </w:tblGrid>
    <w:tr w:rsidR="0051155E" w14:paraId="3AC10BA7" w14:textId="77777777">
      <w:trPr>
        <w:cantSplit/>
      </w:trPr>
      <w:tc>
        <w:tcPr>
          <w:tcW w:w="1418" w:type="dxa"/>
          <w:tcBorders>
            <w:top w:val="single" w:sz="4" w:space="0" w:color="auto"/>
          </w:tcBorders>
        </w:tcPr>
        <w:p w14:paraId="0DA0FF37" w14:textId="77777777" w:rsidR="0051155E" w:rsidRDefault="0051155E">
          <w:pPr>
            <w:pStyle w:val="Footer"/>
          </w:pPr>
        </w:p>
      </w:tc>
      <w:tc>
        <w:tcPr>
          <w:tcW w:w="6465" w:type="dxa"/>
          <w:tcBorders>
            <w:top w:val="single" w:sz="4" w:space="0" w:color="auto"/>
          </w:tcBorders>
        </w:tcPr>
        <w:p w14:paraId="746BA397" w14:textId="77777777" w:rsidR="0051155E" w:rsidRDefault="0051155E">
          <w:pPr>
            <w:pStyle w:val="Footer"/>
          </w:pPr>
        </w:p>
      </w:tc>
      <w:tc>
        <w:tcPr>
          <w:tcW w:w="1295" w:type="dxa"/>
          <w:tcBorders>
            <w:top w:val="single" w:sz="4" w:space="0" w:color="auto"/>
          </w:tcBorders>
        </w:tcPr>
        <w:p w14:paraId="606FC40D" w14:textId="77777777" w:rsidR="0051155E" w:rsidRDefault="0051155E">
          <w:pPr>
            <w:pStyle w:val="Footer"/>
            <w:rPr>
              <w:rStyle w:val="PageNumber"/>
            </w:rPr>
          </w:pPr>
          <w:r>
            <w:t xml:space="preserve">Side </w:t>
          </w:r>
          <w:r w:rsidR="00DD6A2C">
            <w:rPr>
              <w:rStyle w:val="PageNumber"/>
            </w:rPr>
            <w:fldChar w:fldCharType="begin"/>
          </w:r>
          <w:r>
            <w:rPr>
              <w:rStyle w:val="PageNumber"/>
            </w:rPr>
            <w:instrText xml:space="preserve"> PAGE </w:instrText>
          </w:r>
          <w:r w:rsidR="00DD6A2C">
            <w:rPr>
              <w:rStyle w:val="PageNumber"/>
            </w:rPr>
            <w:fldChar w:fldCharType="separate"/>
          </w:r>
          <w:r w:rsidR="00A368DF">
            <w:rPr>
              <w:rStyle w:val="PageNumber"/>
              <w:noProof/>
            </w:rPr>
            <w:t>1</w:t>
          </w:r>
          <w:r w:rsidR="00DD6A2C">
            <w:rPr>
              <w:rStyle w:val="PageNumber"/>
            </w:rPr>
            <w:fldChar w:fldCharType="end"/>
          </w:r>
          <w:r>
            <w:rPr>
              <w:rStyle w:val="PageNumber"/>
            </w:rPr>
            <w:t xml:space="preserve"> av </w:t>
          </w:r>
          <w:r w:rsidR="00DD6A2C">
            <w:rPr>
              <w:rStyle w:val="PageNumber"/>
            </w:rPr>
            <w:fldChar w:fldCharType="begin"/>
          </w:r>
          <w:r>
            <w:rPr>
              <w:rStyle w:val="PageNumber"/>
            </w:rPr>
            <w:instrText xml:space="preserve"> NUMPAGES </w:instrText>
          </w:r>
          <w:r w:rsidR="00DD6A2C">
            <w:rPr>
              <w:rStyle w:val="PageNumber"/>
            </w:rPr>
            <w:fldChar w:fldCharType="separate"/>
          </w:r>
          <w:r w:rsidR="00AB028F">
            <w:rPr>
              <w:rStyle w:val="PageNumber"/>
              <w:noProof/>
            </w:rPr>
            <w:t>1</w:t>
          </w:r>
          <w:r w:rsidR="00DD6A2C">
            <w:rPr>
              <w:rStyle w:val="PageNumber"/>
            </w:rPr>
            <w:fldChar w:fldCharType="end"/>
          </w:r>
        </w:p>
      </w:tc>
    </w:tr>
    <w:tr w:rsidR="0051155E" w14:paraId="6E1C36DF" w14:textId="77777777">
      <w:trPr>
        <w:cantSplit/>
      </w:trPr>
      <w:tc>
        <w:tcPr>
          <w:tcW w:w="1418" w:type="dxa"/>
        </w:tcPr>
        <w:p w14:paraId="1AE8D2D9" w14:textId="77777777" w:rsidR="0051155E" w:rsidRDefault="0051155E">
          <w:pPr>
            <w:pStyle w:val="Footer"/>
          </w:pPr>
          <w:r>
            <w:t xml:space="preserve">Godkjent av: </w:t>
          </w:r>
        </w:p>
      </w:tc>
      <w:tc>
        <w:tcPr>
          <w:tcW w:w="6465" w:type="dxa"/>
        </w:tcPr>
        <w:p w14:paraId="70ED85C0" w14:textId="77777777" w:rsidR="0051155E" w:rsidRDefault="0051155E">
          <w:pPr>
            <w:pStyle w:val="Footer"/>
          </w:pPr>
          <w:r>
            <w:t xml:space="preserve">  </w:t>
          </w:r>
        </w:p>
      </w:tc>
      <w:tc>
        <w:tcPr>
          <w:tcW w:w="1295" w:type="dxa"/>
        </w:tcPr>
        <w:p w14:paraId="63311C6C" w14:textId="77777777" w:rsidR="0051155E" w:rsidRDefault="0051155E">
          <w:pPr>
            <w:pStyle w:val="Footer"/>
          </w:pPr>
        </w:p>
      </w:tc>
    </w:tr>
  </w:tbl>
  <w:p w14:paraId="4B71E878" w14:textId="77777777" w:rsidR="0051155E" w:rsidRDefault="0051155E">
    <w:pPr>
      <w:pStyle w:val="Footer"/>
      <w:tabs>
        <w:tab w:val="left" w:pos="14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779774" w14:textId="77777777" w:rsidR="0058501F" w:rsidRDefault="0058501F">
      <w:r>
        <w:separator/>
      </w:r>
    </w:p>
  </w:footnote>
  <w:footnote w:type="continuationSeparator" w:id="0">
    <w:p w14:paraId="75429007" w14:textId="77777777" w:rsidR="0058501F" w:rsidRDefault="0058501F">
      <w:r>
        <w:continuationSeparator/>
      </w:r>
    </w:p>
  </w:footnote>
  <w:footnote w:type="continuationNotice" w:id="1">
    <w:p w14:paraId="2BCF8F6D" w14:textId="77777777" w:rsidR="0058501F" w:rsidRDefault="0058501F"/>
  </w:footnote>
  <w:footnote w:id="2">
    <w:p w14:paraId="656EF3E3" w14:textId="7F863F83" w:rsidR="00F81384" w:rsidRDefault="00F81384">
      <w:pPr>
        <w:pStyle w:val="FootnoteText"/>
      </w:pPr>
      <w:r>
        <w:rPr>
          <w:rStyle w:val="FootnoteReference"/>
        </w:rPr>
        <w:footnoteRef/>
      </w:r>
      <w:r>
        <w:t xml:space="preserve"> </w:t>
      </w:r>
      <w:r w:rsidR="00CD7554" w:rsidRPr="008270EA">
        <w:rPr>
          <w:sz w:val="18"/>
          <w:szCs w:val="18"/>
        </w:rPr>
        <w:t xml:space="preserve">All parts of the standard must be considered in their latest edition. E.g. </w:t>
      </w:r>
      <w:r w:rsidR="000C7974" w:rsidRPr="008270EA">
        <w:rPr>
          <w:sz w:val="18"/>
          <w:szCs w:val="18"/>
        </w:rPr>
        <w:t xml:space="preserve">IEC 81346-1:2009 is not applicable, nor are </w:t>
      </w:r>
      <w:r w:rsidR="008270EA" w:rsidRPr="008270EA">
        <w:rPr>
          <w:sz w:val="18"/>
          <w:szCs w:val="18"/>
        </w:rPr>
        <w:t>standards and principles based on outdated edition, such as VGB RDS-pp.</w:t>
      </w:r>
    </w:p>
  </w:footnote>
  <w:footnote w:id="3">
    <w:p w14:paraId="428ECCE6" w14:textId="07FDCF68" w:rsidR="004B4154" w:rsidRPr="008A14E2" w:rsidRDefault="004B4154">
      <w:pPr>
        <w:pStyle w:val="FootnoteText"/>
        <w:rPr>
          <w:lang w:val="en-US"/>
          <w:rPrChange w:id="534" w:author="Wiborg Erik Jacques" w:date="2024-02-28T12:32:00Z">
            <w:rPr/>
          </w:rPrChange>
        </w:rPr>
      </w:pPr>
      <w:ins w:id="535" w:author="Wiborg Erik Jacques" w:date="2024-02-28T12:32:00Z">
        <w:r>
          <w:rPr>
            <w:rStyle w:val="FootnoteReference"/>
          </w:rPr>
          <w:footnoteRef/>
        </w:r>
        <w:r>
          <w:t xml:space="preserve"> </w:t>
        </w:r>
        <w:r w:rsidR="00474FB7" w:rsidRPr="008A14E2">
          <w:rPr>
            <w:lang w:val="en-US"/>
          </w:rPr>
          <w:t xml:space="preserve">Can be done in </w:t>
        </w:r>
      </w:ins>
      <w:ins w:id="536" w:author="Wiborg Erik Jacques" w:date="2024-02-28T12:33:00Z">
        <w:r w:rsidR="00C0487E" w:rsidRPr="008A14E2">
          <w:rPr>
            <w:lang w:val="en-US"/>
          </w:rPr>
          <w:t>after data aquisition</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0"/>
      <w:gridCol w:w="5528"/>
      <w:gridCol w:w="2268"/>
    </w:tblGrid>
    <w:tr w:rsidR="0051155E" w:rsidRPr="008B7775" w14:paraId="4B874A82" w14:textId="77777777" w:rsidTr="00C538B9">
      <w:trPr>
        <w:cantSplit/>
        <w:trHeight w:val="701"/>
      </w:trPr>
      <w:tc>
        <w:tcPr>
          <w:tcW w:w="1560" w:type="dxa"/>
          <w:tcBorders>
            <w:bottom w:val="nil"/>
          </w:tcBorders>
          <w:vAlign w:val="center"/>
        </w:tcPr>
        <w:p w14:paraId="514474F4" w14:textId="731A8882" w:rsidR="0051155E" w:rsidRPr="00EE3555" w:rsidRDefault="00523F18" w:rsidP="00C538B9">
          <w:pPr>
            <w:rPr>
              <w:highlight w:val="yellow"/>
            </w:rPr>
          </w:pPr>
          <w:r>
            <w:t>Document type</w:t>
          </w:r>
        </w:p>
      </w:tc>
      <w:tc>
        <w:tcPr>
          <w:tcW w:w="5528" w:type="dxa"/>
          <w:vMerge w:val="restart"/>
          <w:vAlign w:val="center"/>
        </w:tcPr>
        <w:p w14:paraId="4A479DFD" w14:textId="77777777" w:rsidR="0051155E" w:rsidRPr="00202318" w:rsidRDefault="0051155E" w:rsidP="00C538B9">
          <w:pPr>
            <w:jc w:val="center"/>
            <w:rPr>
              <w:b/>
              <w:smallCaps/>
              <w:sz w:val="16"/>
              <w:lang w:val="en-US"/>
            </w:rPr>
          </w:pPr>
        </w:p>
        <w:p w14:paraId="3884DB96" w14:textId="77777777" w:rsidR="0051155E" w:rsidRDefault="0051155E" w:rsidP="00C538B9">
          <w:pPr>
            <w:jc w:val="center"/>
            <w:rPr>
              <w:b/>
              <w:color w:val="808080" w:themeColor="background1" w:themeShade="80"/>
              <w:lang w:val="en-US"/>
            </w:rPr>
          </w:pPr>
          <w:r w:rsidRPr="008B7775">
            <w:rPr>
              <w:b/>
              <w:color w:val="808080" w:themeColor="background1" w:themeShade="80"/>
              <w:lang w:val="en-US"/>
            </w:rPr>
            <w:t>The Statkraft Way</w:t>
          </w:r>
        </w:p>
        <w:p w14:paraId="5BE8D9D0" w14:textId="77777777" w:rsidR="00E536BD" w:rsidRPr="00E90F83" w:rsidRDefault="00E536BD" w:rsidP="00C538B9">
          <w:pPr>
            <w:jc w:val="center"/>
            <w:rPr>
              <w:b/>
              <w:sz w:val="18"/>
              <w:szCs w:val="24"/>
              <w:lang w:val="en-US"/>
            </w:rPr>
          </w:pPr>
        </w:p>
        <w:p w14:paraId="0EF8F5FA" w14:textId="7B47FFE9" w:rsidR="00BA7A06" w:rsidRPr="00BA7A06" w:rsidRDefault="00BA7A06" w:rsidP="00BA7A06">
          <w:pPr>
            <w:jc w:val="center"/>
            <w:rPr>
              <w:b/>
              <w:sz w:val="24"/>
              <w:lang w:val="en-US"/>
            </w:rPr>
          </w:pPr>
          <w:r>
            <w:rPr>
              <w:b/>
              <w:sz w:val="24"/>
              <w:lang w:val="en-US"/>
            </w:rPr>
            <w:t>Signal Modelling Principles</w:t>
          </w:r>
          <w:r w:rsidR="00927940">
            <w:rPr>
              <w:b/>
              <w:sz w:val="24"/>
              <w:lang w:val="en-US"/>
            </w:rPr>
            <w:t xml:space="preserve"> and requirements</w:t>
          </w:r>
          <w:r>
            <w:rPr>
              <w:b/>
              <w:sz w:val="24"/>
              <w:lang w:val="en-US"/>
            </w:rPr>
            <w:t>, based on IEC 81346 and IEC 61850</w:t>
          </w:r>
        </w:p>
      </w:tc>
      <w:tc>
        <w:tcPr>
          <w:tcW w:w="2268" w:type="dxa"/>
          <w:vMerge w:val="restart"/>
          <w:vAlign w:val="center"/>
        </w:tcPr>
        <w:p w14:paraId="00014381" w14:textId="77777777" w:rsidR="0051155E" w:rsidRPr="008B7775" w:rsidRDefault="0051155E" w:rsidP="00C538B9">
          <w:pPr>
            <w:jc w:val="center"/>
            <w:rPr>
              <w:b/>
              <w:caps/>
            </w:rPr>
          </w:pPr>
          <w:r>
            <w:rPr>
              <w:b/>
              <w:noProof/>
              <w:lang w:eastAsia="en-GB"/>
            </w:rPr>
            <w:drawing>
              <wp:inline distT="0" distB="0" distL="0" distR="0" wp14:anchorId="3A91B192" wp14:editId="02560D34">
                <wp:extent cx="1285875" cy="390525"/>
                <wp:effectExtent l="19050" t="0" r="9525" b="0"/>
                <wp:docPr id="34" name="Picture 34" descr="NY SK-logo JPG 21-02-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Y SK-logo JPG 21-02-2007"/>
                        <pic:cNvPicPr>
                          <a:picLocks noChangeAspect="1" noChangeArrowheads="1"/>
                        </pic:cNvPicPr>
                      </pic:nvPicPr>
                      <pic:blipFill>
                        <a:blip r:embed="rId1"/>
                        <a:srcRect/>
                        <a:stretch>
                          <a:fillRect/>
                        </a:stretch>
                      </pic:blipFill>
                      <pic:spPr bwMode="auto">
                        <a:xfrm>
                          <a:off x="0" y="0"/>
                          <a:ext cx="1285875" cy="390525"/>
                        </a:xfrm>
                        <a:prstGeom prst="rect">
                          <a:avLst/>
                        </a:prstGeom>
                        <a:noFill/>
                        <a:ln w="9525">
                          <a:noFill/>
                          <a:miter lim="800000"/>
                          <a:headEnd/>
                          <a:tailEnd/>
                        </a:ln>
                      </pic:spPr>
                    </pic:pic>
                  </a:graphicData>
                </a:graphic>
              </wp:inline>
            </w:drawing>
          </w:r>
        </w:p>
      </w:tc>
    </w:tr>
    <w:tr w:rsidR="0051155E" w14:paraId="7DCDCAEA" w14:textId="77777777" w:rsidTr="00C538B9">
      <w:trPr>
        <w:cantSplit/>
        <w:trHeight w:val="701"/>
      </w:trPr>
      <w:tc>
        <w:tcPr>
          <w:tcW w:w="1560" w:type="dxa"/>
          <w:tcBorders>
            <w:top w:val="nil"/>
          </w:tcBorders>
          <w:vAlign w:val="center"/>
        </w:tcPr>
        <w:p w14:paraId="2042423C" w14:textId="77777777" w:rsidR="0051155E" w:rsidRPr="00EE3555" w:rsidRDefault="00523F18" w:rsidP="00C538B9">
          <w:r>
            <w:t>Classification</w:t>
          </w:r>
        </w:p>
      </w:tc>
      <w:tc>
        <w:tcPr>
          <w:tcW w:w="5528" w:type="dxa"/>
          <w:vMerge/>
          <w:vAlign w:val="center"/>
        </w:tcPr>
        <w:p w14:paraId="28F3B371" w14:textId="77777777" w:rsidR="0051155E" w:rsidRDefault="0051155E" w:rsidP="00C538B9">
          <w:pPr>
            <w:jc w:val="center"/>
            <w:rPr>
              <w:b/>
              <w:sz w:val="24"/>
            </w:rPr>
          </w:pPr>
        </w:p>
      </w:tc>
      <w:tc>
        <w:tcPr>
          <w:tcW w:w="2268" w:type="dxa"/>
          <w:vMerge/>
        </w:tcPr>
        <w:p w14:paraId="2837C002" w14:textId="77777777" w:rsidR="0051155E" w:rsidRDefault="0051155E" w:rsidP="00C538B9">
          <w:pPr>
            <w:spacing w:before="60"/>
            <w:jc w:val="center"/>
            <w:rPr>
              <w:rFonts w:ascii="Helvetica" w:hAnsi="Helvetica"/>
            </w:rPr>
          </w:pPr>
        </w:p>
      </w:tc>
    </w:tr>
  </w:tbl>
  <w:p w14:paraId="5AEE6A11" w14:textId="5BF3E1B4" w:rsidR="0051155E" w:rsidRDefault="00C12ADE" w:rsidP="0006069C">
    <w:pPr>
      <w:pStyle w:val="Header"/>
      <w:tabs>
        <w:tab w:val="clear" w:pos="4153"/>
        <w:tab w:val="clear" w:pos="8306"/>
        <w:tab w:val="left" w:pos="1725"/>
      </w:tabs>
    </w:pPr>
    <w:sdt>
      <w:sdtPr>
        <w:id w:val="-1866507048"/>
        <w:docPartObj>
          <w:docPartGallery w:val="Watermarks"/>
          <w:docPartUnique/>
        </w:docPartObj>
      </w:sdtPr>
      <w:sdtContent>
        <w:r>
          <w:rPr>
            <w:noProof/>
            <w:lang w:val="en-US" w:eastAsia="zh-TW"/>
          </w:rPr>
          <w:pict w14:anchorId="4E374C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7"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4678"/>
      <w:gridCol w:w="2608"/>
    </w:tblGrid>
    <w:tr w:rsidR="0051155E" w14:paraId="23C68B4D" w14:textId="77777777">
      <w:trPr>
        <w:cantSplit/>
        <w:trHeight w:val="558"/>
      </w:trPr>
      <w:tc>
        <w:tcPr>
          <w:tcW w:w="1843" w:type="dxa"/>
          <w:tcBorders>
            <w:bottom w:val="nil"/>
          </w:tcBorders>
        </w:tcPr>
        <w:p w14:paraId="5F89BCCA" w14:textId="77777777" w:rsidR="0051155E" w:rsidRDefault="0051155E">
          <w:pPr>
            <w:rPr>
              <w:b/>
            </w:rPr>
          </w:pPr>
        </w:p>
      </w:tc>
      <w:tc>
        <w:tcPr>
          <w:tcW w:w="4678" w:type="dxa"/>
          <w:vMerge w:val="restart"/>
          <w:vAlign w:val="center"/>
        </w:tcPr>
        <w:p w14:paraId="421C7BDB" w14:textId="77777777" w:rsidR="0051155E" w:rsidRPr="0051155E" w:rsidRDefault="0051155E">
          <w:pPr>
            <w:jc w:val="center"/>
            <w:rPr>
              <w:b/>
              <w:sz w:val="24"/>
              <w:lang w:val="nb-NO"/>
            </w:rPr>
          </w:pPr>
          <w:r w:rsidRPr="0051155E">
            <w:rPr>
              <w:b/>
              <w:sz w:val="24"/>
              <w:lang w:val="nb-NO"/>
            </w:rPr>
            <w:t xml:space="preserve"> Dokument hodet vil bli fylt ut av systemet </w:t>
          </w:r>
        </w:p>
      </w:tc>
      <w:tc>
        <w:tcPr>
          <w:tcW w:w="2608" w:type="dxa"/>
          <w:vMerge w:val="restart"/>
        </w:tcPr>
        <w:p w14:paraId="59C85EAB" w14:textId="77777777" w:rsidR="0051155E" w:rsidRDefault="0051155E">
          <w:pPr>
            <w:spacing w:before="60"/>
            <w:jc w:val="center"/>
            <w:rPr>
              <w:b/>
            </w:rPr>
          </w:pPr>
          <w:r w:rsidRPr="00B22D47">
            <w:rPr>
              <w:rFonts w:ascii="Helvetica" w:hAnsi="Helvetica"/>
            </w:rPr>
            <w:object w:dxaOrig="2010" w:dyaOrig="720" w14:anchorId="3A452B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36pt" fillcolor="window">
                <v:imagedata r:id="rId1" o:title=""/>
              </v:shape>
              <o:OLEObject Type="Embed" ProgID="Word.Picture.8" ShapeID="_x0000_i1025" DrawAspect="Content" ObjectID="_1777282396" r:id="rId2"/>
            </w:object>
          </w:r>
        </w:p>
        <w:p w14:paraId="76E4A55A" w14:textId="77777777" w:rsidR="0051155E" w:rsidRDefault="0051155E"/>
        <w:p w14:paraId="3CA868BA" w14:textId="77777777" w:rsidR="0051155E" w:rsidRDefault="0051155E">
          <w:pPr>
            <w:jc w:val="center"/>
            <w:rPr>
              <w:b/>
            </w:rPr>
          </w:pPr>
          <w:r>
            <w:rPr>
              <w:b/>
            </w:rPr>
            <w:t>KVALITETSSYSTEM</w:t>
          </w:r>
        </w:p>
      </w:tc>
    </w:tr>
    <w:tr w:rsidR="0051155E" w14:paraId="58044120" w14:textId="77777777">
      <w:trPr>
        <w:cantSplit/>
        <w:trHeight w:val="386"/>
      </w:trPr>
      <w:tc>
        <w:tcPr>
          <w:tcW w:w="1843" w:type="dxa"/>
          <w:tcBorders>
            <w:top w:val="nil"/>
            <w:bottom w:val="nil"/>
          </w:tcBorders>
        </w:tcPr>
        <w:p w14:paraId="12DAD9C0" w14:textId="77777777" w:rsidR="0051155E" w:rsidRDefault="0051155E">
          <w:pPr>
            <w:rPr>
              <w:b/>
            </w:rPr>
          </w:pPr>
          <w:r>
            <w:rPr>
              <w:b/>
            </w:rPr>
            <w:t xml:space="preserve"> </w:t>
          </w:r>
        </w:p>
      </w:tc>
      <w:tc>
        <w:tcPr>
          <w:tcW w:w="4678" w:type="dxa"/>
          <w:vMerge/>
          <w:vAlign w:val="center"/>
        </w:tcPr>
        <w:p w14:paraId="70E046E1" w14:textId="77777777" w:rsidR="0051155E" w:rsidRDefault="0051155E">
          <w:pPr>
            <w:jc w:val="center"/>
            <w:rPr>
              <w:b/>
              <w:sz w:val="24"/>
            </w:rPr>
          </w:pPr>
        </w:p>
      </w:tc>
      <w:tc>
        <w:tcPr>
          <w:tcW w:w="2608" w:type="dxa"/>
          <w:vMerge/>
        </w:tcPr>
        <w:p w14:paraId="670C256A" w14:textId="77777777" w:rsidR="0051155E" w:rsidRDefault="0051155E">
          <w:pPr>
            <w:spacing w:before="60"/>
            <w:jc w:val="center"/>
            <w:rPr>
              <w:rFonts w:ascii="Helvetica" w:hAnsi="Helvetica"/>
            </w:rPr>
          </w:pPr>
        </w:p>
      </w:tc>
    </w:tr>
    <w:tr w:rsidR="0051155E" w14:paraId="2F7A3CC6" w14:textId="77777777">
      <w:trPr>
        <w:cantSplit/>
        <w:trHeight w:val="386"/>
      </w:trPr>
      <w:tc>
        <w:tcPr>
          <w:tcW w:w="1843" w:type="dxa"/>
          <w:tcBorders>
            <w:top w:val="nil"/>
            <w:bottom w:val="nil"/>
          </w:tcBorders>
        </w:tcPr>
        <w:p w14:paraId="36435EDD" w14:textId="77777777" w:rsidR="0051155E" w:rsidRDefault="0051155E">
          <w:pPr>
            <w:rPr>
              <w:b/>
            </w:rPr>
          </w:pPr>
          <w:r>
            <w:rPr>
              <w:b/>
            </w:rPr>
            <w:t xml:space="preserve"> </w:t>
          </w:r>
        </w:p>
      </w:tc>
      <w:tc>
        <w:tcPr>
          <w:tcW w:w="4678" w:type="dxa"/>
          <w:vMerge/>
          <w:vAlign w:val="center"/>
        </w:tcPr>
        <w:p w14:paraId="519B0FE3" w14:textId="77777777" w:rsidR="0051155E" w:rsidRDefault="0051155E">
          <w:pPr>
            <w:jc w:val="center"/>
            <w:rPr>
              <w:b/>
              <w:sz w:val="24"/>
            </w:rPr>
          </w:pPr>
        </w:p>
      </w:tc>
      <w:tc>
        <w:tcPr>
          <w:tcW w:w="2608" w:type="dxa"/>
          <w:vMerge/>
        </w:tcPr>
        <w:p w14:paraId="44BD5BDE" w14:textId="77777777" w:rsidR="0051155E" w:rsidRDefault="0051155E">
          <w:pPr>
            <w:spacing w:before="60"/>
            <w:jc w:val="center"/>
            <w:rPr>
              <w:rFonts w:ascii="Helvetica" w:hAnsi="Helvetica"/>
            </w:rPr>
          </w:pPr>
        </w:p>
      </w:tc>
    </w:tr>
    <w:tr w:rsidR="0051155E" w14:paraId="79AF3BE4" w14:textId="77777777">
      <w:trPr>
        <w:cantSplit/>
        <w:trHeight w:val="386"/>
      </w:trPr>
      <w:tc>
        <w:tcPr>
          <w:tcW w:w="1843" w:type="dxa"/>
          <w:tcBorders>
            <w:top w:val="nil"/>
          </w:tcBorders>
        </w:tcPr>
        <w:p w14:paraId="7F7A4BB2" w14:textId="77777777" w:rsidR="0051155E" w:rsidRDefault="0051155E">
          <w:pPr>
            <w:rPr>
              <w:b/>
            </w:rPr>
          </w:pPr>
          <w:r>
            <w:rPr>
              <w:b/>
            </w:rPr>
            <w:t xml:space="preserve"> </w:t>
          </w:r>
        </w:p>
      </w:tc>
      <w:tc>
        <w:tcPr>
          <w:tcW w:w="4678" w:type="dxa"/>
          <w:vMerge/>
          <w:vAlign w:val="center"/>
        </w:tcPr>
        <w:p w14:paraId="11B6EEB8" w14:textId="77777777" w:rsidR="0051155E" w:rsidRDefault="0051155E">
          <w:pPr>
            <w:jc w:val="center"/>
            <w:rPr>
              <w:b/>
              <w:sz w:val="24"/>
            </w:rPr>
          </w:pPr>
        </w:p>
      </w:tc>
      <w:tc>
        <w:tcPr>
          <w:tcW w:w="2608" w:type="dxa"/>
          <w:vMerge/>
        </w:tcPr>
        <w:p w14:paraId="31F0B07B" w14:textId="77777777" w:rsidR="0051155E" w:rsidRDefault="0051155E">
          <w:pPr>
            <w:spacing w:before="60"/>
            <w:jc w:val="center"/>
            <w:rPr>
              <w:rFonts w:ascii="Helvetica" w:hAnsi="Helvetica"/>
            </w:rPr>
          </w:pPr>
        </w:p>
      </w:tc>
    </w:tr>
  </w:tbl>
  <w:p w14:paraId="52999888" w14:textId="77777777" w:rsidR="0051155E" w:rsidRDefault="0051155E">
    <w:pPr>
      <w:pStyle w:val="Header"/>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E0C4F"/>
    <w:multiLevelType w:val="multilevel"/>
    <w:tmpl w:val="D214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3A1FE4"/>
    <w:multiLevelType w:val="hybridMultilevel"/>
    <w:tmpl w:val="9228AAD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DA2B65"/>
    <w:multiLevelType w:val="hybridMultilevel"/>
    <w:tmpl w:val="0694A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BE4DB8"/>
    <w:multiLevelType w:val="multilevel"/>
    <w:tmpl w:val="BE2E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D82A90"/>
    <w:multiLevelType w:val="multilevel"/>
    <w:tmpl w:val="2764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52799A"/>
    <w:multiLevelType w:val="multilevel"/>
    <w:tmpl w:val="C2EEC9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292745"/>
    <w:multiLevelType w:val="hybridMultilevel"/>
    <w:tmpl w:val="5D0064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44C49DD"/>
    <w:multiLevelType w:val="multilevel"/>
    <w:tmpl w:val="BFAA7B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4C02D47"/>
    <w:multiLevelType w:val="hybridMultilevel"/>
    <w:tmpl w:val="7756B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030E4E"/>
    <w:multiLevelType w:val="multilevel"/>
    <w:tmpl w:val="1108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D9272A"/>
    <w:multiLevelType w:val="multilevel"/>
    <w:tmpl w:val="6F14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2F6C00"/>
    <w:multiLevelType w:val="multilevel"/>
    <w:tmpl w:val="1A56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057FE8"/>
    <w:multiLevelType w:val="multilevel"/>
    <w:tmpl w:val="8A6A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BA6B99"/>
    <w:multiLevelType w:val="multilevel"/>
    <w:tmpl w:val="5106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544945"/>
    <w:multiLevelType w:val="multilevel"/>
    <w:tmpl w:val="1ED6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C36CED"/>
    <w:multiLevelType w:val="multilevel"/>
    <w:tmpl w:val="1E58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6124A7"/>
    <w:multiLevelType w:val="hybridMultilevel"/>
    <w:tmpl w:val="F0F47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F04D25"/>
    <w:multiLevelType w:val="multilevel"/>
    <w:tmpl w:val="9784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7E51E2"/>
    <w:multiLevelType w:val="multilevel"/>
    <w:tmpl w:val="1F04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FC0FD7"/>
    <w:multiLevelType w:val="multilevel"/>
    <w:tmpl w:val="CB94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264508"/>
    <w:multiLevelType w:val="multilevel"/>
    <w:tmpl w:val="1F7C47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20764EA"/>
    <w:multiLevelType w:val="multilevel"/>
    <w:tmpl w:val="68620D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283798A"/>
    <w:multiLevelType w:val="multilevel"/>
    <w:tmpl w:val="E068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1F3D96"/>
    <w:multiLevelType w:val="hybridMultilevel"/>
    <w:tmpl w:val="C34E41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8AA1B9F"/>
    <w:multiLevelType w:val="multilevel"/>
    <w:tmpl w:val="90023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633ED7"/>
    <w:multiLevelType w:val="multilevel"/>
    <w:tmpl w:val="22F0C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EB1E12"/>
    <w:multiLevelType w:val="multilevel"/>
    <w:tmpl w:val="A5A4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4844D37"/>
    <w:multiLevelType w:val="multilevel"/>
    <w:tmpl w:val="DBA85B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ABD06B3"/>
    <w:multiLevelType w:val="multilevel"/>
    <w:tmpl w:val="6330B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192348"/>
    <w:multiLevelType w:val="multilevel"/>
    <w:tmpl w:val="78F8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9F3A37"/>
    <w:multiLevelType w:val="multilevel"/>
    <w:tmpl w:val="0DBE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07C5FB4"/>
    <w:multiLevelType w:val="multilevel"/>
    <w:tmpl w:val="8482FE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206E94"/>
    <w:multiLevelType w:val="multilevel"/>
    <w:tmpl w:val="C56C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2E429C5"/>
    <w:multiLevelType w:val="multilevel"/>
    <w:tmpl w:val="BB3EAB6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9E2803"/>
    <w:multiLevelType w:val="multilevel"/>
    <w:tmpl w:val="881E4D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FF6342"/>
    <w:multiLevelType w:val="multilevel"/>
    <w:tmpl w:val="2D4A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1A5FF1"/>
    <w:multiLevelType w:val="multilevel"/>
    <w:tmpl w:val="C40E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7BC1168"/>
    <w:multiLevelType w:val="multilevel"/>
    <w:tmpl w:val="D74E65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5834098C"/>
    <w:multiLevelType w:val="multilevel"/>
    <w:tmpl w:val="DA5442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B0C259F"/>
    <w:multiLevelType w:val="multilevel"/>
    <w:tmpl w:val="1BA6FB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5BBF7090"/>
    <w:multiLevelType w:val="multilevel"/>
    <w:tmpl w:val="173C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C115480"/>
    <w:multiLevelType w:val="multilevel"/>
    <w:tmpl w:val="158E30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6A13A1"/>
    <w:multiLevelType w:val="hybridMultilevel"/>
    <w:tmpl w:val="5E1CC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EB92968"/>
    <w:multiLevelType w:val="multilevel"/>
    <w:tmpl w:val="82C2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EBB6DBA"/>
    <w:multiLevelType w:val="multilevel"/>
    <w:tmpl w:val="73FADA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60381DD2"/>
    <w:multiLevelType w:val="multilevel"/>
    <w:tmpl w:val="5DE6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31E3A58"/>
    <w:multiLevelType w:val="hybridMultilevel"/>
    <w:tmpl w:val="02A8239E"/>
    <w:lvl w:ilvl="0" w:tplc="11986D5C">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4BE0AD5"/>
    <w:multiLevelType w:val="multilevel"/>
    <w:tmpl w:val="73ECB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1F0CF3"/>
    <w:multiLevelType w:val="multilevel"/>
    <w:tmpl w:val="F14A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A4363B0"/>
    <w:multiLevelType w:val="multilevel"/>
    <w:tmpl w:val="4906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AE22B5B"/>
    <w:multiLevelType w:val="multilevel"/>
    <w:tmpl w:val="0D72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04C694F"/>
    <w:multiLevelType w:val="hybridMultilevel"/>
    <w:tmpl w:val="A9B27AE6"/>
    <w:lvl w:ilvl="0" w:tplc="4CBC1A5E">
      <w:start w:val="1"/>
      <w:numFmt w:val="decimal"/>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0967301"/>
    <w:multiLevelType w:val="multilevel"/>
    <w:tmpl w:val="9D589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1B166BB"/>
    <w:multiLevelType w:val="multilevel"/>
    <w:tmpl w:val="DB50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2656CB4"/>
    <w:multiLevelType w:val="hybridMultilevel"/>
    <w:tmpl w:val="061E1224"/>
    <w:lvl w:ilvl="0" w:tplc="11986D5C">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A015F3"/>
    <w:multiLevelType w:val="multilevel"/>
    <w:tmpl w:val="D152F4D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6" w15:restartNumberingAfterBreak="0">
    <w:nsid w:val="740F2C41"/>
    <w:multiLevelType w:val="hybridMultilevel"/>
    <w:tmpl w:val="01C2B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4176BE3"/>
    <w:multiLevelType w:val="multilevel"/>
    <w:tmpl w:val="472CF4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66A0D9F"/>
    <w:multiLevelType w:val="multilevel"/>
    <w:tmpl w:val="7042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9C83448"/>
    <w:multiLevelType w:val="multilevel"/>
    <w:tmpl w:val="C572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AC51AC9"/>
    <w:multiLevelType w:val="multilevel"/>
    <w:tmpl w:val="A8F6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E196455"/>
    <w:multiLevelType w:val="multilevel"/>
    <w:tmpl w:val="A6E2A9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7FE71B3B"/>
    <w:multiLevelType w:val="multilevel"/>
    <w:tmpl w:val="B6F210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961424651">
    <w:abstractNumId w:val="55"/>
  </w:num>
  <w:num w:numId="2" w16cid:durableId="187900575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82536753">
    <w:abstractNumId w:val="24"/>
  </w:num>
  <w:num w:numId="4" w16cid:durableId="61222734">
    <w:abstractNumId w:val="34"/>
  </w:num>
  <w:num w:numId="5" w16cid:durableId="243731211">
    <w:abstractNumId w:val="45"/>
  </w:num>
  <w:num w:numId="6" w16cid:durableId="1074665718">
    <w:abstractNumId w:val="9"/>
  </w:num>
  <w:num w:numId="7" w16cid:durableId="828911890">
    <w:abstractNumId w:val="52"/>
  </w:num>
  <w:num w:numId="8" w16cid:durableId="1179150917">
    <w:abstractNumId w:val="25"/>
  </w:num>
  <w:num w:numId="9" w16cid:durableId="1338656080">
    <w:abstractNumId w:val="5"/>
  </w:num>
  <w:num w:numId="10" w16cid:durableId="2128500361">
    <w:abstractNumId w:val="11"/>
  </w:num>
  <w:num w:numId="11" w16cid:durableId="2112167887">
    <w:abstractNumId w:val="14"/>
  </w:num>
  <w:num w:numId="12" w16cid:durableId="343895400">
    <w:abstractNumId w:val="53"/>
  </w:num>
  <w:num w:numId="13" w16cid:durableId="1603224265">
    <w:abstractNumId w:val="0"/>
  </w:num>
  <w:num w:numId="14" w16cid:durableId="1663192490">
    <w:abstractNumId w:val="10"/>
  </w:num>
  <w:num w:numId="15" w16cid:durableId="1820001353">
    <w:abstractNumId w:val="22"/>
  </w:num>
  <w:num w:numId="16" w16cid:durableId="1630865712">
    <w:abstractNumId w:val="43"/>
  </w:num>
  <w:num w:numId="17" w16cid:durableId="578558638">
    <w:abstractNumId w:val="61"/>
  </w:num>
  <w:num w:numId="18" w16cid:durableId="1543514437">
    <w:abstractNumId w:val="47"/>
  </w:num>
  <w:num w:numId="19" w16cid:durableId="604463454">
    <w:abstractNumId w:val="57"/>
  </w:num>
  <w:num w:numId="20" w16cid:durableId="1684282348">
    <w:abstractNumId w:val="37"/>
  </w:num>
  <w:num w:numId="21" w16cid:durableId="970938315">
    <w:abstractNumId w:val="44"/>
  </w:num>
  <w:num w:numId="22" w16cid:durableId="879589716">
    <w:abstractNumId w:val="30"/>
  </w:num>
  <w:num w:numId="23" w16cid:durableId="1827286565">
    <w:abstractNumId w:val="3"/>
  </w:num>
  <w:num w:numId="24" w16cid:durableId="1256211763">
    <w:abstractNumId w:val="40"/>
  </w:num>
  <w:num w:numId="25" w16cid:durableId="1403142889">
    <w:abstractNumId w:val="26"/>
  </w:num>
  <w:num w:numId="26" w16cid:durableId="1776094387">
    <w:abstractNumId w:val="17"/>
  </w:num>
  <w:num w:numId="27" w16cid:durableId="1472476640">
    <w:abstractNumId w:val="38"/>
  </w:num>
  <w:num w:numId="28" w16cid:durableId="268507552">
    <w:abstractNumId w:val="19"/>
  </w:num>
  <w:num w:numId="29" w16cid:durableId="750541888">
    <w:abstractNumId w:val="49"/>
  </w:num>
  <w:num w:numId="30" w16cid:durableId="2021538525">
    <w:abstractNumId w:val="35"/>
  </w:num>
  <w:num w:numId="31" w16cid:durableId="30998531">
    <w:abstractNumId w:val="48"/>
  </w:num>
  <w:num w:numId="32" w16cid:durableId="1281759699">
    <w:abstractNumId w:val="18"/>
  </w:num>
  <w:num w:numId="33" w16cid:durableId="1561595908">
    <w:abstractNumId w:val="59"/>
  </w:num>
  <w:num w:numId="34" w16cid:durableId="114449386">
    <w:abstractNumId w:val="15"/>
  </w:num>
  <w:num w:numId="35" w16cid:durableId="1587957902">
    <w:abstractNumId w:val="21"/>
  </w:num>
  <w:num w:numId="36" w16cid:durableId="106395768">
    <w:abstractNumId w:val="60"/>
  </w:num>
  <w:num w:numId="37" w16cid:durableId="208809183">
    <w:abstractNumId w:val="7"/>
  </w:num>
  <w:num w:numId="38" w16cid:durableId="1157837790">
    <w:abstractNumId w:val="36"/>
  </w:num>
  <w:num w:numId="39" w16cid:durableId="1539661158">
    <w:abstractNumId w:val="27"/>
  </w:num>
  <w:num w:numId="40" w16cid:durableId="834497799">
    <w:abstractNumId w:val="12"/>
  </w:num>
  <w:num w:numId="41" w16cid:durableId="60252642">
    <w:abstractNumId w:val="20"/>
  </w:num>
  <w:num w:numId="42" w16cid:durableId="908156272">
    <w:abstractNumId w:val="4"/>
  </w:num>
  <w:num w:numId="43" w16cid:durableId="1579100037">
    <w:abstractNumId w:val="39"/>
  </w:num>
  <w:num w:numId="44" w16cid:durableId="815537200">
    <w:abstractNumId w:val="13"/>
  </w:num>
  <w:num w:numId="45" w16cid:durableId="686521646">
    <w:abstractNumId w:val="51"/>
  </w:num>
  <w:num w:numId="46" w16cid:durableId="1536231374">
    <w:abstractNumId w:val="46"/>
  </w:num>
  <w:num w:numId="47" w16cid:durableId="926352225">
    <w:abstractNumId w:val="33"/>
  </w:num>
  <w:num w:numId="48" w16cid:durableId="1960606473">
    <w:abstractNumId w:val="56"/>
  </w:num>
  <w:num w:numId="49" w16cid:durableId="1289165262">
    <w:abstractNumId w:val="55"/>
  </w:num>
  <w:num w:numId="50" w16cid:durableId="1871530572">
    <w:abstractNumId w:val="2"/>
  </w:num>
  <w:num w:numId="51" w16cid:durableId="466583245">
    <w:abstractNumId w:val="1"/>
  </w:num>
  <w:num w:numId="52" w16cid:durableId="1756827636">
    <w:abstractNumId w:val="23"/>
  </w:num>
  <w:num w:numId="53" w16cid:durableId="361631853">
    <w:abstractNumId w:val="55"/>
  </w:num>
  <w:num w:numId="54" w16cid:durableId="2018077717">
    <w:abstractNumId w:val="55"/>
  </w:num>
  <w:num w:numId="55" w16cid:durableId="1127043093">
    <w:abstractNumId w:val="54"/>
  </w:num>
  <w:num w:numId="56" w16cid:durableId="1296371066">
    <w:abstractNumId w:val="6"/>
  </w:num>
  <w:num w:numId="57" w16cid:durableId="1685008664">
    <w:abstractNumId w:val="55"/>
  </w:num>
  <w:num w:numId="58" w16cid:durableId="864320222">
    <w:abstractNumId w:val="55"/>
  </w:num>
  <w:num w:numId="59" w16cid:durableId="486629374">
    <w:abstractNumId w:val="55"/>
  </w:num>
  <w:num w:numId="60" w16cid:durableId="1512066892">
    <w:abstractNumId w:val="42"/>
  </w:num>
  <w:num w:numId="61" w16cid:durableId="1082870542">
    <w:abstractNumId w:val="16"/>
  </w:num>
  <w:num w:numId="62" w16cid:durableId="1841651751">
    <w:abstractNumId w:val="8"/>
  </w:num>
  <w:num w:numId="63" w16cid:durableId="2129617575">
    <w:abstractNumId w:val="28"/>
  </w:num>
  <w:num w:numId="64" w16cid:durableId="759377637">
    <w:abstractNumId w:val="32"/>
  </w:num>
  <w:num w:numId="65" w16cid:durableId="322858791">
    <w:abstractNumId w:val="41"/>
  </w:num>
  <w:num w:numId="66" w16cid:durableId="1129520141">
    <w:abstractNumId w:val="31"/>
  </w:num>
  <w:num w:numId="67" w16cid:durableId="1281254840">
    <w:abstractNumId w:val="29"/>
  </w:num>
  <w:num w:numId="68" w16cid:durableId="1067532499">
    <w:abstractNumId w:val="62"/>
  </w:num>
  <w:num w:numId="69" w16cid:durableId="158736679">
    <w:abstractNumId w:val="50"/>
  </w:num>
  <w:num w:numId="70" w16cid:durableId="793059443">
    <w:abstractNumId w:val="58"/>
  </w:num>
  <w:num w:numId="71" w16cid:durableId="2134668885">
    <w:abstractNumId w:val="55"/>
  </w:num>
  <w:num w:numId="72" w16cid:durableId="867718103">
    <w:abstractNumId w:val="55"/>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iborg Erik Jacques">
    <w15:presenceInfo w15:providerId="AD" w15:userId="S::u30821@energycorp.com::71e14514-f81c-4da9-b9d6-12e7e65ac053"/>
  </w15:person>
  <w15:person w15:author="Hauglid Anders">
    <w15:presenceInfo w15:providerId="AD" w15:userId="S::u56089@energycorp.com::3f6d702e-396a-4343-8488-a64908410e6b"/>
  </w15:person>
  <w15:person w15:author="Erik Jacques Wiborg">
    <w15:presenceInfo w15:providerId="AD" w15:userId="S::u30821@energycorp.com::71e14514-f81c-4da9-b9d6-12e7e65ac053"/>
  </w15:person>
  <w15:person w15:author="Vassdal Henrik">
    <w15:presenceInfo w15:providerId="AD" w15:userId="S::u57903@energycorp.com::dc604194-2ef9-4c58-beab-6b257eac4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ttachedTemplate r:id="rId1"/>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ocumentProtection w:edit="readOnly" w:enforcement="0"/>
  <w:defaultTabStop w:val="708"/>
  <w:hyphenationZone w:val="425"/>
  <w:drawingGridHorizontalSpacing w:val="100"/>
  <w:displayHorizontalDrawingGridEvery w:val="0"/>
  <w:displayVerticalDrawingGridEvery w:val="0"/>
  <w:noPunctuationKerning/>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ocno" w:val="110738"/>
    <w:docVar w:name="edkid" w:val="58430"/>
    <w:docVar w:name="func" w:val="edit"/>
    <w:docVar w:name="variant" w:val="O"/>
  </w:docVars>
  <w:rsids>
    <w:rsidRoot w:val="00BA7A06"/>
    <w:rsid w:val="00002F94"/>
    <w:rsid w:val="000110AA"/>
    <w:rsid w:val="000117F3"/>
    <w:rsid w:val="0001646E"/>
    <w:rsid w:val="0001662D"/>
    <w:rsid w:val="00021E95"/>
    <w:rsid w:val="00021FC6"/>
    <w:rsid w:val="0002232A"/>
    <w:rsid w:val="00024C1B"/>
    <w:rsid w:val="00026D53"/>
    <w:rsid w:val="000313C1"/>
    <w:rsid w:val="000340C9"/>
    <w:rsid w:val="00034511"/>
    <w:rsid w:val="00034BF4"/>
    <w:rsid w:val="00043D14"/>
    <w:rsid w:val="000469B5"/>
    <w:rsid w:val="00046F80"/>
    <w:rsid w:val="00047C10"/>
    <w:rsid w:val="00047D75"/>
    <w:rsid w:val="00050A39"/>
    <w:rsid w:val="00054BA4"/>
    <w:rsid w:val="00055BFE"/>
    <w:rsid w:val="00056D9C"/>
    <w:rsid w:val="0006069C"/>
    <w:rsid w:val="00062ED9"/>
    <w:rsid w:val="000643D2"/>
    <w:rsid w:val="0006654A"/>
    <w:rsid w:val="00067761"/>
    <w:rsid w:val="00070455"/>
    <w:rsid w:val="000713A8"/>
    <w:rsid w:val="00072B45"/>
    <w:rsid w:val="000732BE"/>
    <w:rsid w:val="00075016"/>
    <w:rsid w:val="0007580A"/>
    <w:rsid w:val="00075DB0"/>
    <w:rsid w:val="00084EE5"/>
    <w:rsid w:val="000957D9"/>
    <w:rsid w:val="000972F4"/>
    <w:rsid w:val="000A2AC2"/>
    <w:rsid w:val="000A36FB"/>
    <w:rsid w:val="000A6623"/>
    <w:rsid w:val="000A6D7F"/>
    <w:rsid w:val="000B070A"/>
    <w:rsid w:val="000B15A3"/>
    <w:rsid w:val="000B15E0"/>
    <w:rsid w:val="000B2DF3"/>
    <w:rsid w:val="000B3577"/>
    <w:rsid w:val="000B480A"/>
    <w:rsid w:val="000B7C72"/>
    <w:rsid w:val="000C0B7E"/>
    <w:rsid w:val="000C11D4"/>
    <w:rsid w:val="000C2D48"/>
    <w:rsid w:val="000C7974"/>
    <w:rsid w:val="000D2942"/>
    <w:rsid w:val="000D2E99"/>
    <w:rsid w:val="000D383F"/>
    <w:rsid w:val="000D40CA"/>
    <w:rsid w:val="000E0868"/>
    <w:rsid w:val="000E3183"/>
    <w:rsid w:val="000E60BB"/>
    <w:rsid w:val="000F0B3D"/>
    <w:rsid w:val="000F17AD"/>
    <w:rsid w:val="000F2260"/>
    <w:rsid w:val="000F46B5"/>
    <w:rsid w:val="00101482"/>
    <w:rsid w:val="00106008"/>
    <w:rsid w:val="00107D50"/>
    <w:rsid w:val="00111828"/>
    <w:rsid w:val="001165CE"/>
    <w:rsid w:val="001202B4"/>
    <w:rsid w:val="0012049B"/>
    <w:rsid w:val="001208E9"/>
    <w:rsid w:val="001215D7"/>
    <w:rsid w:val="00126A30"/>
    <w:rsid w:val="00127AF6"/>
    <w:rsid w:val="0013102F"/>
    <w:rsid w:val="0013328A"/>
    <w:rsid w:val="001338C7"/>
    <w:rsid w:val="00134547"/>
    <w:rsid w:val="00143B94"/>
    <w:rsid w:val="00143CC5"/>
    <w:rsid w:val="00145DE3"/>
    <w:rsid w:val="001464A6"/>
    <w:rsid w:val="00146A96"/>
    <w:rsid w:val="00147ADA"/>
    <w:rsid w:val="0015247E"/>
    <w:rsid w:val="00152E98"/>
    <w:rsid w:val="00152F0D"/>
    <w:rsid w:val="00153061"/>
    <w:rsid w:val="0015763C"/>
    <w:rsid w:val="00157E18"/>
    <w:rsid w:val="00162225"/>
    <w:rsid w:val="00165090"/>
    <w:rsid w:val="00166D02"/>
    <w:rsid w:val="0017078E"/>
    <w:rsid w:val="001708E6"/>
    <w:rsid w:val="00171628"/>
    <w:rsid w:val="00173ACC"/>
    <w:rsid w:val="00174693"/>
    <w:rsid w:val="00176C7A"/>
    <w:rsid w:val="001774FF"/>
    <w:rsid w:val="001816AE"/>
    <w:rsid w:val="0018281A"/>
    <w:rsid w:val="00183996"/>
    <w:rsid w:val="00184DA9"/>
    <w:rsid w:val="00185565"/>
    <w:rsid w:val="00194662"/>
    <w:rsid w:val="001A0CC3"/>
    <w:rsid w:val="001A331A"/>
    <w:rsid w:val="001A445C"/>
    <w:rsid w:val="001B4E52"/>
    <w:rsid w:val="001C22BB"/>
    <w:rsid w:val="001C522B"/>
    <w:rsid w:val="001C6BBF"/>
    <w:rsid w:val="001D08F8"/>
    <w:rsid w:val="001D3287"/>
    <w:rsid w:val="001D67C8"/>
    <w:rsid w:val="001E33C5"/>
    <w:rsid w:val="001E4711"/>
    <w:rsid w:val="001F05A8"/>
    <w:rsid w:val="001F247B"/>
    <w:rsid w:val="001F40E5"/>
    <w:rsid w:val="001F60C1"/>
    <w:rsid w:val="001F625A"/>
    <w:rsid w:val="00200EED"/>
    <w:rsid w:val="0020121E"/>
    <w:rsid w:val="00203463"/>
    <w:rsid w:val="00204D10"/>
    <w:rsid w:val="002107B4"/>
    <w:rsid w:val="00212C90"/>
    <w:rsid w:val="0021353E"/>
    <w:rsid w:val="00213AD9"/>
    <w:rsid w:val="00213B79"/>
    <w:rsid w:val="00213DD8"/>
    <w:rsid w:val="002143BA"/>
    <w:rsid w:val="00214941"/>
    <w:rsid w:val="0022007C"/>
    <w:rsid w:val="0022321B"/>
    <w:rsid w:val="002257DC"/>
    <w:rsid w:val="002273A3"/>
    <w:rsid w:val="0023385B"/>
    <w:rsid w:val="00236D80"/>
    <w:rsid w:val="002372B0"/>
    <w:rsid w:val="0024082D"/>
    <w:rsid w:val="00240996"/>
    <w:rsid w:val="0024191E"/>
    <w:rsid w:val="002436A3"/>
    <w:rsid w:val="00246FD3"/>
    <w:rsid w:val="002479FA"/>
    <w:rsid w:val="002507A5"/>
    <w:rsid w:val="00250CF6"/>
    <w:rsid w:val="002518EB"/>
    <w:rsid w:val="0025388E"/>
    <w:rsid w:val="00261696"/>
    <w:rsid w:val="00263415"/>
    <w:rsid w:val="00270544"/>
    <w:rsid w:val="002709DC"/>
    <w:rsid w:val="00272803"/>
    <w:rsid w:val="00272C66"/>
    <w:rsid w:val="00272E68"/>
    <w:rsid w:val="00273264"/>
    <w:rsid w:val="00273559"/>
    <w:rsid w:val="00274930"/>
    <w:rsid w:val="0028628F"/>
    <w:rsid w:val="00291761"/>
    <w:rsid w:val="00291AC6"/>
    <w:rsid w:val="00292C5A"/>
    <w:rsid w:val="00294E3E"/>
    <w:rsid w:val="00296F36"/>
    <w:rsid w:val="002971B1"/>
    <w:rsid w:val="002A0216"/>
    <w:rsid w:val="002A2A6C"/>
    <w:rsid w:val="002A32C5"/>
    <w:rsid w:val="002A3B2D"/>
    <w:rsid w:val="002B07BC"/>
    <w:rsid w:val="002B4738"/>
    <w:rsid w:val="002B6980"/>
    <w:rsid w:val="002C027E"/>
    <w:rsid w:val="002C13B2"/>
    <w:rsid w:val="002C27AD"/>
    <w:rsid w:val="002D0A29"/>
    <w:rsid w:val="002D0DB4"/>
    <w:rsid w:val="002D1225"/>
    <w:rsid w:val="002D4B3C"/>
    <w:rsid w:val="002E158A"/>
    <w:rsid w:val="002E20D6"/>
    <w:rsid w:val="002E3127"/>
    <w:rsid w:val="002E665D"/>
    <w:rsid w:val="002F0ACC"/>
    <w:rsid w:val="002F3165"/>
    <w:rsid w:val="002F4720"/>
    <w:rsid w:val="002F4F16"/>
    <w:rsid w:val="002F5E41"/>
    <w:rsid w:val="002F6556"/>
    <w:rsid w:val="00300795"/>
    <w:rsid w:val="00300E8D"/>
    <w:rsid w:val="00301F51"/>
    <w:rsid w:val="00302895"/>
    <w:rsid w:val="0030422E"/>
    <w:rsid w:val="00304D5D"/>
    <w:rsid w:val="00305CC4"/>
    <w:rsid w:val="00315678"/>
    <w:rsid w:val="00316192"/>
    <w:rsid w:val="0032092B"/>
    <w:rsid w:val="00322765"/>
    <w:rsid w:val="0032381C"/>
    <w:rsid w:val="00324E9B"/>
    <w:rsid w:val="003256C9"/>
    <w:rsid w:val="00325D7D"/>
    <w:rsid w:val="003269D2"/>
    <w:rsid w:val="003333AA"/>
    <w:rsid w:val="00335965"/>
    <w:rsid w:val="003372A7"/>
    <w:rsid w:val="00341ACF"/>
    <w:rsid w:val="003455E1"/>
    <w:rsid w:val="0034616A"/>
    <w:rsid w:val="00346BD5"/>
    <w:rsid w:val="0035129D"/>
    <w:rsid w:val="003514B9"/>
    <w:rsid w:val="003517D8"/>
    <w:rsid w:val="00352F09"/>
    <w:rsid w:val="003533F2"/>
    <w:rsid w:val="003547A1"/>
    <w:rsid w:val="00356D5C"/>
    <w:rsid w:val="003612E1"/>
    <w:rsid w:val="00365CB9"/>
    <w:rsid w:val="003670FE"/>
    <w:rsid w:val="00367723"/>
    <w:rsid w:val="00370140"/>
    <w:rsid w:val="00370ABC"/>
    <w:rsid w:val="00371079"/>
    <w:rsid w:val="00371BCC"/>
    <w:rsid w:val="0037367A"/>
    <w:rsid w:val="003775F6"/>
    <w:rsid w:val="00380F2E"/>
    <w:rsid w:val="0038120E"/>
    <w:rsid w:val="00381546"/>
    <w:rsid w:val="003847D0"/>
    <w:rsid w:val="00386BD1"/>
    <w:rsid w:val="00391040"/>
    <w:rsid w:val="003A138D"/>
    <w:rsid w:val="003A14FB"/>
    <w:rsid w:val="003A4EC8"/>
    <w:rsid w:val="003A5959"/>
    <w:rsid w:val="003B1D4C"/>
    <w:rsid w:val="003B3146"/>
    <w:rsid w:val="003B3CA9"/>
    <w:rsid w:val="003B6ACD"/>
    <w:rsid w:val="003C2DE3"/>
    <w:rsid w:val="003D3A9B"/>
    <w:rsid w:val="003D55F7"/>
    <w:rsid w:val="003D6453"/>
    <w:rsid w:val="003E4C4F"/>
    <w:rsid w:val="003E58FE"/>
    <w:rsid w:val="003E6A16"/>
    <w:rsid w:val="003E7067"/>
    <w:rsid w:val="003F537E"/>
    <w:rsid w:val="003F73FF"/>
    <w:rsid w:val="003F7CD3"/>
    <w:rsid w:val="00406D98"/>
    <w:rsid w:val="00410E25"/>
    <w:rsid w:val="00410EB9"/>
    <w:rsid w:val="00411288"/>
    <w:rsid w:val="00420764"/>
    <w:rsid w:val="00421AAD"/>
    <w:rsid w:val="00422658"/>
    <w:rsid w:val="0042329D"/>
    <w:rsid w:val="00424C50"/>
    <w:rsid w:val="00424ED4"/>
    <w:rsid w:val="00424F90"/>
    <w:rsid w:val="00425F2B"/>
    <w:rsid w:val="004279F3"/>
    <w:rsid w:val="00433C44"/>
    <w:rsid w:val="00434C11"/>
    <w:rsid w:val="0043576B"/>
    <w:rsid w:val="00441E4E"/>
    <w:rsid w:val="0044649E"/>
    <w:rsid w:val="004465C1"/>
    <w:rsid w:val="004465ED"/>
    <w:rsid w:val="00447CFD"/>
    <w:rsid w:val="00461124"/>
    <w:rsid w:val="0047168B"/>
    <w:rsid w:val="00471EEF"/>
    <w:rsid w:val="004745A7"/>
    <w:rsid w:val="00474FB7"/>
    <w:rsid w:val="004770FA"/>
    <w:rsid w:val="00477301"/>
    <w:rsid w:val="004813DE"/>
    <w:rsid w:val="00482C26"/>
    <w:rsid w:val="00482E3F"/>
    <w:rsid w:val="004830CF"/>
    <w:rsid w:val="00483AD6"/>
    <w:rsid w:val="0048481E"/>
    <w:rsid w:val="00487603"/>
    <w:rsid w:val="00491E0D"/>
    <w:rsid w:val="00493DD5"/>
    <w:rsid w:val="00495312"/>
    <w:rsid w:val="00496225"/>
    <w:rsid w:val="0049666E"/>
    <w:rsid w:val="00497AA0"/>
    <w:rsid w:val="004A055D"/>
    <w:rsid w:val="004A3004"/>
    <w:rsid w:val="004A32A5"/>
    <w:rsid w:val="004A6840"/>
    <w:rsid w:val="004A7136"/>
    <w:rsid w:val="004B35E3"/>
    <w:rsid w:val="004B3889"/>
    <w:rsid w:val="004B4154"/>
    <w:rsid w:val="004C4587"/>
    <w:rsid w:val="004C63B0"/>
    <w:rsid w:val="004D0435"/>
    <w:rsid w:val="004D07F2"/>
    <w:rsid w:val="004D12A1"/>
    <w:rsid w:val="004D3DB3"/>
    <w:rsid w:val="004D66FF"/>
    <w:rsid w:val="004D760A"/>
    <w:rsid w:val="004E39AE"/>
    <w:rsid w:val="004E4260"/>
    <w:rsid w:val="004E4B61"/>
    <w:rsid w:val="004E5971"/>
    <w:rsid w:val="004F23EA"/>
    <w:rsid w:val="004F787F"/>
    <w:rsid w:val="00501394"/>
    <w:rsid w:val="00502250"/>
    <w:rsid w:val="00502437"/>
    <w:rsid w:val="00503089"/>
    <w:rsid w:val="005039FB"/>
    <w:rsid w:val="0050674D"/>
    <w:rsid w:val="00511475"/>
    <w:rsid w:val="0051155E"/>
    <w:rsid w:val="00512DBD"/>
    <w:rsid w:val="005145F6"/>
    <w:rsid w:val="00514C47"/>
    <w:rsid w:val="00517833"/>
    <w:rsid w:val="005178D5"/>
    <w:rsid w:val="00517993"/>
    <w:rsid w:val="00520EE2"/>
    <w:rsid w:val="00521DE3"/>
    <w:rsid w:val="00523666"/>
    <w:rsid w:val="00523F18"/>
    <w:rsid w:val="00525543"/>
    <w:rsid w:val="00525669"/>
    <w:rsid w:val="00531517"/>
    <w:rsid w:val="0053177F"/>
    <w:rsid w:val="00533ED9"/>
    <w:rsid w:val="00534ED0"/>
    <w:rsid w:val="00536FD6"/>
    <w:rsid w:val="0054077D"/>
    <w:rsid w:val="00542CAB"/>
    <w:rsid w:val="005431BD"/>
    <w:rsid w:val="00546156"/>
    <w:rsid w:val="00551B9B"/>
    <w:rsid w:val="005535DE"/>
    <w:rsid w:val="00555614"/>
    <w:rsid w:val="00555D14"/>
    <w:rsid w:val="00557E91"/>
    <w:rsid w:val="00560146"/>
    <w:rsid w:val="00560796"/>
    <w:rsid w:val="00560CDE"/>
    <w:rsid w:val="005629F3"/>
    <w:rsid w:val="005643C5"/>
    <w:rsid w:val="00564433"/>
    <w:rsid w:val="00566F62"/>
    <w:rsid w:val="005678B8"/>
    <w:rsid w:val="005700C1"/>
    <w:rsid w:val="00571431"/>
    <w:rsid w:val="005726E1"/>
    <w:rsid w:val="00572791"/>
    <w:rsid w:val="005742E0"/>
    <w:rsid w:val="0057465D"/>
    <w:rsid w:val="005815B6"/>
    <w:rsid w:val="00581C99"/>
    <w:rsid w:val="00582582"/>
    <w:rsid w:val="00582C62"/>
    <w:rsid w:val="00583E18"/>
    <w:rsid w:val="0058501F"/>
    <w:rsid w:val="00585949"/>
    <w:rsid w:val="00587286"/>
    <w:rsid w:val="00593097"/>
    <w:rsid w:val="005A1FAC"/>
    <w:rsid w:val="005A39C5"/>
    <w:rsid w:val="005A52A4"/>
    <w:rsid w:val="005A693B"/>
    <w:rsid w:val="005B0B4E"/>
    <w:rsid w:val="005B3F16"/>
    <w:rsid w:val="005C1FF2"/>
    <w:rsid w:val="005C7EE6"/>
    <w:rsid w:val="005D20B0"/>
    <w:rsid w:val="005D2DE2"/>
    <w:rsid w:val="005D43A1"/>
    <w:rsid w:val="005D5938"/>
    <w:rsid w:val="005D6DBC"/>
    <w:rsid w:val="005E0F9F"/>
    <w:rsid w:val="005E15E0"/>
    <w:rsid w:val="005E4D0E"/>
    <w:rsid w:val="005E6393"/>
    <w:rsid w:val="005E7457"/>
    <w:rsid w:val="005E754D"/>
    <w:rsid w:val="005F089B"/>
    <w:rsid w:val="005F25FC"/>
    <w:rsid w:val="005F309C"/>
    <w:rsid w:val="005F3763"/>
    <w:rsid w:val="005F3B34"/>
    <w:rsid w:val="005F76A2"/>
    <w:rsid w:val="00605BA9"/>
    <w:rsid w:val="006066FA"/>
    <w:rsid w:val="0060767D"/>
    <w:rsid w:val="00607F66"/>
    <w:rsid w:val="00611819"/>
    <w:rsid w:val="00614A63"/>
    <w:rsid w:val="00617EC2"/>
    <w:rsid w:val="00622912"/>
    <w:rsid w:val="00623B04"/>
    <w:rsid w:val="00624470"/>
    <w:rsid w:val="00625173"/>
    <w:rsid w:val="00626BB9"/>
    <w:rsid w:val="00632910"/>
    <w:rsid w:val="0063345E"/>
    <w:rsid w:val="006347AB"/>
    <w:rsid w:val="00634A6F"/>
    <w:rsid w:val="00636A25"/>
    <w:rsid w:val="00636C78"/>
    <w:rsid w:val="006420AB"/>
    <w:rsid w:val="00643BE1"/>
    <w:rsid w:val="00645301"/>
    <w:rsid w:val="006454B4"/>
    <w:rsid w:val="00646162"/>
    <w:rsid w:val="006531C4"/>
    <w:rsid w:val="0065348E"/>
    <w:rsid w:val="00661260"/>
    <w:rsid w:val="00672038"/>
    <w:rsid w:val="00676647"/>
    <w:rsid w:val="00680CEB"/>
    <w:rsid w:val="00682C4B"/>
    <w:rsid w:val="00684B06"/>
    <w:rsid w:val="00685F4C"/>
    <w:rsid w:val="006866BA"/>
    <w:rsid w:val="00687232"/>
    <w:rsid w:val="00687349"/>
    <w:rsid w:val="00692F0B"/>
    <w:rsid w:val="00694035"/>
    <w:rsid w:val="00695C06"/>
    <w:rsid w:val="00696C6E"/>
    <w:rsid w:val="00697EBA"/>
    <w:rsid w:val="006A3EFD"/>
    <w:rsid w:val="006A50B4"/>
    <w:rsid w:val="006A65D5"/>
    <w:rsid w:val="006A75EE"/>
    <w:rsid w:val="006A7D37"/>
    <w:rsid w:val="006B081B"/>
    <w:rsid w:val="006B5949"/>
    <w:rsid w:val="006C0AA4"/>
    <w:rsid w:val="006C0D8A"/>
    <w:rsid w:val="006C0DA8"/>
    <w:rsid w:val="006C17EA"/>
    <w:rsid w:val="006C3B89"/>
    <w:rsid w:val="006C3E37"/>
    <w:rsid w:val="006C467D"/>
    <w:rsid w:val="006C4696"/>
    <w:rsid w:val="006C5594"/>
    <w:rsid w:val="006D1266"/>
    <w:rsid w:val="006D5122"/>
    <w:rsid w:val="006D561E"/>
    <w:rsid w:val="006D6A8B"/>
    <w:rsid w:val="006E2DD3"/>
    <w:rsid w:val="006E3063"/>
    <w:rsid w:val="006E348D"/>
    <w:rsid w:val="006E5CAD"/>
    <w:rsid w:val="006E5F40"/>
    <w:rsid w:val="006E66B5"/>
    <w:rsid w:val="006E758E"/>
    <w:rsid w:val="006F0783"/>
    <w:rsid w:val="006F3707"/>
    <w:rsid w:val="006F3E30"/>
    <w:rsid w:val="006F3FDF"/>
    <w:rsid w:val="006F7017"/>
    <w:rsid w:val="00702DBF"/>
    <w:rsid w:val="00703118"/>
    <w:rsid w:val="00703546"/>
    <w:rsid w:val="00704002"/>
    <w:rsid w:val="00705388"/>
    <w:rsid w:val="007068E4"/>
    <w:rsid w:val="00707104"/>
    <w:rsid w:val="00707D7A"/>
    <w:rsid w:val="007119E0"/>
    <w:rsid w:val="00714782"/>
    <w:rsid w:val="00715EE9"/>
    <w:rsid w:val="00717415"/>
    <w:rsid w:val="007177E4"/>
    <w:rsid w:val="00721311"/>
    <w:rsid w:val="00721645"/>
    <w:rsid w:val="00721771"/>
    <w:rsid w:val="00723462"/>
    <w:rsid w:val="00724096"/>
    <w:rsid w:val="00725ACF"/>
    <w:rsid w:val="00725C7E"/>
    <w:rsid w:val="00732E1B"/>
    <w:rsid w:val="0073389A"/>
    <w:rsid w:val="0073545C"/>
    <w:rsid w:val="0073592A"/>
    <w:rsid w:val="007378D7"/>
    <w:rsid w:val="007406A1"/>
    <w:rsid w:val="007510A1"/>
    <w:rsid w:val="007517E3"/>
    <w:rsid w:val="007517FD"/>
    <w:rsid w:val="00751EB6"/>
    <w:rsid w:val="0075338A"/>
    <w:rsid w:val="00753CC0"/>
    <w:rsid w:val="00754138"/>
    <w:rsid w:val="00754DC5"/>
    <w:rsid w:val="0075634D"/>
    <w:rsid w:val="00756973"/>
    <w:rsid w:val="00756A07"/>
    <w:rsid w:val="0076013E"/>
    <w:rsid w:val="007614EA"/>
    <w:rsid w:val="00761EB1"/>
    <w:rsid w:val="00764889"/>
    <w:rsid w:val="00771079"/>
    <w:rsid w:val="00771846"/>
    <w:rsid w:val="007735C6"/>
    <w:rsid w:val="007739D7"/>
    <w:rsid w:val="00776708"/>
    <w:rsid w:val="007810CB"/>
    <w:rsid w:val="0078123A"/>
    <w:rsid w:val="00781A80"/>
    <w:rsid w:val="007870A0"/>
    <w:rsid w:val="00790407"/>
    <w:rsid w:val="007914C7"/>
    <w:rsid w:val="00794162"/>
    <w:rsid w:val="007941CD"/>
    <w:rsid w:val="007A135A"/>
    <w:rsid w:val="007A2D43"/>
    <w:rsid w:val="007A5749"/>
    <w:rsid w:val="007A67C3"/>
    <w:rsid w:val="007A7289"/>
    <w:rsid w:val="007A7312"/>
    <w:rsid w:val="007A7612"/>
    <w:rsid w:val="007B2BCB"/>
    <w:rsid w:val="007B5256"/>
    <w:rsid w:val="007B6673"/>
    <w:rsid w:val="007B75FF"/>
    <w:rsid w:val="007C1335"/>
    <w:rsid w:val="007C19FC"/>
    <w:rsid w:val="007C228B"/>
    <w:rsid w:val="007C2D72"/>
    <w:rsid w:val="007D0E6C"/>
    <w:rsid w:val="007D3484"/>
    <w:rsid w:val="007D5657"/>
    <w:rsid w:val="007E3C47"/>
    <w:rsid w:val="007E6294"/>
    <w:rsid w:val="007F163F"/>
    <w:rsid w:val="007F381C"/>
    <w:rsid w:val="007F61B0"/>
    <w:rsid w:val="007F6A54"/>
    <w:rsid w:val="00801819"/>
    <w:rsid w:val="0080215E"/>
    <w:rsid w:val="0080396D"/>
    <w:rsid w:val="00805E31"/>
    <w:rsid w:val="008064B3"/>
    <w:rsid w:val="00806ECB"/>
    <w:rsid w:val="008075D4"/>
    <w:rsid w:val="00810557"/>
    <w:rsid w:val="0081087F"/>
    <w:rsid w:val="008111F7"/>
    <w:rsid w:val="00813EDF"/>
    <w:rsid w:val="00814EBA"/>
    <w:rsid w:val="008154D2"/>
    <w:rsid w:val="0081572B"/>
    <w:rsid w:val="00817729"/>
    <w:rsid w:val="008270EA"/>
    <w:rsid w:val="00831F0A"/>
    <w:rsid w:val="00836BE5"/>
    <w:rsid w:val="00840F8B"/>
    <w:rsid w:val="00841224"/>
    <w:rsid w:val="008423D0"/>
    <w:rsid w:val="0084504D"/>
    <w:rsid w:val="00845146"/>
    <w:rsid w:val="00845E2C"/>
    <w:rsid w:val="0084786C"/>
    <w:rsid w:val="008512CB"/>
    <w:rsid w:val="0085391B"/>
    <w:rsid w:val="00854EF6"/>
    <w:rsid w:val="0085505F"/>
    <w:rsid w:val="00856533"/>
    <w:rsid w:val="0086066E"/>
    <w:rsid w:val="00860C4A"/>
    <w:rsid w:val="00864A0B"/>
    <w:rsid w:val="00867D91"/>
    <w:rsid w:val="00871C16"/>
    <w:rsid w:val="00871E2B"/>
    <w:rsid w:val="00872F37"/>
    <w:rsid w:val="00875C1C"/>
    <w:rsid w:val="00875CC1"/>
    <w:rsid w:val="00876099"/>
    <w:rsid w:val="0087609B"/>
    <w:rsid w:val="008762D5"/>
    <w:rsid w:val="00882E8B"/>
    <w:rsid w:val="008838DD"/>
    <w:rsid w:val="0088537F"/>
    <w:rsid w:val="00885CF8"/>
    <w:rsid w:val="0088714D"/>
    <w:rsid w:val="0089072D"/>
    <w:rsid w:val="008907B8"/>
    <w:rsid w:val="00890BB0"/>
    <w:rsid w:val="008962AA"/>
    <w:rsid w:val="008A0114"/>
    <w:rsid w:val="008A14E2"/>
    <w:rsid w:val="008A375D"/>
    <w:rsid w:val="008A4CD0"/>
    <w:rsid w:val="008A7D87"/>
    <w:rsid w:val="008B07F4"/>
    <w:rsid w:val="008B1439"/>
    <w:rsid w:val="008B17F7"/>
    <w:rsid w:val="008B1B44"/>
    <w:rsid w:val="008B6662"/>
    <w:rsid w:val="008C0B82"/>
    <w:rsid w:val="008C1CFE"/>
    <w:rsid w:val="008C35A1"/>
    <w:rsid w:val="008C4384"/>
    <w:rsid w:val="008C6B2E"/>
    <w:rsid w:val="008C7A44"/>
    <w:rsid w:val="008D00CD"/>
    <w:rsid w:val="008D1404"/>
    <w:rsid w:val="008D1743"/>
    <w:rsid w:val="008D3B28"/>
    <w:rsid w:val="008D431C"/>
    <w:rsid w:val="008D5050"/>
    <w:rsid w:val="008D53F6"/>
    <w:rsid w:val="008E1FD7"/>
    <w:rsid w:val="008E35E9"/>
    <w:rsid w:val="008E3FF3"/>
    <w:rsid w:val="008E4510"/>
    <w:rsid w:val="008E4533"/>
    <w:rsid w:val="008E4E82"/>
    <w:rsid w:val="008E6D4A"/>
    <w:rsid w:val="008F2680"/>
    <w:rsid w:val="008F3904"/>
    <w:rsid w:val="008F3FE1"/>
    <w:rsid w:val="008F44A0"/>
    <w:rsid w:val="008F5427"/>
    <w:rsid w:val="00900E0B"/>
    <w:rsid w:val="00902B86"/>
    <w:rsid w:val="00902D1D"/>
    <w:rsid w:val="00903A59"/>
    <w:rsid w:val="009100AC"/>
    <w:rsid w:val="009106C8"/>
    <w:rsid w:val="0091416F"/>
    <w:rsid w:val="00914ACE"/>
    <w:rsid w:val="00921804"/>
    <w:rsid w:val="00921948"/>
    <w:rsid w:val="009225AA"/>
    <w:rsid w:val="009231B1"/>
    <w:rsid w:val="00924B86"/>
    <w:rsid w:val="00927940"/>
    <w:rsid w:val="00927EFD"/>
    <w:rsid w:val="009303FD"/>
    <w:rsid w:val="0093206D"/>
    <w:rsid w:val="00934B7C"/>
    <w:rsid w:val="00935B5A"/>
    <w:rsid w:val="00937C83"/>
    <w:rsid w:val="00940A86"/>
    <w:rsid w:val="00942223"/>
    <w:rsid w:val="00946EC2"/>
    <w:rsid w:val="00946F67"/>
    <w:rsid w:val="00957C1F"/>
    <w:rsid w:val="009605F7"/>
    <w:rsid w:val="00960AB9"/>
    <w:rsid w:val="009625A8"/>
    <w:rsid w:val="00965B6F"/>
    <w:rsid w:val="009679C3"/>
    <w:rsid w:val="0097437E"/>
    <w:rsid w:val="009751E3"/>
    <w:rsid w:val="00975D5D"/>
    <w:rsid w:val="009769CB"/>
    <w:rsid w:val="0098002B"/>
    <w:rsid w:val="009837AF"/>
    <w:rsid w:val="00985180"/>
    <w:rsid w:val="009866EB"/>
    <w:rsid w:val="0099002A"/>
    <w:rsid w:val="00992734"/>
    <w:rsid w:val="00997379"/>
    <w:rsid w:val="00997781"/>
    <w:rsid w:val="009A046E"/>
    <w:rsid w:val="009A2F6B"/>
    <w:rsid w:val="009A3509"/>
    <w:rsid w:val="009A3922"/>
    <w:rsid w:val="009A5702"/>
    <w:rsid w:val="009A6BBB"/>
    <w:rsid w:val="009A6C7C"/>
    <w:rsid w:val="009A77D9"/>
    <w:rsid w:val="009B04DF"/>
    <w:rsid w:val="009B20D6"/>
    <w:rsid w:val="009B2F87"/>
    <w:rsid w:val="009B6D15"/>
    <w:rsid w:val="009B73D1"/>
    <w:rsid w:val="009B7844"/>
    <w:rsid w:val="009B7A56"/>
    <w:rsid w:val="009B7C96"/>
    <w:rsid w:val="009C2C1D"/>
    <w:rsid w:val="009C3DD6"/>
    <w:rsid w:val="009C51A7"/>
    <w:rsid w:val="009C6A86"/>
    <w:rsid w:val="009D3347"/>
    <w:rsid w:val="009D45EA"/>
    <w:rsid w:val="009E1641"/>
    <w:rsid w:val="009E3711"/>
    <w:rsid w:val="009E5941"/>
    <w:rsid w:val="009F0749"/>
    <w:rsid w:val="009F0875"/>
    <w:rsid w:val="009F4EEF"/>
    <w:rsid w:val="009F5E90"/>
    <w:rsid w:val="009F7051"/>
    <w:rsid w:val="009F750D"/>
    <w:rsid w:val="009F7844"/>
    <w:rsid w:val="00A01FEC"/>
    <w:rsid w:val="00A04BD9"/>
    <w:rsid w:val="00A13715"/>
    <w:rsid w:val="00A14F45"/>
    <w:rsid w:val="00A1577A"/>
    <w:rsid w:val="00A2086F"/>
    <w:rsid w:val="00A2459F"/>
    <w:rsid w:val="00A25538"/>
    <w:rsid w:val="00A268D0"/>
    <w:rsid w:val="00A27A0D"/>
    <w:rsid w:val="00A30D4A"/>
    <w:rsid w:val="00A34404"/>
    <w:rsid w:val="00A368DF"/>
    <w:rsid w:val="00A449E1"/>
    <w:rsid w:val="00A44D2F"/>
    <w:rsid w:val="00A45961"/>
    <w:rsid w:val="00A45B7B"/>
    <w:rsid w:val="00A47560"/>
    <w:rsid w:val="00A50FB7"/>
    <w:rsid w:val="00A52AD8"/>
    <w:rsid w:val="00A559E0"/>
    <w:rsid w:val="00A56D05"/>
    <w:rsid w:val="00A62637"/>
    <w:rsid w:val="00A63173"/>
    <w:rsid w:val="00A63B93"/>
    <w:rsid w:val="00A63EFD"/>
    <w:rsid w:val="00A6417B"/>
    <w:rsid w:val="00A64927"/>
    <w:rsid w:val="00A65286"/>
    <w:rsid w:val="00A659AA"/>
    <w:rsid w:val="00A671C1"/>
    <w:rsid w:val="00A70E86"/>
    <w:rsid w:val="00A72608"/>
    <w:rsid w:val="00A736F4"/>
    <w:rsid w:val="00A75833"/>
    <w:rsid w:val="00A775C2"/>
    <w:rsid w:val="00A843FC"/>
    <w:rsid w:val="00A87D05"/>
    <w:rsid w:val="00A918DB"/>
    <w:rsid w:val="00A92664"/>
    <w:rsid w:val="00A92FC2"/>
    <w:rsid w:val="00A93500"/>
    <w:rsid w:val="00AA0813"/>
    <w:rsid w:val="00AA1E95"/>
    <w:rsid w:val="00AA27BF"/>
    <w:rsid w:val="00AA2E96"/>
    <w:rsid w:val="00AA417B"/>
    <w:rsid w:val="00AA6FA6"/>
    <w:rsid w:val="00AB028F"/>
    <w:rsid w:val="00AB130B"/>
    <w:rsid w:val="00AB14CB"/>
    <w:rsid w:val="00AB171E"/>
    <w:rsid w:val="00AB2F7C"/>
    <w:rsid w:val="00AB7D23"/>
    <w:rsid w:val="00AC1084"/>
    <w:rsid w:val="00AC18F5"/>
    <w:rsid w:val="00AC2027"/>
    <w:rsid w:val="00AC5894"/>
    <w:rsid w:val="00AC5C4C"/>
    <w:rsid w:val="00AC5EF9"/>
    <w:rsid w:val="00AD11F7"/>
    <w:rsid w:val="00AD4F9B"/>
    <w:rsid w:val="00AE1BEF"/>
    <w:rsid w:val="00AE24D8"/>
    <w:rsid w:val="00AE2B69"/>
    <w:rsid w:val="00AE35D4"/>
    <w:rsid w:val="00AE3D85"/>
    <w:rsid w:val="00AE4EA2"/>
    <w:rsid w:val="00AE6C1C"/>
    <w:rsid w:val="00AE7814"/>
    <w:rsid w:val="00AF0965"/>
    <w:rsid w:val="00AF307C"/>
    <w:rsid w:val="00AF4FFC"/>
    <w:rsid w:val="00AF640A"/>
    <w:rsid w:val="00B01453"/>
    <w:rsid w:val="00B04462"/>
    <w:rsid w:val="00B04AB3"/>
    <w:rsid w:val="00B04D21"/>
    <w:rsid w:val="00B05CC9"/>
    <w:rsid w:val="00B06EF8"/>
    <w:rsid w:val="00B13957"/>
    <w:rsid w:val="00B20434"/>
    <w:rsid w:val="00B21054"/>
    <w:rsid w:val="00B22762"/>
    <w:rsid w:val="00B22D47"/>
    <w:rsid w:val="00B22DED"/>
    <w:rsid w:val="00B23AD1"/>
    <w:rsid w:val="00B2529F"/>
    <w:rsid w:val="00B25775"/>
    <w:rsid w:val="00B26A7A"/>
    <w:rsid w:val="00B270A8"/>
    <w:rsid w:val="00B27D34"/>
    <w:rsid w:val="00B317F3"/>
    <w:rsid w:val="00B338D6"/>
    <w:rsid w:val="00B33C5B"/>
    <w:rsid w:val="00B36FDD"/>
    <w:rsid w:val="00B37CA9"/>
    <w:rsid w:val="00B37F29"/>
    <w:rsid w:val="00B4117A"/>
    <w:rsid w:val="00B4346A"/>
    <w:rsid w:val="00B43C11"/>
    <w:rsid w:val="00B479D0"/>
    <w:rsid w:val="00B5080F"/>
    <w:rsid w:val="00B50E35"/>
    <w:rsid w:val="00B51A5B"/>
    <w:rsid w:val="00B55002"/>
    <w:rsid w:val="00B5658C"/>
    <w:rsid w:val="00B56EEC"/>
    <w:rsid w:val="00B57931"/>
    <w:rsid w:val="00B634CB"/>
    <w:rsid w:val="00B71F9A"/>
    <w:rsid w:val="00B74AE6"/>
    <w:rsid w:val="00B81FD5"/>
    <w:rsid w:val="00B8525F"/>
    <w:rsid w:val="00B8533A"/>
    <w:rsid w:val="00B855D7"/>
    <w:rsid w:val="00B85CEE"/>
    <w:rsid w:val="00B92F64"/>
    <w:rsid w:val="00B93062"/>
    <w:rsid w:val="00B93A9A"/>
    <w:rsid w:val="00B95000"/>
    <w:rsid w:val="00BA0462"/>
    <w:rsid w:val="00BA2670"/>
    <w:rsid w:val="00BA43F2"/>
    <w:rsid w:val="00BA5F34"/>
    <w:rsid w:val="00BA63F5"/>
    <w:rsid w:val="00BA7A06"/>
    <w:rsid w:val="00BB7311"/>
    <w:rsid w:val="00BC094C"/>
    <w:rsid w:val="00BC4975"/>
    <w:rsid w:val="00BC4D9D"/>
    <w:rsid w:val="00BC6861"/>
    <w:rsid w:val="00BC73B8"/>
    <w:rsid w:val="00BC7D80"/>
    <w:rsid w:val="00BD02C9"/>
    <w:rsid w:val="00BD3D88"/>
    <w:rsid w:val="00BD418C"/>
    <w:rsid w:val="00BD51F3"/>
    <w:rsid w:val="00BE008A"/>
    <w:rsid w:val="00BE0F16"/>
    <w:rsid w:val="00BE49D4"/>
    <w:rsid w:val="00BF0207"/>
    <w:rsid w:val="00BF04F5"/>
    <w:rsid w:val="00BF4701"/>
    <w:rsid w:val="00BF5667"/>
    <w:rsid w:val="00C0487E"/>
    <w:rsid w:val="00C074A0"/>
    <w:rsid w:val="00C12ADE"/>
    <w:rsid w:val="00C16EA9"/>
    <w:rsid w:val="00C1786E"/>
    <w:rsid w:val="00C207EA"/>
    <w:rsid w:val="00C20F4B"/>
    <w:rsid w:val="00C22B15"/>
    <w:rsid w:val="00C23AEB"/>
    <w:rsid w:val="00C24BE0"/>
    <w:rsid w:val="00C265C3"/>
    <w:rsid w:val="00C31BAA"/>
    <w:rsid w:val="00C32FF6"/>
    <w:rsid w:val="00C333F9"/>
    <w:rsid w:val="00C34B6B"/>
    <w:rsid w:val="00C359B4"/>
    <w:rsid w:val="00C36E45"/>
    <w:rsid w:val="00C377B8"/>
    <w:rsid w:val="00C4066F"/>
    <w:rsid w:val="00C413DF"/>
    <w:rsid w:val="00C4221D"/>
    <w:rsid w:val="00C450A1"/>
    <w:rsid w:val="00C46604"/>
    <w:rsid w:val="00C4661C"/>
    <w:rsid w:val="00C46744"/>
    <w:rsid w:val="00C51123"/>
    <w:rsid w:val="00C538B9"/>
    <w:rsid w:val="00C551CB"/>
    <w:rsid w:val="00C56B46"/>
    <w:rsid w:val="00C57B28"/>
    <w:rsid w:val="00C57FA5"/>
    <w:rsid w:val="00C6089A"/>
    <w:rsid w:val="00C6214D"/>
    <w:rsid w:val="00C62AA0"/>
    <w:rsid w:val="00C63755"/>
    <w:rsid w:val="00C63961"/>
    <w:rsid w:val="00C63FD5"/>
    <w:rsid w:val="00C67503"/>
    <w:rsid w:val="00C7172E"/>
    <w:rsid w:val="00C73F0F"/>
    <w:rsid w:val="00C74A0A"/>
    <w:rsid w:val="00C77C2A"/>
    <w:rsid w:val="00C810B8"/>
    <w:rsid w:val="00C813AD"/>
    <w:rsid w:val="00C81B65"/>
    <w:rsid w:val="00C8365E"/>
    <w:rsid w:val="00C903EA"/>
    <w:rsid w:val="00C91926"/>
    <w:rsid w:val="00C9198D"/>
    <w:rsid w:val="00C93C69"/>
    <w:rsid w:val="00C94482"/>
    <w:rsid w:val="00C962BA"/>
    <w:rsid w:val="00C96711"/>
    <w:rsid w:val="00C97911"/>
    <w:rsid w:val="00CA2E0F"/>
    <w:rsid w:val="00CA5619"/>
    <w:rsid w:val="00CA5C03"/>
    <w:rsid w:val="00CA66A4"/>
    <w:rsid w:val="00CA7830"/>
    <w:rsid w:val="00CB017C"/>
    <w:rsid w:val="00CB06D8"/>
    <w:rsid w:val="00CB3429"/>
    <w:rsid w:val="00CB5D69"/>
    <w:rsid w:val="00CB7296"/>
    <w:rsid w:val="00CC26BC"/>
    <w:rsid w:val="00CC357F"/>
    <w:rsid w:val="00CC5D08"/>
    <w:rsid w:val="00CC688E"/>
    <w:rsid w:val="00CD2FC1"/>
    <w:rsid w:val="00CD3A26"/>
    <w:rsid w:val="00CD3AA7"/>
    <w:rsid w:val="00CD3BAA"/>
    <w:rsid w:val="00CD564A"/>
    <w:rsid w:val="00CD5DC6"/>
    <w:rsid w:val="00CD7554"/>
    <w:rsid w:val="00CE07C7"/>
    <w:rsid w:val="00CE08E0"/>
    <w:rsid w:val="00CE1881"/>
    <w:rsid w:val="00CE1903"/>
    <w:rsid w:val="00CE1B0C"/>
    <w:rsid w:val="00CE1CEC"/>
    <w:rsid w:val="00CE2343"/>
    <w:rsid w:val="00CE63FA"/>
    <w:rsid w:val="00CE6447"/>
    <w:rsid w:val="00CE68C8"/>
    <w:rsid w:val="00CF6F2A"/>
    <w:rsid w:val="00D02D45"/>
    <w:rsid w:val="00D03C75"/>
    <w:rsid w:val="00D077D4"/>
    <w:rsid w:val="00D146CB"/>
    <w:rsid w:val="00D16BCE"/>
    <w:rsid w:val="00D16F6E"/>
    <w:rsid w:val="00D17043"/>
    <w:rsid w:val="00D213D2"/>
    <w:rsid w:val="00D323C7"/>
    <w:rsid w:val="00D336AC"/>
    <w:rsid w:val="00D347CD"/>
    <w:rsid w:val="00D34AD1"/>
    <w:rsid w:val="00D358B1"/>
    <w:rsid w:val="00D40B5D"/>
    <w:rsid w:val="00D4113F"/>
    <w:rsid w:val="00D461AD"/>
    <w:rsid w:val="00D51C58"/>
    <w:rsid w:val="00D51F54"/>
    <w:rsid w:val="00D52B3F"/>
    <w:rsid w:val="00D52C59"/>
    <w:rsid w:val="00D54B3D"/>
    <w:rsid w:val="00D55116"/>
    <w:rsid w:val="00D55397"/>
    <w:rsid w:val="00D5581F"/>
    <w:rsid w:val="00D6046C"/>
    <w:rsid w:val="00D60D34"/>
    <w:rsid w:val="00D6271A"/>
    <w:rsid w:val="00D635E8"/>
    <w:rsid w:val="00D63C7C"/>
    <w:rsid w:val="00D66431"/>
    <w:rsid w:val="00D7007E"/>
    <w:rsid w:val="00D70217"/>
    <w:rsid w:val="00D7136C"/>
    <w:rsid w:val="00D725D1"/>
    <w:rsid w:val="00D74177"/>
    <w:rsid w:val="00D81C4B"/>
    <w:rsid w:val="00D82804"/>
    <w:rsid w:val="00D85AB5"/>
    <w:rsid w:val="00D87536"/>
    <w:rsid w:val="00D930A3"/>
    <w:rsid w:val="00D944D2"/>
    <w:rsid w:val="00D964BE"/>
    <w:rsid w:val="00D964D4"/>
    <w:rsid w:val="00DA0259"/>
    <w:rsid w:val="00DA2870"/>
    <w:rsid w:val="00DB1123"/>
    <w:rsid w:val="00DB29DD"/>
    <w:rsid w:val="00DB6371"/>
    <w:rsid w:val="00DC1116"/>
    <w:rsid w:val="00DC2A54"/>
    <w:rsid w:val="00DC2C5E"/>
    <w:rsid w:val="00DC302C"/>
    <w:rsid w:val="00DD0DF6"/>
    <w:rsid w:val="00DD0FA4"/>
    <w:rsid w:val="00DD6A2C"/>
    <w:rsid w:val="00DD6AB7"/>
    <w:rsid w:val="00DD7729"/>
    <w:rsid w:val="00DE1283"/>
    <w:rsid w:val="00DE23D0"/>
    <w:rsid w:val="00DE7DA7"/>
    <w:rsid w:val="00DF041B"/>
    <w:rsid w:val="00DF5427"/>
    <w:rsid w:val="00DF6BD3"/>
    <w:rsid w:val="00E0077B"/>
    <w:rsid w:val="00E0278F"/>
    <w:rsid w:val="00E044D3"/>
    <w:rsid w:val="00E076AC"/>
    <w:rsid w:val="00E104B5"/>
    <w:rsid w:val="00E1097D"/>
    <w:rsid w:val="00E13D1D"/>
    <w:rsid w:val="00E2072F"/>
    <w:rsid w:val="00E21DEA"/>
    <w:rsid w:val="00E2587A"/>
    <w:rsid w:val="00E2615C"/>
    <w:rsid w:val="00E26A60"/>
    <w:rsid w:val="00E31028"/>
    <w:rsid w:val="00E31FF0"/>
    <w:rsid w:val="00E3256A"/>
    <w:rsid w:val="00E326F7"/>
    <w:rsid w:val="00E36F58"/>
    <w:rsid w:val="00E40073"/>
    <w:rsid w:val="00E43557"/>
    <w:rsid w:val="00E44E9E"/>
    <w:rsid w:val="00E505CB"/>
    <w:rsid w:val="00E50B52"/>
    <w:rsid w:val="00E536BD"/>
    <w:rsid w:val="00E54063"/>
    <w:rsid w:val="00E54C01"/>
    <w:rsid w:val="00E55AD4"/>
    <w:rsid w:val="00E560C2"/>
    <w:rsid w:val="00E56FC3"/>
    <w:rsid w:val="00E60D04"/>
    <w:rsid w:val="00E61972"/>
    <w:rsid w:val="00E61D6C"/>
    <w:rsid w:val="00E6521A"/>
    <w:rsid w:val="00E65D05"/>
    <w:rsid w:val="00E66368"/>
    <w:rsid w:val="00E75A28"/>
    <w:rsid w:val="00E76D15"/>
    <w:rsid w:val="00E7798C"/>
    <w:rsid w:val="00E82A5F"/>
    <w:rsid w:val="00E95A94"/>
    <w:rsid w:val="00EA0C06"/>
    <w:rsid w:val="00EA108A"/>
    <w:rsid w:val="00EA2831"/>
    <w:rsid w:val="00EA28AF"/>
    <w:rsid w:val="00EA290F"/>
    <w:rsid w:val="00EA59C2"/>
    <w:rsid w:val="00EB0256"/>
    <w:rsid w:val="00EB0702"/>
    <w:rsid w:val="00EB0B0E"/>
    <w:rsid w:val="00EB358A"/>
    <w:rsid w:val="00EC02AB"/>
    <w:rsid w:val="00EC0D1B"/>
    <w:rsid w:val="00EC19EE"/>
    <w:rsid w:val="00EC1D4D"/>
    <w:rsid w:val="00EC346F"/>
    <w:rsid w:val="00EC639B"/>
    <w:rsid w:val="00ED19E0"/>
    <w:rsid w:val="00ED27B7"/>
    <w:rsid w:val="00ED3A08"/>
    <w:rsid w:val="00ED3B9F"/>
    <w:rsid w:val="00ED696F"/>
    <w:rsid w:val="00ED74B2"/>
    <w:rsid w:val="00EE4194"/>
    <w:rsid w:val="00EF6B00"/>
    <w:rsid w:val="00EF79CB"/>
    <w:rsid w:val="00EF7E43"/>
    <w:rsid w:val="00F0044A"/>
    <w:rsid w:val="00F01CA8"/>
    <w:rsid w:val="00F07912"/>
    <w:rsid w:val="00F10A3C"/>
    <w:rsid w:val="00F13FE9"/>
    <w:rsid w:val="00F14C50"/>
    <w:rsid w:val="00F156E4"/>
    <w:rsid w:val="00F164A2"/>
    <w:rsid w:val="00F17313"/>
    <w:rsid w:val="00F1731C"/>
    <w:rsid w:val="00F20011"/>
    <w:rsid w:val="00F20FB9"/>
    <w:rsid w:val="00F21F06"/>
    <w:rsid w:val="00F227AF"/>
    <w:rsid w:val="00F2531A"/>
    <w:rsid w:val="00F258AE"/>
    <w:rsid w:val="00F2755D"/>
    <w:rsid w:val="00F32A17"/>
    <w:rsid w:val="00F3792A"/>
    <w:rsid w:val="00F40CCA"/>
    <w:rsid w:val="00F443F0"/>
    <w:rsid w:val="00F44F98"/>
    <w:rsid w:val="00F509E5"/>
    <w:rsid w:val="00F53145"/>
    <w:rsid w:val="00F54D0E"/>
    <w:rsid w:val="00F55D9A"/>
    <w:rsid w:val="00F56298"/>
    <w:rsid w:val="00F5729E"/>
    <w:rsid w:val="00F61CA1"/>
    <w:rsid w:val="00F669A9"/>
    <w:rsid w:val="00F67527"/>
    <w:rsid w:val="00F71808"/>
    <w:rsid w:val="00F7194D"/>
    <w:rsid w:val="00F737BE"/>
    <w:rsid w:val="00F77A9A"/>
    <w:rsid w:val="00F808FA"/>
    <w:rsid w:val="00F81384"/>
    <w:rsid w:val="00F8375B"/>
    <w:rsid w:val="00F91A05"/>
    <w:rsid w:val="00F93A79"/>
    <w:rsid w:val="00F97E31"/>
    <w:rsid w:val="00FA076C"/>
    <w:rsid w:val="00FA3C9E"/>
    <w:rsid w:val="00FA53A5"/>
    <w:rsid w:val="00FA7807"/>
    <w:rsid w:val="00FA7FEC"/>
    <w:rsid w:val="00FB11CD"/>
    <w:rsid w:val="00FB283C"/>
    <w:rsid w:val="00FB2B66"/>
    <w:rsid w:val="00FB2C4A"/>
    <w:rsid w:val="00FB4DE5"/>
    <w:rsid w:val="00FC1A66"/>
    <w:rsid w:val="00FC1C5E"/>
    <w:rsid w:val="00FC35EC"/>
    <w:rsid w:val="00FC5365"/>
    <w:rsid w:val="00FD09D7"/>
    <w:rsid w:val="00FD4C73"/>
    <w:rsid w:val="00FD6BE7"/>
    <w:rsid w:val="00FE03A6"/>
    <w:rsid w:val="00FE0E7F"/>
    <w:rsid w:val="00FE1927"/>
    <w:rsid w:val="00FE2B8C"/>
    <w:rsid w:val="00FE3CF7"/>
    <w:rsid w:val="00FE68C3"/>
    <w:rsid w:val="00FF086B"/>
    <w:rsid w:val="00FF3D4F"/>
    <w:rsid w:val="00FF6641"/>
    <w:rsid w:val="039CBA0B"/>
    <w:rsid w:val="0595A9A6"/>
    <w:rsid w:val="06888A5C"/>
    <w:rsid w:val="089A2658"/>
    <w:rsid w:val="0A354364"/>
    <w:rsid w:val="0AEE3514"/>
    <w:rsid w:val="0D462F6F"/>
    <w:rsid w:val="0F83AC8C"/>
    <w:rsid w:val="0F93518C"/>
    <w:rsid w:val="135A0E5E"/>
    <w:rsid w:val="156AB5E8"/>
    <w:rsid w:val="15909A61"/>
    <w:rsid w:val="16255025"/>
    <w:rsid w:val="1DD0472C"/>
    <w:rsid w:val="1E44BEA9"/>
    <w:rsid w:val="22632482"/>
    <w:rsid w:val="23851EB4"/>
    <w:rsid w:val="24441359"/>
    <w:rsid w:val="2520EF15"/>
    <w:rsid w:val="26BDA148"/>
    <w:rsid w:val="277A86C5"/>
    <w:rsid w:val="280D99E8"/>
    <w:rsid w:val="2B77083C"/>
    <w:rsid w:val="2C2C7B05"/>
    <w:rsid w:val="2D4DBA18"/>
    <w:rsid w:val="2E4D7070"/>
    <w:rsid w:val="2F678943"/>
    <w:rsid w:val="320786C6"/>
    <w:rsid w:val="326DD9BE"/>
    <w:rsid w:val="33634F99"/>
    <w:rsid w:val="34B0C5FE"/>
    <w:rsid w:val="353E50CA"/>
    <w:rsid w:val="397032AF"/>
    <w:rsid w:val="3A740BF9"/>
    <w:rsid w:val="3B382930"/>
    <w:rsid w:val="3CCECB39"/>
    <w:rsid w:val="3E63CEB8"/>
    <w:rsid w:val="425F6361"/>
    <w:rsid w:val="429633DC"/>
    <w:rsid w:val="436BE420"/>
    <w:rsid w:val="43E3F370"/>
    <w:rsid w:val="4523BDFD"/>
    <w:rsid w:val="454B6CE8"/>
    <w:rsid w:val="46F1192D"/>
    <w:rsid w:val="4ACED8FF"/>
    <w:rsid w:val="4B9CC0B2"/>
    <w:rsid w:val="4EADD76A"/>
    <w:rsid w:val="50778089"/>
    <w:rsid w:val="52EF4685"/>
    <w:rsid w:val="56083B85"/>
    <w:rsid w:val="57A8013A"/>
    <w:rsid w:val="595DED83"/>
    <w:rsid w:val="5B002B55"/>
    <w:rsid w:val="5BF3A6FA"/>
    <w:rsid w:val="5EB40F09"/>
    <w:rsid w:val="604EFD89"/>
    <w:rsid w:val="615C0B8C"/>
    <w:rsid w:val="640099DC"/>
    <w:rsid w:val="6712BE86"/>
    <w:rsid w:val="6BCED7D4"/>
    <w:rsid w:val="6C0F77CC"/>
    <w:rsid w:val="6D62BE6D"/>
    <w:rsid w:val="726BBD18"/>
    <w:rsid w:val="757EA39E"/>
    <w:rsid w:val="75F503A1"/>
    <w:rsid w:val="7BEDE522"/>
    <w:rsid w:val="7C29E8B7"/>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A08066"/>
  <w15:docId w15:val="{1CA84FDA-8077-4286-822E-FC287B87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Times New Roman"/>
        <w:lang w:val="nb-NO" w:eastAsia="nb-NO" w:bidi="ar-SA"/>
      </w:rPr>
    </w:rPrDefault>
    <w:pPrDefault/>
  </w:docDefaults>
  <w:latentStyles w:defLockedState="0" w:defUIPriority="99" w:defSemiHidden="0" w:defUnhideWhenUsed="0" w:defQFormat="0" w:count="376">
    <w:lsdException w:name="Normal" w:uiPriority="0" w:qFormat="1"/>
    <w:lsdException w:name="heading 1" w:uiPriority="2" w:qFormat="1"/>
    <w:lsdException w:name="heading 2" w:uiPriority="4" w:qFormat="1"/>
    <w:lsdException w:name="heading 3" w:uiPriority="5" w:qFormat="1"/>
    <w:lsdException w:name="heading 4" w:uiPriority="6"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EC2"/>
    <w:pPr>
      <w:keepLines/>
    </w:pPr>
    <w:rPr>
      <w:lang w:val="en-GB"/>
    </w:rPr>
  </w:style>
  <w:style w:type="paragraph" w:styleId="Heading1">
    <w:name w:val="heading 1"/>
    <w:basedOn w:val="Normal"/>
    <w:next w:val="BodyText"/>
    <w:uiPriority w:val="2"/>
    <w:qFormat/>
    <w:rsid w:val="00E536BD"/>
    <w:pPr>
      <w:keepNext/>
      <w:numPr>
        <w:numId w:val="1"/>
      </w:numPr>
      <w:spacing w:before="360" w:after="60"/>
      <w:outlineLvl w:val="0"/>
    </w:pPr>
    <w:rPr>
      <w:b/>
      <w:caps/>
      <w:kern w:val="28"/>
      <w:sz w:val="28"/>
      <w:szCs w:val="28"/>
    </w:rPr>
  </w:style>
  <w:style w:type="paragraph" w:styleId="Heading2">
    <w:name w:val="heading 2"/>
    <w:basedOn w:val="Normal"/>
    <w:next w:val="BodyText"/>
    <w:uiPriority w:val="2"/>
    <w:qFormat/>
    <w:rsid w:val="00E536BD"/>
    <w:pPr>
      <w:keepNext/>
      <w:numPr>
        <w:ilvl w:val="1"/>
        <w:numId w:val="1"/>
      </w:numPr>
      <w:spacing w:before="240" w:after="60"/>
      <w:outlineLvl w:val="1"/>
    </w:pPr>
    <w:rPr>
      <w:b/>
      <w:sz w:val="24"/>
      <w:szCs w:val="24"/>
    </w:rPr>
  </w:style>
  <w:style w:type="paragraph" w:styleId="Heading3">
    <w:name w:val="heading 3"/>
    <w:basedOn w:val="Normal"/>
    <w:next w:val="BodyText"/>
    <w:uiPriority w:val="2"/>
    <w:qFormat/>
    <w:rsid w:val="00E536BD"/>
    <w:pPr>
      <w:keepNext/>
      <w:numPr>
        <w:ilvl w:val="2"/>
        <w:numId w:val="1"/>
      </w:numPr>
      <w:spacing w:before="240" w:after="60"/>
      <w:outlineLvl w:val="2"/>
    </w:pPr>
    <w:rPr>
      <w:rFonts w:cs="Arial"/>
      <w:b/>
      <w:bCs/>
      <w:sz w:val="22"/>
    </w:rPr>
  </w:style>
  <w:style w:type="paragraph" w:styleId="Heading4">
    <w:name w:val="heading 4"/>
    <w:basedOn w:val="Normal"/>
    <w:next w:val="BodyText"/>
    <w:uiPriority w:val="2"/>
    <w:qFormat/>
    <w:rsid w:val="00E536BD"/>
    <w:pPr>
      <w:keepNext/>
      <w:numPr>
        <w:ilvl w:val="3"/>
        <w:numId w:val="2"/>
      </w:numPr>
      <w:spacing w:before="240" w:after="60"/>
      <w:ind w:left="862" w:hanging="862"/>
      <w:outlineLvl w:val="3"/>
    </w:pPr>
    <w:rPr>
      <w:b/>
      <w:bCs/>
    </w:rPr>
  </w:style>
  <w:style w:type="paragraph" w:styleId="Heading5">
    <w:name w:val="heading 5"/>
    <w:basedOn w:val="Normal"/>
    <w:next w:val="BodyText"/>
    <w:uiPriority w:val="2"/>
    <w:qFormat/>
    <w:rsid w:val="00C538B9"/>
    <w:pPr>
      <w:keepNext/>
      <w:spacing w:before="240" w:after="60"/>
      <w:outlineLvl w:val="4"/>
    </w:pPr>
    <w:rPr>
      <w:b/>
      <w:bCs/>
      <w:iCs/>
    </w:rPr>
  </w:style>
  <w:style w:type="paragraph" w:styleId="Heading6">
    <w:name w:val="heading 6"/>
    <w:basedOn w:val="Normal"/>
    <w:next w:val="BodyText"/>
    <w:uiPriority w:val="2"/>
    <w:qFormat/>
    <w:rsid w:val="00617EC2"/>
    <w:pPr>
      <w:keepNext/>
      <w:spacing w:before="240" w:after="60"/>
      <w:outlineLvl w:val="5"/>
    </w:pPr>
    <w:rPr>
      <w:bCs/>
    </w:rPr>
  </w:style>
  <w:style w:type="paragraph" w:styleId="Heading7">
    <w:name w:val="heading 7"/>
    <w:basedOn w:val="Normal"/>
    <w:next w:val="Normal"/>
    <w:semiHidden/>
    <w:qFormat/>
    <w:rsid w:val="00B22D47"/>
    <w:pPr>
      <w:keepNext/>
      <w:spacing w:before="240" w:after="60"/>
      <w:outlineLvl w:val="6"/>
    </w:pPr>
  </w:style>
  <w:style w:type="paragraph" w:styleId="Heading8">
    <w:name w:val="heading 8"/>
    <w:basedOn w:val="Normal"/>
    <w:next w:val="Normal"/>
    <w:semiHidden/>
    <w:qFormat/>
    <w:rsid w:val="00B22D47"/>
    <w:pPr>
      <w:spacing w:before="240" w:after="60"/>
      <w:outlineLvl w:val="7"/>
    </w:pPr>
    <w:rPr>
      <w:iCs/>
    </w:rPr>
  </w:style>
  <w:style w:type="paragraph" w:styleId="Heading9">
    <w:name w:val="heading 9"/>
    <w:basedOn w:val="BodyTextIndent"/>
    <w:next w:val="Normal"/>
    <w:semiHidden/>
    <w:qFormat/>
    <w:rsid w:val="00B22D4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nhideWhenUsed/>
    <w:rsid w:val="00B22D47"/>
    <w:pPr>
      <w:tabs>
        <w:tab w:val="center" w:pos="4153"/>
        <w:tab w:val="right" w:pos="8306"/>
      </w:tabs>
    </w:pPr>
  </w:style>
  <w:style w:type="character" w:styleId="PageNumber">
    <w:name w:val="page number"/>
    <w:basedOn w:val="DefaultParagraphFont"/>
    <w:uiPriority w:val="10"/>
    <w:semiHidden/>
    <w:rsid w:val="00B22D47"/>
  </w:style>
  <w:style w:type="paragraph" w:styleId="BodyText">
    <w:name w:val="Body Text"/>
    <w:basedOn w:val="Normal"/>
    <w:link w:val="BodyTextChar"/>
    <w:qFormat/>
    <w:rsid w:val="00304D5D"/>
    <w:pPr>
      <w:spacing w:after="120"/>
      <w:contextualSpacing/>
    </w:pPr>
  </w:style>
  <w:style w:type="paragraph" w:customStyle="1" w:styleId="Sitat">
    <w:name w:val="Sitat"/>
    <w:basedOn w:val="Normal"/>
    <w:semiHidden/>
    <w:unhideWhenUsed/>
    <w:rsid w:val="00B22D47"/>
    <w:pPr>
      <w:ind w:left="851" w:hanging="851"/>
    </w:pPr>
  </w:style>
  <w:style w:type="paragraph" w:styleId="Footer">
    <w:name w:val="footer"/>
    <w:basedOn w:val="Normal"/>
    <w:link w:val="FooterChar"/>
    <w:uiPriority w:val="4"/>
    <w:rsid w:val="00B22D47"/>
    <w:pPr>
      <w:tabs>
        <w:tab w:val="center" w:pos="4153"/>
        <w:tab w:val="right" w:pos="8306"/>
      </w:tabs>
    </w:pPr>
  </w:style>
  <w:style w:type="paragraph" w:styleId="TOC1">
    <w:name w:val="toc 1"/>
    <w:basedOn w:val="Normal"/>
    <w:next w:val="Normal"/>
    <w:autoRedefine/>
    <w:uiPriority w:val="3"/>
    <w:rsid w:val="00B22D47"/>
    <w:rPr>
      <w:b/>
      <w:caps/>
      <w:sz w:val="28"/>
      <w:szCs w:val="28"/>
    </w:rPr>
  </w:style>
  <w:style w:type="paragraph" w:styleId="TOC2">
    <w:name w:val="toc 2"/>
    <w:basedOn w:val="Normal"/>
    <w:next w:val="Normal"/>
    <w:autoRedefine/>
    <w:uiPriority w:val="3"/>
    <w:rsid w:val="00B22D47"/>
    <w:pPr>
      <w:tabs>
        <w:tab w:val="left" w:pos="960"/>
        <w:tab w:val="right" w:leader="dot" w:pos="9060"/>
      </w:tabs>
      <w:ind w:left="426"/>
    </w:pPr>
    <w:rPr>
      <w:b/>
      <w:sz w:val="24"/>
      <w:szCs w:val="24"/>
    </w:rPr>
  </w:style>
  <w:style w:type="paragraph" w:styleId="TOC3">
    <w:name w:val="toc 3"/>
    <w:basedOn w:val="Normal"/>
    <w:next w:val="Normal"/>
    <w:autoRedefine/>
    <w:uiPriority w:val="3"/>
    <w:rsid w:val="00B22D47"/>
    <w:pPr>
      <w:tabs>
        <w:tab w:val="left" w:pos="1701"/>
        <w:tab w:val="right" w:leader="dot" w:pos="9060"/>
      </w:tabs>
      <w:ind w:left="992"/>
    </w:pPr>
    <w:rPr>
      <w:b/>
    </w:rPr>
  </w:style>
  <w:style w:type="character" w:styleId="Hyperlink">
    <w:name w:val="Hyperlink"/>
    <w:uiPriority w:val="99"/>
    <w:rsid w:val="006D561E"/>
    <w:rPr>
      <w:rFonts w:ascii="Arial" w:hAnsi="Arial"/>
      <w:color w:val="0000FF"/>
      <w:sz w:val="20"/>
      <w:u w:val="single"/>
    </w:rPr>
  </w:style>
  <w:style w:type="character" w:customStyle="1" w:styleId="BodyTextChar">
    <w:name w:val="Body Text Char"/>
    <w:link w:val="BodyText"/>
    <w:rsid w:val="00304D5D"/>
    <w:rPr>
      <w:rFonts w:ascii="Arial" w:hAnsi="Arial"/>
      <w:lang w:val="en-GB"/>
    </w:rPr>
  </w:style>
  <w:style w:type="paragraph" w:styleId="BodyTextIndent">
    <w:name w:val="Body Text Indent"/>
    <w:basedOn w:val="Normal"/>
    <w:semiHidden/>
    <w:unhideWhenUsed/>
    <w:rsid w:val="00B22D47"/>
    <w:pPr>
      <w:spacing w:after="120"/>
      <w:ind w:left="709"/>
    </w:pPr>
  </w:style>
  <w:style w:type="paragraph" w:styleId="TOC4">
    <w:name w:val="toc 4"/>
    <w:basedOn w:val="Normal"/>
    <w:next w:val="Normal"/>
    <w:autoRedefine/>
    <w:semiHidden/>
    <w:rsid w:val="00B22D47"/>
    <w:pPr>
      <w:tabs>
        <w:tab w:val="left" w:pos="2410"/>
        <w:tab w:val="right" w:leader="dot" w:pos="9060"/>
      </w:tabs>
      <w:ind w:left="1701"/>
    </w:pPr>
  </w:style>
  <w:style w:type="paragraph" w:styleId="BalloonText">
    <w:name w:val="Balloon Text"/>
    <w:basedOn w:val="Normal"/>
    <w:semiHidden/>
    <w:rsid w:val="00EA28AF"/>
    <w:rPr>
      <w:rFonts w:ascii="Tahoma" w:hAnsi="Tahoma" w:cs="Tahoma"/>
      <w:sz w:val="16"/>
      <w:szCs w:val="16"/>
    </w:rPr>
  </w:style>
  <w:style w:type="table" w:styleId="TableGrid">
    <w:name w:val="Table Grid"/>
    <w:basedOn w:val="TableNormal"/>
    <w:rsid w:val="00062ED9"/>
    <w:pPr>
      <w:keepLine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4"/>
    <w:rsid w:val="00617EC2"/>
    <w:rPr>
      <w:lang w:val="en-GB"/>
    </w:rPr>
  </w:style>
  <w:style w:type="paragraph" w:customStyle="1" w:styleId="Bodyindents">
    <w:name w:val="Body indents"/>
    <w:basedOn w:val="Normal"/>
    <w:uiPriority w:val="4"/>
    <w:qFormat/>
    <w:rsid w:val="00C538B9"/>
    <w:pPr>
      <w:ind w:left="720"/>
    </w:pPr>
  </w:style>
  <w:style w:type="paragraph" w:styleId="TOCHeading">
    <w:name w:val="TOC Heading"/>
    <w:basedOn w:val="Heading1"/>
    <w:next w:val="Normal"/>
    <w:uiPriority w:val="2"/>
    <w:qFormat/>
    <w:rsid w:val="006D561E"/>
    <w:pPr>
      <w:numPr>
        <w:numId w:val="0"/>
      </w:numPr>
      <w:spacing w:before="480" w:after="0" w:line="276" w:lineRule="auto"/>
      <w:outlineLvl w:val="9"/>
    </w:pPr>
    <w:rPr>
      <w:rFonts w:eastAsiaTheme="majorEastAsia" w:cstheme="majorBidi"/>
      <w:bCs/>
      <w:caps w:val="0"/>
      <w:color w:val="000000" w:themeColor="text1"/>
      <w:kern w:val="0"/>
      <w:lang w:val="nb-NO" w:eastAsia="en-US"/>
    </w:rPr>
  </w:style>
  <w:style w:type="paragraph" w:styleId="NoSpacing">
    <w:name w:val="No Spacing"/>
    <w:qFormat/>
    <w:rsid w:val="00617EC2"/>
    <w:pPr>
      <w:keepLines/>
    </w:pPr>
    <w:rPr>
      <w:lang w:val="en-GB"/>
    </w:rPr>
  </w:style>
  <w:style w:type="character" w:customStyle="1" w:styleId="wacimagecontainer">
    <w:name w:val="wacimagecontainer"/>
    <w:basedOn w:val="DefaultParagraphFont"/>
    <w:rsid w:val="00BA7A06"/>
  </w:style>
  <w:style w:type="paragraph" w:customStyle="1" w:styleId="paragraph">
    <w:name w:val="paragraph"/>
    <w:basedOn w:val="Normal"/>
    <w:rsid w:val="00BA7A06"/>
    <w:pPr>
      <w:keepLines w:val="0"/>
      <w:spacing w:before="100" w:beforeAutospacing="1" w:after="100" w:afterAutospacing="1"/>
    </w:pPr>
    <w:rPr>
      <w:rFonts w:ascii="Times New Roman" w:hAnsi="Times New Roman"/>
      <w:sz w:val="24"/>
      <w:szCs w:val="24"/>
      <w:lang w:val="en-US" w:eastAsia="en-US"/>
    </w:rPr>
  </w:style>
  <w:style w:type="character" w:customStyle="1" w:styleId="eop">
    <w:name w:val="eop"/>
    <w:basedOn w:val="DefaultParagraphFont"/>
    <w:rsid w:val="00BA7A06"/>
  </w:style>
  <w:style w:type="character" w:customStyle="1" w:styleId="normaltextrun">
    <w:name w:val="normaltextrun"/>
    <w:basedOn w:val="DefaultParagraphFont"/>
    <w:rsid w:val="00BA7A06"/>
  </w:style>
  <w:style w:type="character" w:styleId="CommentReference">
    <w:name w:val="annotation reference"/>
    <w:basedOn w:val="DefaultParagraphFont"/>
    <w:uiPriority w:val="99"/>
    <w:semiHidden/>
    <w:unhideWhenUsed/>
    <w:rsid w:val="00511475"/>
    <w:rPr>
      <w:sz w:val="16"/>
      <w:szCs w:val="16"/>
    </w:rPr>
  </w:style>
  <w:style w:type="paragraph" w:styleId="CommentText">
    <w:name w:val="annotation text"/>
    <w:basedOn w:val="Normal"/>
    <w:link w:val="CommentTextChar"/>
    <w:uiPriority w:val="99"/>
    <w:unhideWhenUsed/>
    <w:rsid w:val="00511475"/>
  </w:style>
  <w:style w:type="character" w:customStyle="1" w:styleId="CommentTextChar">
    <w:name w:val="Comment Text Char"/>
    <w:basedOn w:val="DefaultParagraphFont"/>
    <w:link w:val="CommentText"/>
    <w:uiPriority w:val="99"/>
    <w:rsid w:val="00511475"/>
    <w:rPr>
      <w:lang w:val="en-GB"/>
    </w:rPr>
  </w:style>
  <w:style w:type="paragraph" w:styleId="CommentSubject">
    <w:name w:val="annotation subject"/>
    <w:basedOn w:val="CommentText"/>
    <w:next w:val="CommentText"/>
    <w:link w:val="CommentSubjectChar"/>
    <w:uiPriority w:val="99"/>
    <w:semiHidden/>
    <w:unhideWhenUsed/>
    <w:rsid w:val="00511475"/>
    <w:rPr>
      <w:b/>
      <w:bCs/>
    </w:rPr>
  </w:style>
  <w:style w:type="character" w:customStyle="1" w:styleId="CommentSubjectChar">
    <w:name w:val="Comment Subject Char"/>
    <w:basedOn w:val="CommentTextChar"/>
    <w:link w:val="CommentSubject"/>
    <w:uiPriority w:val="99"/>
    <w:semiHidden/>
    <w:rsid w:val="00511475"/>
    <w:rPr>
      <w:b/>
      <w:bCs/>
      <w:lang w:val="en-GB"/>
    </w:rPr>
  </w:style>
  <w:style w:type="paragraph" w:styleId="FootnoteText">
    <w:name w:val="footnote text"/>
    <w:basedOn w:val="Normal"/>
    <w:link w:val="FootnoteTextChar"/>
    <w:uiPriority w:val="99"/>
    <w:semiHidden/>
    <w:unhideWhenUsed/>
    <w:rsid w:val="00EB358A"/>
  </w:style>
  <w:style w:type="character" w:customStyle="1" w:styleId="FootnoteTextChar">
    <w:name w:val="Footnote Text Char"/>
    <w:basedOn w:val="DefaultParagraphFont"/>
    <w:link w:val="FootnoteText"/>
    <w:uiPriority w:val="99"/>
    <w:semiHidden/>
    <w:rsid w:val="00EB358A"/>
    <w:rPr>
      <w:lang w:val="en-GB"/>
    </w:rPr>
  </w:style>
  <w:style w:type="character" w:styleId="FootnoteReference">
    <w:name w:val="footnote reference"/>
    <w:basedOn w:val="DefaultParagraphFont"/>
    <w:uiPriority w:val="99"/>
    <w:semiHidden/>
    <w:unhideWhenUsed/>
    <w:rsid w:val="00EB358A"/>
    <w:rPr>
      <w:vertAlign w:val="superscript"/>
    </w:rPr>
  </w:style>
  <w:style w:type="paragraph" w:styleId="Revision">
    <w:name w:val="Revision"/>
    <w:hidden/>
    <w:uiPriority w:val="99"/>
    <w:semiHidden/>
    <w:rsid w:val="003A138D"/>
    <w:rPr>
      <w:lang w:val="en-GB"/>
    </w:rPr>
  </w:style>
  <w:style w:type="paragraph" w:styleId="Caption">
    <w:name w:val="caption"/>
    <w:basedOn w:val="Normal"/>
    <w:next w:val="Normal"/>
    <w:uiPriority w:val="35"/>
    <w:unhideWhenUsed/>
    <w:qFormat/>
    <w:rsid w:val="00A659AA"/>
    <w:pPr>
      <w:spacing w:after="200"/>
    </w:pPr>
    <w:rPr>
      <w:i/>
      <w:iCs/>
      <w:color w:val="1F497D" w:themeColor="text2"/>
      <w:sz w:val="18"/>
      <w:szCs w:val="18"/>
    </w:rPr>
  </w:style>
  <w:style w:type="character" w:styleId="Mention">
    <w:name w:val="Mention"/>
    <w:basedOn w:val="DefaultParagraphFont"/>
    <w:uiPriority w:val="99"/>
    <w:unhideWhenUsed/>
    <w:rsid w:val="00FC35EC"/>
    <w:rPr>
      <w:color w:val="2B579A"/>
      <w:shd w:val="clear" w:color="auto" w:fill="E1DFDD"/>
    </w:rPr>
  </w:style>
  <w:style w:type="paragraph" w:styleId="ListParagraph">
    <w:name w:val="List Paragraph"/>
    <w:basedOn w:val="Normal"/>
    <w:uiPriority w:val="34"/>
    <w:qFormat/>
    <w:rsid w:val="00F21F06"/>
    <w:pPr>
      <w:ind w:left="720"/>
      <w:contextualSpacing/>
    </w:pPr>
  </w:style>
  <w:style w:type="character" w:customStyle="1" w:styleId="tabchar">
    <w:name w:val="tabchar"/>
    <w:basedOn w:val="DefaultParagraphFont"/>
    <w:rsid w:val="00D875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8545">
      <w:bodyDiv w:val="1"/>
      <w:marLeft w:val="0"/>
      <w:marRight w:val="0"/>
      <w:marTop w:val="0"/>
      <w:marBottom w:val="0"/>
      <w:divBdr>
        <w:top w:val="none" w:sz="0" w:space="0" w:color="auto"/>
        <w:left w:val="none" w:sz="0" w:space="0" w:color="auto"/>
        <w:bottom w:val="none" w:sz="0" w:space="0" w:color="auto"/>
        <w:right w:val="none" w:sz="0" w:space="0" w:color="auto"/>
      </w:divBdr>
    </w:div>
    <w:div w:id="382485346">
      <w:bodyDiv w:val="1"/>
      <w:marLeft w:val="0"/>
      <w:marRight w:val="0"/>
      <w:marTop w:val="0"/>
      <w:marBottom w:val="0"/>
      <w:divBdr>
        <w:top w:val="none" w:sz="0" w:space="0" w:color="auto"/>
        <w:left w:val="none" w:sz="0" w:space="0" w:color="auto"/>
        <w:bottom w:val="none" w:sz="0" w:space="0" w:color="auto"/>
        <w:right w:val="none" w:sz="0" w:space="0" w:color="auto"/>
      </w:divBdr>
      <w:divsChild>
        <w:div w:id="261112763">
          <w:marLeft w:val="0"/>
          <w:marRight w:val="0"/>
          <w:marTop w:val="0"/>
          <w:marBottom w:val="0"/>
          <w:divBdr>
            <w:top w:val="none" w:sz="0" w:space="0" w:color="auto"/>
            <w:left w:val="none" w:sz="0" w:space="0" w:color="auto"/>
            <w:bottom w:val="none" w:sz="0" w:space="0" w:color="auto"/>
            <w:right w:val="none" w:sz="0" w:space="0" w:color="auto"/>
          </w:divBdr>
        </w:div>
        <w:div w:id="585504097">
          <w:marLeft w:val="0"/>
          <w:marRight w:val="0"/>
          <w:marTop w:val="0"/>
          <w:marBottom w:val="0"/>
          <w:divBdr>
            <w:top w:val="none" w:sz="0" w:space="0" w:color="auto"/>
            <w:left w:val="none" w:sz="0" w:space="0" w:color="auto"/>
            <w:bottom w:val="none" w:sz="0" w:space="0" w:color="auto"/>
            <w:right w:val="none" w:sz="0" w:space="0" w:color="auto"/>
          </w:divBdr>
        </w:div>
        <w:div w:id="727803442">
          <w:marLeft w:val="0"/>
          <w:marRight w:val="0"/>
          <w:marTop w:val="0"/>
          <w:marBottom w:val="0"/>
          <w:divBdr>
            <w:top w:val="none" w:sz="0" w:space="0" w:color="auto"/>
            <w:left w:val="none" w:sz="0" w:space="0" w:color="auto"/>
            <w:bottom w:val="none" w:sz="0" w:space="0" w:color="auto"/>
            <w:right w:val="none" w:sz="0" w:space="0" w:color="auto"/>
          </w:divBdr>
        </w:div>
        <w:div w:id="762342544">
          <w:marLeft w:val="0"/>
          <w:marRight w:val="0"/>
          <w:marTop w:val="0"/>
          <w:marBottom w:val="0"/>
          <w:divBdr>
            <w:top w:val="none" w:sz="0" w:space="0" w:color="auto"/>
            <w:left w:val="none" w:sz="0" w:space="0" w:color="auto"/>
            <w:bottom w:val="none" w:sz="0" w:space="0" w:color="auto"/>
            <w:right w:val="none" w:sz="0" w:space="0" w:color="auto"/>
          </w:divBdr>
        </w:div>
        <w:div w:id="1313681552">
          <w:marLeft w:val="0"/>
          <w:marRight w:val="0"/>
          <w:marTop w:val="0"/>
          <w:marBottom w:val="0"/>
          <w:divBdr>
            <w:top w:val="none" w:sz="0" w:space="0" w:color="auto"/>
            <w:left w:val="none" w:sz="0" w:space="0" w:color="auto"/>
            <w:bottom w:val="none" w:sz="0" w:space="0" w:color="auto"/>
            <w:right w:val="none" w:sz="0" w:space="0" w:color="auto"/>
          </w:divBdr>
        </w:div>
        <w:div w:id="1734232227">
          <w:marLeft w:val="0"/>
          <w:marRight w:val="0"/>
          <w:marTop w:val="0"/>
          <w:marBottom w:val="0"/>
          <w:divBdr>
            <w:top w:val="none" w:sz="0" w:space="0" w:color="auto"/>
            <w:left w:val="none" w:sz="0" w:space="0" w:color="auto"/>
            <w:bottom w:val="none" w:sz="0" w:space="0" w:color="auto"/>
            <w:right w:val="none" w:sz="0" w:space="0" w:color="auto"/>
          </w:divBdr>
        </w:div>
        <w:div w:id="1955363909">
          <w:marLeft w:val="0"/>
          <w:marRight w:val="0"/>
          <w:marTop w:val="0"/>
          <w:marBottom w:val="0"/>
          <w:divBdr>
            <w:top w:val="none" w:sz="0" w:space="0" w:color="auto"/>
            <w:left w:val="none" w:sz="0" w:space="0" w:color="auto"/>
            <w:bottom w:val="none" w:sz="0" w:space="0" w:color="auto"/>
            <w:right w:val="none" w:sz="0" w:space="0" w:color="auto"/>
          </w:divBdr>
          <w:divsChild>
            <w:div w:id="602150738">
              <w:marLeft w:val="0"/>
              <w:marRight w:val="0"/>
              <w:marTop w:val="0"/>
              <w:marBottom w:val="0"/>
              <w:divBdr>
                <w:top w:val="none" w:sz="0" w:space="0" w:color="auto"/>
                <w:left w:val="none" w:sz="0" w:space="0" w:color="auto"/>
                <w:bottom w:val="none" w:sz="0" w:space="0" w:color="auto"/>
                <w:right w:val="none" w:sz="0" w:space="0" w:color="auto"/>
              </w:divBdr>
            </w:div>
            <w:div w:id="608703655">
              <w:marLeft w:val="0"/>
              <w:marRight w:val="0"/>
              <w:marTop w:val="0"/>
              <w:marBottom w:val="0"/>
              <w:divBdr>
                <w:top w:val="none" w:sz="0" w:space="0" w:color="auto"/>
                <w:left w:val="none" w:sz="0" w:space="0" w:color="auto"/>
                <w:bottom w:val="none" w:sz="0" w:space="0" w:color="auto"/>
                <w:right w:val="none" w:sz="0" w:space="0" w:color="auto"/>
              </w:divBdr>
            </w:div>
            <w:div w:id="713701636">
              <w:marLeft w:val="0"/>
              <w:marRight w:val="0"/>
              <w:marTop w:val="0"/>
              <w:marBottom w:val="0"/>
              <w:divBdr>
                <w:top w:val="none" w:sz="0" w:space="0" w:color="auto"/>
                <w:left w:val="none" w:sz="0" w:space="0" w:color="auto"/>
                <w:bottom w:val="none" w:sz="0" w:space="0" w:color="auto"/>
                <w:right w:val="none" w:sz="0" w:space="0" w:color="auto"/>
              </w:divBdr>
            </w:div>
            <w:div w:id="760376167">
              <w:marLeft w:val="0"/>
              <w:marRight w:val="0"/>
              <w:marTop w:val="0"/>
              <w:marBottom w:val="0"/>
              <w:divBdr>
                <w:top w:val="none" w:sz="0" w:space="0" w:color="auto"/>
                <w:left w:val="none" w:sz="0" w:space="0" w:color="auto"/>
                <w:bottom w:val="none" w:sz="0" w:space="0" w:color="auto"/>
                <w:right w:val="none" w:sz="0" w:space="0" w:color="auto"/>
              </w:divBdr>
            </w:div>
            <w:div w:id="1400832606">
              <w:marLeft w:val="0"/>
              <w:marRight w:val="0"/>
              <w:marTop w:val="0"/>
              <w:marBottom w:val="0"/>
              <w:divBdr>
                <w:top w:val="none" w:sz="0" w:space="0" w:color="auto"/>
                <w:left w:val="none" w:sz="0" w:space="0" w:color="auto"/>
                <w:bottom w:val="none" w:sz="0" w:space="0" w:color="auto"/>
                <w:right w:val="none" w:sz="0" w:space="0" w:color="auto"/>
              </w:divBdr>
            </w:div>
            <w:div w:id="1704133246">
              <w:marLeft w:val="0"/>
              <w:marRight w:val="0"/>
              <w:marTop w:val="0"/>
              <w:marBottom w:val="0"/>
              <w:divBdr>
                <w:top w:val="none" w:sz="0" w:space="0" w:color="auto"/>
                <w:left w:val="none" w:sz="0" w:space="0" w:color="auto"/>
                <w:bottom w:val="none" w:sz="0" w:space="0" w:color="auto"/>
                <w:right w:val="none" w:sz="0" w:space="0" w:color="auto"/>
              </w:divBdr>
            </w:div>
            <w:div w:id="1725711905">
              <w:marLeft w:val="0"/>
              <w:marRight w:val="0"/>
              <w:marTop w:val="0"/>
              <w:marBottom w:val="0"/>
              <w:divBdr>
                <w:top w:val="none" w:sz="0" w:space="0" w:color="auto"/>
                <w:left w:val="none" w:sz="0" w:space="0" w:color="auto"/>
                <w:bottom w:val="none" w:sz="0" w:space="0" w:color="auto"/>
                <w:right w:val="none" w:sz="0" w:space="0" w:color="auto"/>
              </w:divBdr>
            </w:div>
            <w:div w:id="2025589859">
              <w:marLeft w:val="0"/>
              <w:marRight w:val="0"/>
              <w:marTop w:val="0"/>
              <w:marBottom w:val="0"/>
              <w:divBdr>
                <w:top w:val="none" w:sz="0" w:space="0" w:color="auto"/>
                <w:left w:val="none" w:sz="0" w:space="0" w:color="auto"/>
                <w:bottom w:val="none" w:sz="0" w:space="0" w:color="auto"/>
                <w:right w:val="none" w:sz="0" w:space="0" w:color="auto"/>
              </w:divBdr>
            </w:div>
          </w:divsChild>
        </w:div>
        <w:div w:id="2131704701">
          <w:marLeft w:val="0"/>
          <w:marRight w:val="0"/>
          <w:marTop w:val="0"/>
          <w:marBottom w:val="0"/>
          <w:divBdr>
            <w:top w:val="none" w:sz="0" w:space="0" w:color="auto"/>
            <w:left w:val="none" w:sz="0" w:space="0" w:color="auto"/>
            <w:bottom w:val="none" w:sz="0" w:space="0" w:color="auto"/>
            <w:right w:val="none" w:sz="0" w:space="0" w:color="auto"/>
          </w:divBdr>
        </w:div>
      </w:divsChild>
    </w:div>
    <w:div w:id="560408961">
      <w:bodyDiv w:val="1"/>
      <w:marLeft w:val="0"/>
      <w:marRight w:val="0"/>
      <w:marTop w:val="0"/>
      <w:marBottom w:val="0"/>
      <w:divBdr>
        <w:top w:val="none" w:sz="0" w:space="0" w:color="auto"/>
        <w:left w:val="none" w:sz="0" w:space="0" w:color="auto"/>
        <w:bottom w:val="none" w:sz="0" w:space="0" w:color="auto"/>
        <w:right w:val="none" w:sz="0" w:space="0" w:color="auto"/>
      </w:divBdr>
    </w:div>
    <w:div w:id="796874235">
      <w:bodyDiv w:val="1"/>
      <w:marLeft w:val="0"/>
      <w:marRight w:val="0"/>
      <w:marTop w:val="0"/>
      <w:marBottom w:val="0"/>
      <w:divBdr>
        <w:top w:val="none" w:sz="0" w:space="0" w:color="auto"/>
        <w:left w:val="none" w:sz="0" w:space="0" w:color="auto"/>
        <w:bottom w:val="none" w:sz="0" w:space="0" w:color="auto"/>
        <w:right w:val="none" w:sz="0" w:space="0" w:color="auto"/>
      </w:divBdr>
      <w:divsChild>
        <w:div w:id="53239531">
          <w:marLeft w:val="0"/>
          <w:marRight w:val="0"/>
          <w:marTop w:val="0"/>
          <w:marBottom w:val="0"/>
          <w:divBdr>
            <w:top w:val="none" w:sz="0" w:space="0" w:color="auto"/>
            <w:left w:val="none" w:sz="0" w:space="0" w:color="auto"/>
            <w:bottom w:val="none" w:sz="0" w:space="0" w:color="auto"/>
            <w:right w:val="none" w:sz="0" w:space="0" w:color="auto"/>
          </w:divBdr>
          <w:divsChild>
            <w:div w:id="296837703">
              <w:marLeft w:val="0"/>
              <w:marRight w:val="0"/>
              <w:marTop w:val="0"/>
              <w:marBottom w:val="0"/>
              <w:divBdr>
                <w:top w:val="none" w:sz="0" w:space="0" w:color="auto"/>
                <w:left w:val="none" w:sz="0" w:space="0" w:color="auto"/>
                <w:bottom w:val="none" w:sz="0" w:space="0" w:color="auto"/>
                <w:right w:val="none" w:sz="0" w:space="0" w:color="auto"/>
              </w:divBdr>
            </w:div>
            <w:div w:id="461384017">
              <w:marLeft w:val="0"/>
              <w:marRight w:val="0"/>
              <w:marTop w:val="0"/>
              <w:marBottom w:val="0"/>
              <w:divBdr>
                <w:top w:val="none" w:sz="0" w:space="0" w:color="auto"/>
                <w:left w:val="none" w:sz="0" w:space="0" w:color="auto"/>
                <w:bottom w:val="none" w:sz="0" w:space="0" w:color="auto"/>
                <w:right w:val="none" w:sz="0" w:space="0" w:color="auto"/>
              </w:divBdr>
            </w:div>
            <w:div w:id="506099124">
              <w:marLeft w:val="0"/>
              <w:marRight w:val="0"/>
              <w:marTop w:val="0"/>
              <w:marBottom w:val="0"/>
              <w:divBdr>
                <w:top w:val="none" w:sz="0" w:space="0" w:color="auto"/>
                <w:left w:val="none" w:sz="0" w:space="0" w:color="auto"/>
                <w:bottom w:val="none" w:sz="0" w:space="0" w:color="auto"/>
                <w:right w:val="none" w:sz="0" w:space="0" w:color="auto"/>
              </w:divBdr>
            </w:div>
            <w:div w:id="534536607">
              <w:marLeft w:val="0"/>
              <w:marRight w:val="0"/>
              <w:marTop w:val="0"/>
              <w:marBottom w:val="0"/>
              <w:divBdr>
                <w:top w:val="none" w:sz="0" w:space="0" w:color="auto"/>
                <w:left w:val="none" w:sz="0" w:space="0" w:color="auto"/>
                <w:bottom w:val="none" w:sz="0" w:space="0" w:color="auto"/>
                <w:right w:val="none" w:sz="0" w:space="0" w:color="auto"/>
              </w:divBdr>
            </w:div>
            <w:div w:id="711926140">
              <w:marLeft w:val="0"/>
              <w:marRight w:val="0"/>
              <w:marTop w:val="0"/>
              <w:marBottom w:val="0"/>
              <w:divBdr>
                <w:top w:val="none" w:sz="0" w:space="0" w:color="auto"/>
                <w:left w:val="none" w:sz="0" w:space="0" w:color="auto"/>
                <w:bottom w:val="none" w:sz="0" w:space="0" w:color="auto"/>
                <w:right w:val="none" w:sz="0" w:space="0" w:color="auto"/>
              </w:divBdr>
            </w:div>
            <w:div w:id="771708928">
              <w:marLeft w:val="0"/>
              <w:marRight w:val="0"/>
              <w:marTop w:val="0"/>
              <w:marBottom w:val="0"/>
              <w:divBdr>
                <w:top w:val="none" w:sz="0" w:space="0" w:color="auto"/>
                <w:left w:val="none" w:sz="0" w:space="0" w:color="auto"/>
                <w:bottom w:val="none" w:sz="0" w:space="0" w:color="auto"/>
                <w:right w:val="none" w:sz="0" w:space="0" w:color="auto"/>
              </w:divBdr>
            </w:div>
            <w:div w:id="1035733948">
              <w:marLeft w:val="0"/>
              <w:marRight w:val="0"/>
              <w:marTop w:val="0"/>
              <w:marBottom w:val="0"/>
              <w:divBdr>
                <w:top w:val="none" w:sz="0" w:space="0" w:color="auto"/>
                <w:left w:val="none" w:sz="0" w:space="0" w:color="auto"/>
                <w:bottom w:val="none" w:sz="0" w:space="0" w:color="auto"/>
                <w:right w:val="none" w:sz="0" w:space="0" w:color="auto"/>
              </w:divBdr>
            </w:div>
            <w:div w:id="1047414651">
              <w:marLeft w:val="0"/>
              <w:marRight w:val="0"/>
              <w:marTop w:val="0"/>
              <w:marBottom w:val="0"/>
              <w:divBdr>
                <w:top w:val="none" w:sz="0" w:space="0" w:color="auto"/>
                <w:left w:val="none" w:sz="0" w:space="0" w:color="auto"/>
                <w:bottom w:val="none" w:sz="0" w:space="0" w:color="auto"/>
                <w:right w:val="none" w:sz="0" w:space="0" w:color="auto"/>
              </w:divBdr>
            </w:div>
            <w:div w:id="1205210567">
              <w:marLeft w:val="0"/>
              <w:marRight w:val="0"/>
              <w:marTop w:val="0"/>
              <w:marBottom w:val="0"/>
              <w:divBdr>
                <w:top w:val="none" w:sz="0" w:space="0" w:color="auto"/>
                <w:left w:val="none" w:sz="0" w:space="0" w:color="auto"/>
                <w:bottom w:val="none" w:sz="0" w:space="0" w:color="auto"/>
                <w:right w:val="none" w:sz="0" w:space="0" w:color="auto"/>
              </w:divBdr>
            </w:div>
            <w:div w:id="1345863333">
              <w:marLeft w:val="0"/>
              <w:marRight w:val="0"/>
              <w:marTop w:val="0"/>
              <w:marBottom w:val="0"/>
              <w:divBdr>
                <w:top w:val="none" w:sz="0" w:space="0" w:color="auto"/>
                <w:left w:val="none" w:sz="0" w:space="0" w:color="auto"/>
                <w:bottom w:val="none" w:sz="0" w:space="0" w:color="auto"/>
                <w:right w:val="none" w:sz="0" w:space="0" w:color="auto"/>
              </w:divBdr>
            </w:div>
            <w:div w:id="1596327589">
              <w:marLeft w:val="0"/>
              <w:marRight w:val="0"/>
              <w:marTop w:val="0"/>
              <w:marBottom w:val="0"/>
              <w:divBdr>
                <w:top w:val="none" w:sz="0" w:space="0" w:color="auto"/>
                <w:left w:val="none" w:sz="0" w:space="0" w:color="auto"/>
                <w:bottom w:val="none" w:sz="0" w:space="0" w:color="auto"/>
                <w:right w:val="none" w:sz="0" w:space="0" w:color="auto"/>
              </w:divBdr>
            </w:div>
            <w:div w:id="1600526342">
              <w:marLeft w:val="0"/>
              <w:marRight w:val="0"/>
              <w:marTop w:val="0"/>
              <w:marBottom w:val="0"/>
              <w:divBdr>
                <w:top w:val="none" w:sz="0" w:space="0" w:color="auto"/>
                <w:left w:val="none" w:sz="0" w:space="0" w:color="auto"/>
                <w:bottom w:val="none" w:sz="0" w:space="0" w:color="auto"/>
                <w:right w:val="none" w:sz="0" w:space="0" w:color="auto"/>
              </w:divBdr>
            </w:div>
            <w:div w:id="1707752385">
              <w:marLeft w:val="0"/>
              <w:marRight w:val="0"/>
              <w:marTop w:val="0"/>
              <w:marBottom w:val="0"/>
              <w:divBdr>
                <w:top w:val="none" w:sz="0" w:space="0" w:color="auto"/>
                <w:left w:val="none" w:sz="0" w:space="0" w:color="auto"/>
                <w:bottom w:val="none" w:sz="0" w:space="0" w:color="auto"/>
                <w:right w:val="none" w:sz="0" w:space="0" w:color="auto"/>
              </w:divBdr>
            </w:div>
          </w:divsChild>
        </w:div>
        <w:div w:id="143938193">
          <w:marLeft w:val="0"/>
          <w:marRight w:val="0"/>
          <w:marTop w:val="0"/>
          <w:marBottom w:val="0"/>
          <w:divBdr>
            <w:top w:val="none" w:sz="0" w:space="0" w:color="auto"/>
            <w:left w:val="none" w:sz="0" w:space="0" w:color="auto"/>
            <w:bottom w:val="none" w:sz="0" w:space="0" w:color="auto"/>
            <w:right w:val="none" w:sz="0" w:space="0" w:color="auto"/>
          </w:divBdr>
          <w:divsChild>
            <w:div w:id="46614020">
              <w:marLeft w:val="0"/>
              <w:marRight w:val="0"/>
              <w:marTop w:val="0"/>
              <w:marBottom w:val="0"/>
              <w:divBdr>
                <w:top w:val="none" w:sz="0" w:space="0" w:color="auto"/>
                <w:left w:val="none" w:sz="0" w:space="0" w:color="auto"/>
                <w:bottom w:val="none" w:sz="0" w:space="0" w:color="auto"/>
                <w:right w:val="none" w:sz="0" w:space="0" w:color="auto"/>
              </w:divBdr>
            </w:div>
            <w:div w:id="71860042">
              <w:marLeft w:val="0"/>
              <w:marRight w:val="0"/>
              <w:marTop w:val="0"/>
              <w:marBottom w:val="0"/>
              <w:divBdr>
                <w:top w:val="none" w:sz="0" w:space="0" w:color="auto"/>
                <w:left w:val="none" w:sz="0" w:space="0" w:color="auto"/>
                <w:bottom w:val="none" w:sz="0" w:space="0" w:color="auto"/>
                <w:right w:val="none" w:sz="0" w:space="0" w:color="auto"/>
              </w:divBdr>
            </w:div>
            <w:div w:id="103497709">
              <w:marLeft w:val="0"/>
              <w:marRight w:val="0"/>
              <w:marTop w:val="0"/>
              <w:marBottom w:val="0"/>
              <w:divBdr>
                <w:top w:val="none" w:sz="0" w:space="0" w:color="auto"/>
                <w:left w:val="none" w:sz="0" w:space="0" w:color="auto"/>
                <w:bottom w:val="none" w:sz="0" w:space="0" w:color="auto"/>
                <w:right w:val="none" w:sz="0" w:space="0" w:color="auto"/>
              </w:divBdr>
            </w:div>
            <w:div w:id="121003433">
              <w:marLeft w:val="0"/>
              <w:marRight w:val="0"/>
              <w:marTop w:val="0"/>
              <w:marBottom w:val="0"/>
              <w:divBdr>
                <w:top w:val="none" w:sz="0" w:space="0" w:color="auto"/>
                <w:left w:val="none" w:sz="0" w:space="0" w:color="auto"/>
                <w:bottom w:val="none" w:sz="0" w:space="0" w:color="auto"/>
                <w:right w:val="none" w:sz="0" w:space="0" w:color="auto"/>
              </w:divBdr>
            </w:div>
            <w:div w:id="548688855">
              <w:marLeft w:val="0"/>
              <w:marRight w:val="0"/>
              <w:marTop w:val="0"/>
              <w:marBottom w:val="0"/>
              <w:divBdr>
                <w:top w:val="none" w:sz="0" w:space="0" w:color="auto"/>
                <w:left w:val="none" w:sz="0" w:space="0" w:color="auto"/>
                <w:bottom w:val="none" w:sz="0" w:space="0" w:color="auto"/>
                <w:right w:val="none" w:sz="0" w:space="0" w:color="auto"/>
              </w:divBdr>
            </w:div>
            <w:div w:id="714813104">
              <w:marLeft w:val="0"/>
              <w:marRight w:val="0"/>
              <w:marTop w:val="0"/>
              <w:marBottom w:val="0"/>
              <w:divBdr>
                <w:top w:val="none" w:sz="0" w:space="0" w:color="auto"/>
                <w:left w:val="none" w:sz="0" w:space="0" w:color="auto"/>
                <w:bottom w:val="none" w:sz="0" w:space="0" w:color="auto"/>
                <w:right w:val="none" w:sz="0" w:space="0" w:color="auto"/>
              </w:divBdr>
            </w:div>
            <w:div w:id="782505839">
              <w:marLeft w:val="0"/>
              <w:marRight w:val="0"/>
              <w:marTop w:val="0"/>
              <w:marBottom w:val="0"/>
              <w:divBdr>
                <w:top w:val="none" w:sz="0" w:space="0" w:color="auto"/>
                <w:left w:val="none" w:sz="0" w:space="0" w:color="auto"/>
                <w:bottom w:val="none" w:sz="0" w:space="0" w:color="auto"/>
                <w:right w:val="none" w:sz="0" w:space="0" w:color="auto"/>
              </w:divBdr>
            </w:div>
            <w:div w:id="790586979">
              <w:marLeft w:val="0"/>
              <w:marRight w:val="0"/>
              <w:marTop w:val="0"/>
              <w:marBottom w:val="0"/>
              <w:divBdr>
                <w:top w:val="none" w:sz="0" w:space="0" w:color="auto"/>
                <w:left w:val="none" w:sz="0" w:space="0" w:color="auto"/>
                <w:bottom w:val="none" w:sz="0" w:space="0" w:color="auto"/>
                <w:right w:val="none" w:sz="0" w:space="0" w:color="auto"/>
              </w:divBdr>
            </w:div>
            <w:div w:id="991056813">
              <w:marLeft w:val="0"/>
              <w:marRight w:val="0"/>
              <w:marTop w:val="0"/>
              <w:marBottom w:val="0"/>
              <w:divBdr>
                <w:top w:val="none" w:sz="0" w:space="0" w:color="auto"/>
                <w:left w:val="none" w:sz="0" w:space="0" w:color="auto"/>
                <w:bottom w:val="none" w:sz="0" w:space="0" w:color="auto"/>
                <w:right w:val="none" w:sz="0" w:space="0" w:color="auto"/>
              </w:divBdr>
            </w:div>
            <w:div w:id="1054695042">
              <w:marLeft w:val="0"/>
              <w:marRight w:val="0"/>
              <w:marTop w:val="0"/>
              <w:marBottom w:val="0"/>
              <w:divBdr>
                <w:top w:val="none" w:sz="0" w:space="0" w:color="auto"/>
                <w:left w:val="none" w:sz="0" w:space="0" w:color="auto"/>
                <w:bottom w:val="none" w:sz="0" w:space="0" w:color="auto"/>
                <w:right w:val="none" w:sz="0" w:space="0" w:color="auto"/>
              </w:divBdr>
            </w:div>
            <w:div w:id="1868636190">
              <w:marLeft w:val="0"/>
              <w:marRight w:val="0"/>
              <w:marTop w:val="0"/>
              <w:marBottom w:val="0"/>
              <w:divBdr>
                <w:top w:val="none" w:sz="0" w:space="0" w:color="auto"/>
                <w:left w:val="none" w:sz="0" w:space="0" w:color="auto"/>
                <w:bottom w:val="none" w:sz="0" w:space="0" w:color="auto"/>
                <w:right w:val="none" w:sz="0" w:space="0" w:color="auto"/>
              </w:divBdr>
            </w:div>
            <w:div w:id="2020813163">
              <w:marLeft w:val="0"/>
              <w:marRight w:val="0"/>
              <w:marTop w:val="0"/>
              <w:marBottom w:val="0"/>
              <w:divBdr>
                <w:top w:val="none" w:sz="0" w:space="0" w:color="auto"/>
                <w:left w:val="none" w:sz="0" w:space="0" w:color="auto"/>
                <w:bottom w:val="none" w:sz="0" w:space="0" w:color="auto"/>
                <w:right w:val="none" w:sz="0" w:space="0" w:color="auto"/>
              </w:divBdr>
            </w:div>
            <w:div w:id="2054501337">
              <w:marLeft w:val="0"/>
              <w:marRight w:val="0"/>
              <w:marTop w:val="0"/>
              <w:marBottom w:val="0"/>
              <w:divBdr>
                <w:top w:val="none" w:sz="0" w:space="0" w:color="auto"/>
                <w:left w:val="none" w:sz="0" w:space="0" w:color="auto"/>
                <w:bottom w:val="none" w:sz="0" w:space="0" w:color="auto"/>
                <w:right w:val="none" w:sz="0" w:space="0" w:color="auto"/>
              </w:divBdr>
            </w:div>
            <w:div w:id="2097046198">
              <w:marLeft w:val="0"/>
              <w:marRight w:val="0"/>
              <w:marTop w:val="0"/>
              <w:marBottom w:val="0"/>
              <w:divBdr>
                <w:top w:val="none" w:sz="0" w:space="0" w:color="auto"/>
                <w:left w:val="none" w:sz="0" w:space="0" w:color="auto"/>
                <w:bottom w:val="none" w:sz="0" w:space="0" w:color="auto"/>
                <w:right w:val="none" w:sz="0" w:space="0" w:color="auto"/>
              </w:divBdr>
            </w:div>
          </w:divsChild>
        </w:div>
        <w:div w:id="192620602">
          <w:marLeft w:val="0"/>
          <w:marRight w:val="0"/>
          <w:marTop w:val="0"/>
          <w:marBottom w:val="0"/>
          <w:divBdr>
            <w:top w:val="none" w:sz="0" w:space="0" w:color="auto"/>
            <w:left w:val="none" w:sz="0" w:space="0" w:color="auto"/>
            <w:bottom w:val="none" w:sz="0" w:space="0" w:color="auto"/>
            <w:right w:val="none" w:sz="0" w:space="0" w:color="auto"/>
          </w:divBdr>
          <w:divsChild>
            <w:div w:id="92554692">
              <w:marLeft w:val="0"/>
              <w:marRight w:val="0"/>
              <w:marTop w:val="0"/>
              <w:marBottom w:val="0"/>
              <w:divBdr>
                <w:top w:val="none" w:sz="0" w:space="0" w:color="auto"/>
                <w:left w:val="none" w:sz="0" w:space="0" w:color="auto"/>
                <w:bottom w:val="none" w:sz="0" w:space="0" w:color="auto"/>
                <w:right w:val="none" w:sz="0" w:space="0" w:color="auto"/>
              </w:divBdr>
            </w:div>
            <w:div w:id="176383482">
              <w:marLeft w:val="0"/>
              <w:marRight w:val="0"/>
              <w:marTop w:val="0"/>
              <w:marBottom w:val="0"/>
              <w:divBdr>
                <w:top w:val="none" w:sz="0" w:space="0" w:color="auto"/>
                <w:left w:val="none" w:sz="0" w:space="0" w:color="auto"/>
                <w:bottom w:val="none" w:sz="0" w:space="0" w:color="auto"/>
                <w:right w:val="none" w:sz="0" w:space="0" w:color="auto"/>
              </w:divBdr>
            </w:div>
            <w:div w:id="442116530">
              <w:marLeft w:val="0"/>
              <w:marRight w:val="0"/>
              <w:marTop w:val="0"/>
              <w:marBottom w:val="0"/>
              <w:divBdr>
                <w:top w:val="none" w:sz="0" w:space="0" w:color="auto"/>
                <w:left w:val="none" w:sz="0" w:space="0" w:color="auto"/>
                <w:bottom w:val="none" w:sz="0" w:space="0" w:color="auto"/>
                <w:right w:val="none" w:sz="0" w:space="0" w:color="auto"/>
              </w:divBdr>
            </w:div>
            <w:div w:id="627126326">
              <w:marLeft w:val="0"/>
              <w:marRight w:val="0"/>
              <w:marTop w:val="0"/>
              <w:marBottom w:val="0"/>
              <w:divBdr>
                <w:top w:val="none" w:sz="0" w:space="0" w:color="auto"/>
                <w:left w:val="none" w:sz="0" w:space="0" w:color="auto"/>
                <w:bottom w:val="none" w:sz="0" w:space="0" w:color="auto"/>
                <w:right w:val="none" w:sz="0" w:space="0" w:color="auto"/>
              </w:divBdr>
            </w:div>
            <w:div w:id="639845445">
              <w:marLeft w:val="0"/>
              <w:marRight w:val="0"/>
              <w:marTop w:val="0"/>
              <w:marBottom w:val="0"/>
              <w:divBdr>
                <w:top w:val="none" w:sz="0" w:space="0" w:color="auto"/>
                <w:left w:val="none" w:sz="0" w:space="0" w:color="auto"/>
                <w:bottom w:val="none" w:sz="0" w:space="0" w:color="auto"/>
                <w:right w:val="none" w:sz="0" w:space="0" w:color="auto"/>
              </w:divBdr>
            </w:div>
            <w:div w:id="684477999">
              <w:marLeft w:val="0"/>
              <w:marRight w:val="0"/>
              <w:marTop w:val="0"/>
              <w:marBottom w:val="0"/>
              <w:divBdr>
                <w:top w:val="none" w:sz="0" w:space="0" w:color="auto"/>
                <w:left w:val="none" w:sz="0" w:space="0" w:color="auto"/>
                <w:bottom w:val="none" w:sz="0" w:space="0" w:color="auto"/>
                <w:right w:val="none" w:sz="0" w:space="0" w:color="auto"/>
              </w:divBdr>
            </w:div>
            <w:div w:id="804196587">
              <w:marLeft w:val="0"/>
              <w:marRight w:val="0"/>
              <w:marTop w:val="0"/>
              <w:marBottom w:val="0"/>
              <w:divBdr>
                <w:top w:val="none" w:sz="0" w:space="0" w:color="auto"/>
                <w:left w:val="none" w:sz="0" w:space="0" w:color="auto"/>
                <w:bottom w:val="none" w:sz="0" w:space="0" w:color="auto"/>
                <w:right w:val="none" w:sz="0" w:space="0" w:color="auto"/>
              </w:divBdr>
            </w:div>
            <w:div w:id="820659180">
              <w:marLeft w:val="0"/>
              <w:marRight w:val="0"/>
              <w:marTop w:val="0"/>
              <w:marBottom w:val="0"/>
              <w:divBdr>
                <w:top w:val="none" w:sz="0" w:space="0" w:color="auto"/>
                <w:left w:val="none" w:sz="0" w:space="0" w:color="auto"/>
                <w:bottom w:val="none" w:sz="0" w:space="0" w:color="auto"/>
                <w:right w:val="none" w:sz="0" w:space="0" w:color="auto"/>
              </w:divBdr>
            </w:div>
            <w:div w:id="827860827">
              <w:marLeft w:val="0"/>
              <w:marRight w:val="0"/>
              <w:marTop w:val="0"/>
              <w:marBottom w:val="0"/>
              <w:divBdr>
                <w:top w:val="none" w:sz="0" w:space="0" w:color="auto"/>
                <w:left w:val="none" w:sz="0" w:space="0" w:color="auto"/>
                <w:bottom w:val="none" w:sz="0" w:space="0" w:color="auto"/>
                <w:right w:val="none" w:sz="0" w:space="0" w:color="auto"/>
              </w:divBdr>
            </w:div>
            <w:div w:id="921064257">
              <w:marLeft w:val="0"/>
              <w:marRight w:val="0"/>
              <w:marTop w:val="0"/>
              <w:marBottom w:val="0"/>
              <w:divBdr>
                <w:top w:val="none" w:sz="0" w:space="0" w:color="auto"/>
                <w:left w:val="none" w:sz="0" w:space="0" w:color="auto"/>
                <w:bottom w:val="none" w:sz="0" w:space="0" w:color="auto"/>
                <w:right w:val="none" w:sz="0" w:space="0" w:color="auto"/>
              </w:divBdr>
            </w:div>
            <w:div w:id="980111548">
              <w:marLeft w:val="0"/>
              <w:marRight w:val="0"/>
              <w:marTop w:val="0"/>
              <w:marBottom w:val="0"/>
              <w:divBdr>
                <w:top w:val="none" w:sz="0" w:space="0" w:color="auto"/>
                <w:left w:val="none" w:sz="0" w:space="0" w:color="auto"/>
                <w:bottom w:val="none" w:sz="0" w:space="0" w:color="auto"/>
                <w:right w:val="none" w:sz="0" w:space="0" w:color="auto"/>
              </w:divBdr>
            </w:div>
            <w:div w:id="1146750607">
              <w:marLeft w:val="0"/>
              <w:marRight w:val="0"/>
              <w:marTop w:val="0"/>
              <w:marBottom w:val="0"/>
              <w:divBdr>
                <w:top w:val="none" w:sz="0" w:space="0" w:color="auto"/>
                <w:left w:val="none" w:sz="0" w:space="0" w:color="auto"/>
                <w:bottom w:val="none" w:sz="0" w:space="0" w:color="auto"/>
                <w:right w:val="none" w:sz="0" w:space="0" w:color="auto"/>
              </w:divBdr>
            </w:div>
            <w:div w:id="1186359281">
              <w:marLeft w:val="0"/>
              <w:marRight w:val="0"/>
              <w:marTop w:val="0"/>
              <w:marBottom w:val="0"/>
              <w:divBdr>
                <w:top w:val="none" w:sz="0" w:space="0" w:color="auto"/>
                <w:left w:val="none" w:sz="0" w:space="0" w:color="auto"/>
                <w:bottom w:val="none" w:sz="0" w:space="0" w:color="auto"/>
                <w:right w:val="none" w:sz="0" w:space="0" w:color="auto"/>
              </w:divBdr>
            </w:div>
            <w:div w:id="1527257436">
              <w:marLeft w:val="0"/>
              <w:marRight w:val="0"/>
              <w:marTop w:val="0"/>
              <w:marBottom w:val="0"/>
              <w:divBdr>
                <w:top w:val="none" w:sz="0" w:space="0" w:color="auto"/>
                <w:left w:val="none" w:sz="0" w:space="0" w:color="auto"/>
                <w:bottom w:val="none" w:sz="0" w:space="0" w:color="auto"/>
                <w:right w:val="none" w:sz="0" w:space="0" w:color="auto"/>
              </w:divBdr>
            </w:div>
            <w:div w:id="1671371182">
              <w:marLeft w:val="0"/>
              <w:marRight w:val="0"/>
              <w:marTop w:val="0"/>
              <w:marBottom w:val="0"/>
              <w:divBdr>
                <w:top w:val="none" w:sz="0" w:space="0" w:color="auto"/>
                <w:left w:val="none" w:sz="0" w:space="0" w:color="auto"/>
                <w:bottom w:val="none" w:sz="0" w:space="0" w:color="auto"/>
                <w:right w:val="none" w:sz="0" w:space="0" w:color="auto"/>
              </w:divBdr>
            </w:div>
            <w:div w:id="1702196729">
              <w:marLeft w:val="0"/>
              <w:marRight w:val="0"/>
              <w:marTop w:val="0"/>
              <w:marBottom w:val="0"/>
              <w:divBdr>
                <w:top w:val="none" w:sz="0" w:space="0" w:color="auto"/>
                <w:left w:val="none" w:sz="0" w:space="0" w:color="auto"/>
                <w:bottom w:val="none" w:sz="0" w:space="0" w:color="auto"/>
                <w:right w:val="none" w:sz="0" w:space="0" w:color="auto"/>
              </w:divBdr>
            </w:div>
            <w:div w:id="1799716510">
              <w:marLeft w:val="0"/>
              <w:marRight w:val="0"/>
              <w:marTop w:val="0"/>
              <w:marBottom w:val="0"/>
              <w:divBdr>
                <w:top w:val="none" w:sz="0" w:space="0" w:color="auto"/>
                <w:left w:val="none" w:sz="0" w:space="0" w:color="auto"/>
                <w:bottom w:val="none" w:sz="0" w:space="0" w:color="auto"/>
                <w:right w:val="none" w:sz="0" w:space="0" w:color="auto"/>
              </w:divBdr>
            </w:div>
            <w:div w:id="2112312902">
              <w:marLeft w:val="0"/>
              <w:marRight w:val="0"/>
              <w:marTop w:val="0"/>
              <w:marBottom w:val="0"/>
              <w:divBdr>
                <w:top w:val="none" w:sz="0" w:space="0" w:color="auto"/>
                <w:left w:val="none" w:sz="0" w:space="0" w:color="auto"/>
                <w:bottom w:val="none" w:sz="0" w:space="0" w:color="auto"/>
                <w:right w:val="none" w:sz="0" w:space="0" w:color="auto"/>
              </w:divBdr>
            </w:div>
          </w:divsChild>
        </w:div>
        <w:div w:id="540091873">
          <w:marLeft w:val="0"/>
          <w:marRight w:val="0"/>
          <w:marTop w:val="0"/>
          <w:marBottom w:val="0"/>
          <w:divBdr>
            <w:top w:val="none" w:sz="0" w:space="0" w:color="auto"/>
            <w:left w:val="none" w:sz="0" w:space="0" w:color="auto"/>
            <w:bottom w:val="none" w:sz="0" w:space="0" w:color="auto"/>
            <w:right w:val="none" w:sz="0" w:space="0" w:color="auto"/>
          </w:divBdr>
          <w:divsChild>
            <w:div w:id="111018922">
              <w:marLeft w:val="0"/>
              <w:marRight w:val="0"/>
              <w:marTop w:val="0"/>
              <w:marBottom w:val="0"/>
              <w:divBdr>
                <w:top w:val="none" w:sz="0" w:space="0" w:color="auto"/>
                <w:left w:val="none" w:sz="0" w:space="0" w:color="auto"/>
                <w:bottom w:val="none" w:sz="0" w:space="0" w:color="auto"/>
                <w:right w:val="none" w:sz="0" w:space="0" w:color="auto"/>
              </w:divBdr>
            </w:div>
            <w:div w:id="134104816">
              <w:marLeft w:val="0"/>
              <w:marRight w:val="0"/>
              <w:marTop w:val="0"/>
              <w:marBottom w:val="0"/>
              <w:divBdr>
                <w:top w:val="none" w:sz="0" w:space="0" w:color="auto"/>
                <w:left w:val="none" w:sz="0" w:space="0" w:color="auto"/>
                <w:bottom w:val="none" w:sz="0" w:space="0" w:color="auto"/>
                <w:right w:val="none" w:sz="0" w:space="0" w:color="auto"/>
              </w:divBdr>
            </w:div>
            <w:div w:id="400716521">
              <w:marLeft w:val="0"/>
              <w:marRight w:val="0"/>
              <w:marTop w:val="0"/>
              <w:marBottom w:val="0"/>
              <w:divBdr>
                <w:top w:val="none" w:sz="0" w:space="0" w:color="auto"/>
                <w:left w:val="none" w:sz="0" w:space="0" w:color="auto"/>
                <w:bottom w:val="none" w:sz="0" w:space="0" w:color="auto"/>
                <w:right w:val="none" w:sz="0" w:space="0" w:color="auto"/>
              </w:divBdr>
            </w:div>
            <w:div w:id="655299967">
              <w:marLeft w:val="0"/>
              <w:marRight w:val="0"/>
              <w:marTop w:val="0"/>
              <w:marBottom w:val="0"/>
              <w:divBdr>
                <w:top w:val="none" w:sz="0" w:space="0" w:color="auto"/>
                <w:left w:val="none" w:sz="0" w:space="0" w:color="auto"/>
                <w:bottom w:val="none" w:sz="0" w:space="0" w:color="auto"/>
                <w:right w:val="none" w:sz="0" w:space="0" w:color="auto"/>
              </w:divBdr>
            </w:div>
            <w:div w:id="785659665">
              <w:marLeft w:val="0"/>
              <w:marRight w:val="0"/>
              <w:marTop w:val="0"/>
              <w:marBottom w:val="0"/>
              <w:divBdr>
                <w:top w:val="none" w:sz="0" w:space="0" w:color="auto"/>
                <w:left w:val="none" w:sz="0" w:space="0" w:color="auto"/>
                <w:bottom w:val="none" w:sz="0" w:space="0" w:color="auto"/>
                <w:right w:val="none" w:sz="0" w:space="0" w:color="auto"/>
              </w:divBdr>
            </w:div>
            <w:div w:id="875391408">
              <w:marLeft w:val="0"/>
              <w:marRight w:val="0"/>
              <w:marTop w:val="0"/>
              <w:marBottom w:val="0"/>
              <w:divBdr>
                <w:top w:val="none" w:sz="0" w:space="0" w:color="auto"/>
                <w:left w:val="none" w:sz="0" w:space="0" w:color="auto"/>
                <w:bottom w:val="none" w:sz="0" w:space="0" w:color="auto"/>
                <w:right w:val="none" w:sz="0" w:space="0" w:color="auto"/>
              </w:divBdr>
            </w:div>
            <w:div w:id="878011427">
              <w:marLeft w:val="0"/>
              <w:marRight w:val="0"/>
              <w:marTop w:val="0"/>
              <w:marBottom w:val="0"/>
              <w:divBdr>
                <w:top w:val="none" w:sz="0" w:space="0" w:color="auto"/>
                <w:left w:val="none" w:sz="0" w:space="0" w:color="auto"/>
                <w:bottom w:val="none" w:sz="0" w:space="0" w:color="auto"/>
                <w:right w:val="none" w:sz="0" w:space="0" w:color="auto"/>
              </w:divBdr>
            </w:div>
            <w:div w:id="967901694">
              <w:marLeft w:val="0"/>
              <w:marRight w:val="0"/>
              <w:marTop w:val="0"/>
              <w:marBottom w:val="0"/>
              <w:divBdr>
                <w:top w:val="none" w:sz="0" w:space="0" w:color="auto"/>
                <w:left w:val="none" w:sz="0" w:space="0" w:color="auto"/>
                <w:bottom w:val="none" w:sz="0" w:space="0" w:color="auto"/>
                <w:right w:val="none" w:sz="0" w:space="0" w:color="auto"/>
              </w:divBdr>
            </w:div>
            <w:div w:id="1086655194">
              <w:marLeft w:val="0"/>
              <w:marRight w:val="0"/>
              <w:marTop w:val="0"/>
              <w:marBottom w:val="0"/>
              <w:divBdr>
                <w:top w:val="none" w:sz="0" w:space="0" w:color="auto"/>
                <w:left w:val="none" w:sz="0" w:space="0" w:color="auto"/>
                <w:bottom w:val="none" w:sz="0" w:space="0" w:color="auto"/>
                <w:right w:val="none" w:sz="0" w:space="0" w:color="auto"/>
              </w:divBdr>
            </w:div>
            <w:div w:id="1107650860">
              <w:marLeft w:val="0"/>
              <w:marRight w:val="0"/>
              <w:marTop w:val="0"/>
              <w:marBottom w:val="0"/>
              <w:divBdr>
                <w:top w:val="none" w:sz="0" w:space="0" w:color="auto"/>
                <w:left w:val="none" w:sz="0" w:space="0" w:color="auto"/>
                <w:bottom w:val="none" w:sz="0" w:space="0" w:color="auto"/>
                <w:right w:val="none" w:sz="0" w:space="0" w:color="auto"/>
              </w:divBdr>
            </w:div>
            <w:div w:id="1164128592">
              <w:marLeft w:val="0"/>
              <w:marRight w:val="0"/>
              <w:marTop w:val="0"/>
              <w:marBottom w:val="0"/>
              <w:divBdr>
                <w:top w:val="none" w:sz="0" w:space="0" w:color="auto"/>
                <w:left w:val="none" w:sz="0" w:space="0" w:color="auto"/>
                <w:bottom w:val="none" w:sz="0" w:space="0" w:color="auto"/>
                <w:right w:val="none" w:sz="0" w:space="0" w:color="auto"/>
              </w:divBdr>
            </w:div>
            <w:div w:id="1343627713">
              <w:marLeft w:val="0"/>
              <w:marRight w:val="0"/>
              <w:marTop w:val="0"/>
              <w:marBottom w:val="0"/>
              <w:divBdr>
                <w:top w:val="none" w:sz="0" w:space="0" w:color="auto"/>
                <w:left w:val="none" w:sz="0" w:space="0" w:color="auto"/>
                <w:bottom w:val="none" w:sz="0" w:space="0" w:color="auto"/>
                <w:right w:val="none" w:sz="0" w:space="0" w:color="auto"/>
              </w:divBdr>
            </w:div>
            <w:div w:id="1615018620">
              <w:marLeft w:val="0"/>
              <w:marRight w:val="0"/>
              <w:marTop w:val="0"/>
              <w:marBottom w:val="0"/>
              <w:divBdr>
                <w:top w:val="none" w:sz="0" w:space="0" w:color="auto"/>
                <w:left w:val="none" w:sz="0" w:space="0" w:color="auto"/>
                <w:bottom w:val="none" w:sz="0" w:space="0" w:color="auto"/>
                <w:right w:val="none" w:sz="0" w:space="0" w:color="auto"/>
              </w:divBdr>
            </w:div>
            <w:div w:id="1878227704">
              <w:marLeft w:val="0"/>
              <w:marRight w:val="0"/>
              <w:marTop w:val="0"/>
              <w:marBottom w:val="0"/>
              <w:divBdr>
                <w:top w:val="none" w:sz="0" w:space="0" w:color="auto"/>
                <w:left w:val="none" w:sz="0" w:space="0" w:color="auto"/>
                <w:bottom w:val="none" w:sz="0" w:space="0" w:color="auto"/>
                <w:right w:val="none" w:sz="0" w:space="0" w:color="auto"/>
              </w:divBdr>
            </w:div>
            <w:div w:id="1924408772">
              <w:marLeft w:val="0"/>
              <w:marRight w:val="0"/>
              <w:marTop w:val="0"/>
              <w:marBottom w:val="0"/>
              <w:divBdr>
                <w:top w:val="none" w:sz="0" w:space="0" w:color="auto"/>
                <w:left w:val="none" w:sz="0" w:space="0" w:color="auto"/>
                <w:bottom w:val="none" w:sz="0" w:space="0" w:color="auto"/>
                <w:right w:val="none" w:sz="0" w:space="0" w:color="auto"/>
              </w:divBdr>
            </w:div>
          </w:divsChild>
        </w:div>
        <w:div w:id="578295585">
          <w:marLeft w:val="0"/>
          <w:marRight w:val="0"/>
          <w:marTop w:val="0"/>
          <w:marBottom w:val="0"/>
          <w:divBdr>
            <w:top w:val="none" w:sz="0" w:space="0" w:color="auto"/>
            <w:left w:val="none" w:sz="0" w:space="0" w:color="auto"/>
            <w:bottom w:val="none" w:sz="0" w:space="0" w:color="auto"/>
            <w:right w:val="none" w:sz="0" w:space="0" w:color="auto"/>
          </w:divBdr>
          <w:divsChild>
            <w:div w:id="343437834">
              <w:marLeft w:val="0"/>
              <w:marRight w:val="0"/>
              <w:marTop w:val="0"/>
              <w:marBottom w:val="0"/>
              <w:divBdr>
                <w:top w:val="none" w:sz="0" w:space="0" w:color="auto"/>
                <w:left w:val="none" w:sz="0" w:space="0" w:color="auto"/>
                <w:bottom w:val="none" w:sz="0" w:space="0" w:color="auto"/>
                <w:right w:val="none" w:sz="0" w:space="0" w:color="auto"/>
              </w:divBdr>
            </w:div>
            <w:div w:id="350957820">
              <w:marLeft w:val="0"/>
              <w:marRight w:val="0"/>
              <w:marTop w:val="0"/>
              <w:marBottom w:val="0"/>
              <w:divBdr>
                <w:top w:val="none" w:sz="0" w:space="0" w:color="auto"/>
                <w:left w:val="none" w:sz="0" w:space="0" w:color="auto"/>
                <w:bottom w:val="none" w:sz="0" w:space="0" w:color="auto"/>
                <w:right w:val="none" w:sz="0" w:space="0" w:color="auto"/>
              </w:divBdr>
            </w:div>
            <w:div w:id="403529494">
              <w:marLeft w:val="0"/>
              <w:marRight w:val="0"/>
              <w:marTop w:val="0"/>
              <w:marBottom w:val="0"/>
              <w:divBdr>
                <w:top w:val="none" w:sz="0" w:space="0" w:color="auto"/>
                <w:left w:val="none" w:sz="0" w:space="0" w:color="auto"/>
                <w:bottom w:val="none" w:sz="0" w:space="0" w:color="auto"/>
                <w:right w:val="none" w:sz="0" w:space="0" w:color="auto"/>
              </w:divBdr>
            </w:div>
            <w:div w:id="464009867">
              <w:marLeft w:val="0"/>
              <w:marRight w:val="0"/>
              <w:marTop w:val="0"/>
              <w:marBottom w:val="0"/>
              <w:divBdr>
                <w:top w:val="none" w:sz="0" w:space="0" w:color="auto"/>
                <w:left w:val="none" w:sz="0" w:space="0" w:color="auto"/>
                <w:bottom w:val="none" w:sz="0" w:space="0" w:color="auto"/>
                <w:right w:val="none" w:sz="0" w:space="0" w:color="auto"/>
              </w:divBdr>
            </w:div>
            <w:div w:id="544025231">
              <w:marLeft w:val="0"/>
              <w:marRight w:val="0"/>
              <w:marTop w:val="0"/>
              <w:marBottom w:val="0"/>
              <w:divBdr>
                <w:top w:val="none" w:sz="0" w:space="0" w:color="auto"/>
                <w:left w:val="none" w:sz="0" w:space="0" w:color="auto"/>
                <w:bottom w:val="none" w:sz="0" w:space="0" w:color="auto"/>
                <w:right w:val="none" w:sz="0" w:space="0" w:color="auto"/>
              </w:divBdr>
            </w:div>
            <w:div w:id="553808760">
              <w:marLeft w:val="0"/>
              <w:marRight w:val="0"/>
              <w:marTop w:val="0"/>
              <w:marBottom w:val="0"/>
              <w:divBdr>
                <w:top w:val="none" w:sz="0" w:space="0" w:color="auto"/>
                <w:left w:val="none" w:sz="0" w:space="0" w:color="auto"/>
                <w:bottom w:val="none" w:sz="0" w:space="0" w:color="auto"/>
                <w:right w:val="none" w:sz="0" w:space="0" w:color="auto"/>
              </w:divBdr>
            </w:div>
            <w:div w:id="1064719427">
              <w:marLeft w:val="0"/>
              <w:marRight w:val="0"/>
              <w:marTop w:val="0"/>
              <w:marBottom w:val="0"/>
              <w:divBdr>
                <w:top w:val="none" w:sz="0" w:space="0" w:color="auto"/>
                <w:left w:val="none" w:sz="0" w:space="0" w:color="auto"/>
                <w:bottom w:val="none" w:sz="0" w:space="0" w:color="auto"/>
                <w:right w:val="none" w:sz="0" w:space="0" w:color="auto"/>
              </w:divBdr>
            </w:div>
            <w:div w:id="1268271624">
              <w:marLeft w:val="0"/>
              <w:marRight w:val="0"/>
              <w:marTop w:val="0"/>
              <w:marBottom w:val="0"/>
              <w:divBdr>
                <w:top w:val="none" w:sz="0" w:space="0" w:color="auto"/>
                <w:left w:val="none" w:sz="0" w:space="0" w:color="auto"/>
                <w:bottom w:val="none" w:sz="0" w:space="0" w:color="auto"/>
                <w:right w:val="none" w:sz="0" w:space="0" w:color="auto"/>
              </w:divBdr>
            </w:div>
            <w:div w:id="1305351454">
              <w:marLeft w:val="0"/>
              <w:marRight w:val="0"/>
              <w:marTop w:val="0"/>
              <w:marBottom w:val="0"/>
              <w:divBdr>
                <w:top w:val="none" w:sz="0" w:space="0" w:color="auto"/>
                <w:left w:val="none" w:sz="0" w:space="0" w:color="auto"/>
                <w:bottom w:val="none" w:sz="0" w:space="0" w:color="auto"/>
                <w:right w:val="none" w:sz="0" w:space="0" w:color="auto"/>
              </w:divBdr>
            </w:div>
            <w:div w:id="1334996059">
              <w:marLeft w:val="0"/>
              <w:marRight w:val="0"/>
              <w:marTop w:val="0"/>
              <w:marBottom w:val="0"/>
              <w:divBdr>
                <w:top w:val="none" w:sz="0" w:space="0" w:color="auto"/>
                <w:left w:val="none" w:sz="0" w:space="0" w:color="auto"/>
                <w:bottom w:val="none" w:sz="0" w:space="0" w:color="auto"/>
                <w:right w:val="none" w:sz="0" w:space="0" w:color="auto"/>
              </w:divBdr>
            </w:div>
            <w:div w:id="1422027751">
              <w:marLeft w:val="0"/>
              <w:marRight w:val="0"/>
              <w:marTop w:val="0"/>
              <w:marBottom w:val="0"/>
              <w:divBdr>
                <w:top w:val="none" w:sz="0" w:space="0" w:color="auto"/>
                <w:left w:val="none" w:sz="0" w:space="0" w:color="auto"/>
                <w:bottom w:val="none" w:sz="0" w:space="0" w:color="auto"/>
                <w:right w:val="none" w:sz="0" w:space="0" w:color="auto"/>
              </w:divBdr>
            </w:div>
            <w:div w:id="1599213086">
              <w:marLeft w:val="0"/>
              <w:marRight w:val="0"/>
              <w:marTop w:val="0"/>
              <w:marBottom w:val="0"/>
              <w:divBdr>
                <w:top w:val="none" w:sz="0" w:space="0" w:color="auto"/>
                <w:left w:val="none" w:sz="0" w:space="0" w:color="auto"/>
                <w:bottom w:val="none" w:sz="0" w:space="0" w:color="auto"/>
                <w:right w:val="none" w:sz="0" w:space="0" w:color="auto"/>
              </w:divBdr>
            </w:div>
            <w:div w:id="1811049864">
              <w:marLeft w:val="0"/>
              <w:marRight w:val="0"/>
              <w:marTop w:val="0"/>
              <w:marBottom w:val="0"/>
              <w:divBdr>
                <w:top w:val="none" w:sz="0" w:space="0" w:color="auto"/>
                <w:left w:val="none" w:sz="0" w:space="0" w:color="auto"/>
                <w:bottom w:val="none" w:sz="0" w:space="0" w:color="auto"/>
                <w:right w:val="none" w:sz="0" w:space="0" w:color="auto"/>
              </w:divBdr>
            </w:div>
            <w:div w:id="1835996921">
              <w:marLeft w:val="0"/>
              <w:marRight w:val="0"/>
              <w:marTop w:val="0"/>
              <w:marBottom w:val="0"/>
              <w:divBdr>
                <w:top w:val="none" w:sz="0" w:space="0" w:color="auto"/>
                <w:left w:val="none" w:sz="0" w:space="0" w:color="auto"/>
                <w:bottom w:val="none" w:sz="0" w:space="0" w:color="auto"/>
                <w:right w:val="none" w:sz="0" w:space="0" w:color="auto"/>
              </w:divBdr>
            </w:div>
            <w:div w:id="1839885510">
              <w:marLeft w:val="0"/>
              <w:marRight w:val="0"/>
              <w:marTop w:val="0"/>
              <w:marBottom w:val="0"/>
              <w:divBdr>
                <w:top w:val="none" w:sz="0" w:space="0" w:color="auto"/>
                <w:left w:val="none" w:sz="0" w:space="0" w:color="auto"/>
                <w:bottom w:val="none" w:sz="0" w:space="0" w:color="auto"/>
                <w:right w:val="none" w:sz="0" w:space="0" w:color="auto"/>
              </w:divBdr>
            </w:div>
            <w:div w:id="1921211817">
              <w:marLeft w:val="0"/>
              <w:marRight w:val="0"/>
              <w:marTop w:val="0"/>
              <w:marBottom w:val="0"/>
              <w:divBdr>
                <w:top w:val="none" w:sz="0" w:space="0" w:color="auto"/>
                <w:left w:val="none" w:sz="0" w:space="0" w:color="auto"/>
                <w:bottom w:val="none" w:sz="0" w:space="0" w:color="auto"/>
                <w:right w:val="none" w:sz="0" w:space="0" w:color="auto"/>
              </w:divBdr>
            </w:div>
            <w:div w:id="2016570766">
              <w:marLeft w:val="0"/>
              <w:marRight w:val="0"/>
              <w:marTop w:val="0"/>
              <w:marBottom w:val="0"/>
              <w:divBdr>
                <w:top w:val="none" w:sz="0" w:space="0" w:color="auto"/>
                <w:left w:val="none" w:sz="0" w:space="0" w:color="auto"/>
                <w:bottom w:val="none" w:sz="0" w:space="0" w:color="auto"/>
                <w:right w:val="none" w:sz="0" w:space="0" w:color="auto"/>
              </w:divBdr>
            </w:div>
          </w:divsChild>
        </w:div>
        <w:div w:id="708648281">
          <w:marLeft w:val="0"/>
          <w:marRight w:val="0"/>
          <w:marTop w:val="0"/>
          <w:marBottom w:val="0"/>
          <w:divBdr>
            <w:top w:val="none" w:sz="0" w:space="0" w:color="auto"/>
            <w:left w:val="none" w:sz="0" w:space="0" w:color="auto"/>
            <w:bottom w:val="none" w:sz="0" w:space="0" w:color="auto"/>
            <w:right w:val="none" w:sz="0" w:space="0" w:color="auto"/>
          </w:divBdr>
          <w:divsChild>
            <w:div w:id="65347842">
              <w:marLeft w:val="0"/>
              <w:marRight w:val="0"/>
              <w:marTop w:val="0"/>
              <w:marBottom w:val="0"/>
              <w:divBdr>
                <w:top w:val="none" w:sz="0" w:space="0" w:color="auto"/>
                <w:left w:val="none" w:sz="0" w:space="0" w:color="auto"/>
                <w:bottom w:val="none" w:sz="0" w:space="0" w:color="auto"/>
                <w:right w:val="none" w:sz="0" w:space="0" w:color="auto"/>
              </w:divBdr>
            </w:div>
            <w:div w:id="143089354">
              <w:marLeft w:val="0"/>
              <w:marRight w:val="0"/>
              <w:marTop w:val="0"/>
              <w:marBottom w:val="0"/>
              <w:divBdr>
                <w:top w:val="none" w:sz="0" w:space="0" w:color="auto"/>
                <w:left w:val="none" w:sz="0" w:space="0" w:color="auto"/>
                <w:bottom w:val="none" w:sz="0" w:space="0" w:color="auto"/>
                <w:right w:val="none" w:sz="0" w:space="0" w:color="auto"/>
              </w:divBdr>
            </w:div>
            <w:div w:id="217322917">
              <w:marLeft w:val="0"/>
              <w:marRight w:val="0"/>
              <w:marTop w:val="0"/>
              <w:marBottom w:val="0"/>
              <w:divBdr>
                <w:top w:val="none" w:sz="0" w:space="0" w:color="auto"/>
                <w:left w:val="none" w:sz="0" w:space="0" w:color="auto"/>
                <w:bottom w:val="none" w:sz="0" w:space="0" w:color="auto"/>
                <w:right w:val="none" w:sz="0" w:space="0" w:color="auto"/>
              </w:divBdr>
            </w:div>
            <w:div w:id="252205231">
              <w:marLeft w:val="0"/>
              <w:marRight w:val="0"/>
              <w:marTop w:val="0"/>
              <w:marBottom w:val="0"/>
              <w:divBdr>
                <w:top w:val="none" w:sz="0" w:space="0" w:color="auto"/>
                <w:left w:val="none" w:sz="0" w:space="0" w:color="auto"/>
                <w:bottom w:val="none" w:sz="0" w:space="0" w:color="auto"/>
                <w:right w:val="none" w:sz="0" w:space="0" w:color="auto"/>
              </w:divBdr>
            </w:div>
            <w:div w:id="1000236094">
              <w:marLeft w:val="0"/>
              <w:marRight w:val="0"/>
              <w:marTop w:val="0"/>
              <w:marBottom w:val="0"/>
              <w:divBdr>
                <w:top w:val="none" w:sz="0" w:space="0" w:color="auto"/>
                <w:left w:val="none" w:sz="0" w:space="0" w:color="auto"/>
                <w:bottom w:val="none" w:sz="0" w:space="0" w:color="auto"/>
                <w:right w:val="none" w:sz="0" w:space="0" w:color="auto"/>
              </w:divBdr>
            </w:div>
            <w:div w:id="1135296160">
              <w:marLeft w:val="0"/>
              <w:marRight w:val="0"/>
              <w:marTop w:val="0"/>
              <w:marBottom w:val="0"/>
              <w:divBdr>
                <w:top w:val="none" w:sz="0" w:space="0" w:color="auto"/>
                <w:left w:val="none" w:sz="0" w:space="0" w:color="auto"/>
                <w:bottom w:val="none" w:sz="0" w:space="0" w:color="auto"/>
                <w:right w:val="none" w:sz="0" w:space="0" w:color="auto"/>
              </w:divBdr>
            </w:div>
            <w:div w:id="1185706855">
              <w:marLeft w:val="0"/>
              <w:marRight w:val="0"/>
              <w:marTop w:val="0"/>
              <w:marBottom w:val="0"/>
              <w:divBdr>
                <w:top w:val="none" w:sz="0" w:space="0" w:color="auto"/>
                <w:left w:val="none" w:sz="0" w:space="0" w:color="auto"/>
                <w:bottom w:val="none" w:sz="0" w:space="0" w:color="auto"/>
                <w:right w:val="none" w:sz="0" w:space="0" w:color="auto"/>
              </w:divBdr>
            </w:div>
            <w:div w:id="1244411664">
              <w:marLeft w:val="0"/>
              <w:marRight w:val="0"/>
              <w:marTop w:val="0"/>
              <w:marBottom w:val="0"/>
              <w:divBdr>
                <w:top w:val="none" w:sz="0" w:space="0" w:color="auto"/>
                <w:left w:val="none" w:sz="0" w:space="0" w:color="auto"/>
                <w:bottom w:val="none" w:sz="0" w:space="0" w:color="auto"/>
                <w:right w:val="none" w:sz="0" w:space="0" w:color="auto"/>
              </w:divBdr>
            </w:div>
            <w:div w:id="1262297814">
              <w:marLeft w:val="0"/>
              <w:marRight w:val="0"/>
              <w:marTop w:val="0"/>
              <w:marBottom w:val="0"/>
              <w:divBdr>
                <w:top w:val="none" w:sz="0" w:space="0" w:color="auto"/>
                <w:left w:val="none" w:sz="0" w:space="0" w:color="auto"/>
                <w:bottom w:val="none" w:sz="0" w:space="0" w:color="auto"/>
                <w:right w:val="none" w:sz="0" w:space="0" w:color="auto"/>
              </w:divBdr>
            </w:div>
            <w:div w:id="1280450348">
              <w:marLeft w:val="0"/>
              <w:marRight w:val="0"/>
              <w:marTop w:val="0"/>
              <w:marBottom w:val="0"/>
              <w:divBdr>
                <w:top w:val="none" w:sz="0" w:space="0" w:color="auto"/>
                <w:left w:val="none" w:sz="0" w:space="0" w:color="auto"/>
                <w:bottom w:val="none" w:sz="0" w:space="0" w:color="auto"/>
                <w:right w:val="none" w:sz="0" w:space="0" w:color="auto"/>
              </w:divBdr>
            </w:div>
            <w:div w:id="1448887677">
              <w:marLeft w:val="0"/>
              <w:marRight w:val="0"/>
              <w:marTop w:val="0"/>
              <w:marBottom w:val="0"/>
              <w:divBdr>
                <w:top w:val="none" w:sz="0" w:space="0" w:color="auto"/>
                <w:left w:val="none" w:sz="0" w:space="0" w:color="auto"/>
                <w:bottom w:val="none" w:sz="0" w:space="0" w:color="auto"/>
                <w:right w:val="none" w:sz="0" w:space="0" w:color="auto"/>
              </w:divBdr>
            </w:div>
            <w:div w:id="1525748630">
              <w:marLeft w:val="0"/>
              <w:marRight w:val="0"/>
              <w:marTop w:val="0"/>
              <w:marBottom w:val="0"/>
              <w:divBdr>
                <w:top w:val="none" w:sz="0" w:space="0" w:color="auto"/>
                <w:left w:val="none" w:sz="0" w:space="0" w:color="auto"/>
                <w:bottom w:val="none" w:sz="0" w:space="0" w:color="auto"/>
                <w:right w:val="none" w:sz="0" w:space="0" w:color="auto"/>
              </w:divBdr>
            </w:div>
            <w:div w:id="1625771088">
              <w:marLeft w:val="0"/>
              <w:marRight w:val="0"/>
              <w:marTop w:val="0"/>
              <w:marBottom w:val="0"/>
              <w:divBdr>
                <w:top w:val="none" w:sz="0" w:space="0" w:color="auto"/>
                <w:left w:val="none" w:sz="0" w:space="0" w:color="auto"/>
                <w:bottom w:val="none" w:sz="0" w:space="0" w:color="auto"/>
                <w:right w:val="none" w:sz="0" w:space="0" w:color="auto"/>
              </w:divBdr>
            </w:div>
            <w:div w:id="1768115581">
              <w:marLeft w:val="0"/>
              <w:marRight w:val="0"/>
              <w:marTop w:val="0"/>
              <w:marBottom w:val="0"/>
              <w:divBdr>
                <w:top w:val="none" w:sz="0" w:space="0" w:color="auto"/>
                <w:left w:val="none" w:sz="0" w:space="0" w:color="auto"/>
                <w:bottom w:val="none" w:sz="0" w:space="0" w:color="auto"/>
                <w:right w:val="none" w:sz="0" w:space="0" w:color="auto"/>
              </w:divBdr>
            </w:div>
            <w:div w:id="1794706998">
              <w:marLeft w:val="0"/>
              <w:marRight w:val="0"/>
              <w:marTop w:val="0"/>
              <w:marBottom w:val="0"/>
              <w:divBdr>
                <w:top w:val="none" w:sz="0" w:space="0" w:color="auto"/>
                <w:left w:val="none" w:sz="0" w:space="0" w:color="auto"/>
                <w:bottom w:val="none" w:sz="0" w:space="0" w:color="auto"/>
                <w:right w:val="none" w:sz="0" w:space="0" w:color="auto"/>
              </w:divBdr>
            </w:div>
            <w:div w:id="1875774598">
              <w:marLeft w:val="0"/>
              <w:marRight w:val="0"/>
              <w:marTop w:val="0"/>
              <w:marBottom w:val="0"/>
              <w:divBdr>
                <w:top w:val="none" w:sz="0" w:space="0" w:color="auto"/>
                <w:left w:val="none" w:sz="0" w:space="0" w:color="auto"/>
                <w:bottom w:val="none" w:sz="0" w:space="0" w:color="auto"/>
                <w:right w:val="none" w:sz="0" w:space="0" w:color="auto"/>
              </w:divBdr>
            </w:div>
            <w:div w:id="1943298040">
              <w:marLeft w:val="0"/>
              <w:marRight w:val="0"/>
              <w:marTop w:val="0"/>
              <w:marBottom w:val="0"/>
              <w:divBdr>
                <w:top w:val="none" w:sz="0" w:space="0" w:color="auto"/>
                <w:left w:val="none" w:sz="0" w:space="0" w:color="auto"/>
                <w:bottom w:val="none" w:sz="0" w:space="0" w:color="auto"/>
                <w:right w:val="none" w:sz="0" w:space="0" w:color="auto"/>
              </w:divBdr>
            </w:div>
            <w:div w:id="2010985361">
              <w:marLeft w:val="0"/>
              <w:marRight w:val="0"/>
              <w:marTop w:val="0"/>
              <w:marBottom w:val="0"/>
              <w:divBdr>
                <w:top w:val="none" w:sz="0" w:space="0" w:color="auto"/>
                <w:left w:val="none" w:sz="0" w:space="0" w:color="auto"/>
                <w:bottom w:val="none" w:sz="0" w:space="0" w:color="auto"/>
                <w:right w:val="none" w:sz="0" w:space="0" w:color="auto"/>
              </w:divBdr>
            </w:div>
            <w:div w:id="2084637253">
              <w:marLeft w:val="0"/>
              <w:marRight w:val="0"/>
              <w:marTop w:val="0"/>
              <w:marBottom w:val="0"/>
              <w:divBdr>
                <w:top w:val="none" w:sz="0" w:space="0" w:color="auto"/>
                <w:left w:val="none" w:sz="0" w:space="0" w:color="auto"/>
                <w:bottom w:val="none" w:sz="0" w:space="0" w:color="auto"/>
                <w:right w:val="none" w:sz="0" w:space="0" w:color="auto"/>
              </w:divBdr>
            </w:div>
            <w:div w:id="2119137636">
              <w:marLeft w:val="0"/>
              <w:marRight w:val="0"/>
              <w:marTop w:val="0"/>
              <w:marBottom w:val="0"/>
              <w:divBdr>
                <w:top w:val="none" w:sz="0" w:space="0" w:color="auto"/>
                <w:left w:val="none" w:sz="0" w:space="0" w:color="auto"/>
                <w:bottom w:val="none" w:sz="0" w:space="0" w:color="auto"/>
                <w:right w:val="none" w:sz="0" w:space="0" w:color="auto"/>
              </w:divBdr>
            </w:div>
          </w:divsChild>
        </w:div>
        <w:div w:id="790981490">
          <w:marLeft w:val="0"/>
          <w:marRight w:val="0"/>
          <w:marTop w:val="0"/>
          <w:marBottom w:val="0"/>
          <w:divBdr>
            <w:top w:val="none" w:sz="0" w:space="0" w:color="auto"/>
            <w:left w:val="none" w:sz="0" w:space="0" w:color="auto"/>
            <w:bottom w:val="none" w:sz="0" w:space="0" w:color="auto"/>
            <w:right w:val="none" w:sz="0" w:space="0" w:color="auto"/>
          </w:divBdr>
          <w:divsChild>
            <w:div w:id="1458985401">
              <w:marLeft w:val="0"/>
              <w:marRight w:val="0"/>
              <w:marTop w:val="0"/>
              <w:marBottom w:val="0"/>
              <w:divBdr>
                <w:top w:val="none" w:sz="0" w:space="0" w:color="auto"/>
                <w:left w:val="none" w:sz="0" w:space="0" w:color="auto"/>
                <w:bottom w:val="none" w:sz="0" w:space="0" w:color="auto"/>
                <w:right w:val="none" w:sz="0" w:space="0" w:color="auto"/>
              </w:divBdr>
            </w:div>
            <w:div w:id="1677658285">
              <w:marLeft w:val="0"/>
              <w:marRight w:val="0"/>
              <w:marTop w:val="0"/>
              <w:marBottom w:val="0"/>
              <w:divBdr>
                <w:top w:val="none" w:sz="0" w:space="0" w:color="auto"/>
                <w:left w:val="none" w:sz="0" w:space="0" w:color="auto"/>
                <w:bottom w:val="none" w:sz="0" w:space="0" w:color="auto"/>
                <w:right w:val="none" w:sz="0" w:space="0" w:color="auto"/>
              </w:divBdr>
            </w:div>
            <w:div w:id="2090730152">
              <w:marLeft w:val="0"/>
              <w:marRight w:val="0"/>
              <w:marTop w:val="0"/>
              <w:marBottom w:val="0"/>
              <w:divBdr>
                <w:top w:val="none" w:sz="0" w:space="0" w:color="auto"/>
                <w:left w:val="none" w:sz="0" w:space="0" w:color="auto"/>
                <w:bottom w:val="none" w:sz="0" w:space="0" w:color="auto"/>
                <w:right w:val="none" w:sz="0" w:space="0" w:color="auto"/>
              </w:divBdr>
            </w:div>
          </w:divsChild>
        </w:div>
        <w:div w:id="924461557">
          <w:marLeft w:val="0"/>
          <w:marRight w:val="0"/>
          <w:marTop w:val="0"/>
          <w:marBottom w:val="0"/>
          <w:divBdr>
            <w:top w:val="none" w:sz="0" w:space="0" w:color="auto"/>
            <w:left w:val="none" w:sz="0" w:space="0" w:color="auto"/>
            <w:bottom w:val="none" w:sz="0" w:space="0" w:color="auto"/>
            <w:right w:val="none" w:sz="0" w:space="0" w:color="auto"/>
          </w:divBdr>
          <w:divsChild>
            <w:div w:id="230774988">
              <w:marLeft w:val="0"/>
              <w:marRight w:val="0"/>
              <w:marTop w:val="0"/>
              <w:marBottom w:val="0"/>
              <w:divBdr>
                <w:top w:val="none" w:sz="0" w:space="0" w:color="auto"/>
                <w:left w:val="none" w:sz="0" w:space="0" w:color="auto"/>
                <w:bottom w:val="none" w:sz="0" w:space="0" w:color="auto"/>
                <w:right w:val="none" w:sz="0" w:space="0" w:color="auto"/>
              </w:divBdr>
            </w:div>
            <w:div w:id="290598732">
              <w:marLeft w:val="0"/>
              <w:marRight w:val="0"/>
              <w:marTop w:val="0"/>
              <w:marBottom w:val="0"/>
              <w:divBdr>
                <w:top w:val="none" w:sz="0" w:space="0" w:color="auto"/>
                <w:left w:val="none" w:sz="0" w:space="0" w:color="auto"/>
                <w:bottom w:val="none" w:sz="0" w:space="0" w:color="auto"/>
                <w:right w:val="none" w:sz="0" w:space="0" w:color="auto"/>
              </w:divBdr>
            </w:div>
            <w:div w:id="292758304">
              <w:marLeft w:val="0"/>
              <w:marRight w:val="0"/>
              <w:marTop w:val="0"/>
              <w:marBottom w:val="0"/>
              <w:divBdr>
                <w:top w:val="none" w:sz="0" w:space="0" w:color="auto"/>
                <w:left w:val="none" w:sz="0" w:space="0" w:color="auto"/>
                <w:bottom w:val="none" w:sz="0" w:space="0" w:color="auto"/>
                <w:right w:val="none" w:sz="0" w:space="0" w:color="auto"/>
              </w:divBdr>
            </w:div>
            <w:div w:id="342323245">
              <w:marLeft w:val="0"/>
              <w:marRight w:val="0"/>
              <w:marTop w:val="0"/>
              <w:marBottom w:val="0"/>
              <w:divBdr>
                <w:top w:val="none" w:sz="0" w:space="0" w:color="auto"/>
                <w:left w:val="none" w:sz="0" w:space="0" w:color="auto"/>
                <w:bottom w:val="none" w:sz="0" w:space="0" w:color="auto"/>
                <w:right w:val="none" w:sz="0" w:space="0" w:color="auto"/>
              </w:divBdr>
            </w:div>
            <w:div w:id="394859910">
              <w:marLeft w:val="0"/>
              <w:marRight w:val="0"/>
              <w:marTop w:val="0"/>
              <w:marBottom w:val="0"/>
              <w:divBdr>
                <w:top w:val="none" w:sz="0" w:space="0" w:color="auto"/>
                <w:left w:val="none" w:sz="0" w:space="0" w:color="auto"/>
                <w:bottom w:val="none" w:sz="0" w:space="0" w:color="auto"/>
                <w:right w:val="none" w:sz="0" w:space="0" w:color="auto"/>
              </w:divBdr>
            </w:div>
            <w:div w:id="477039288">
              <w:marLeft w:val="0"/>
              <w:marRight w:val="0"/>
              <w:marTop w:val="0"/>
              <w:marBottom w:val="0"/>
              <w:divBdr>
                <w:top w:val="none" w:sz="0" w:space="0" w:color="auto"/>
                <w:left w:val="none" w:sz="0" w:space="0" w:color="auto"/>
                <w:bottom w:val="none" w:sz="0" w:space="0" w:color="auto"/>
                <w:right w:val="none" w:sz="0" w:space="0" w:color="auto"/>
              </w:divBdr>
            </w:div>
            <w:div w:id="560798326">
              <w:marLeft w:val="0"/>
              <w:marRight w:val="0"/>
              <w:marTop w:val="0"/>
              <w:marBottom w:val="0"/>
              <w:divBdr>
                <w:top w:val="none" w:sz="0" w:space="0" w:color="auto"/>
                <w:left w:val="none" w:sz="0" w:space="0" w:color="auto"/>
                <w:bottom w:val="none" w:sz="0" w:space="0" w:color="auto"/>
                <w:right w:val="none" w:sz="0" w:space="0" w:color="auto"/>
              </w:divBdr>
            </w:div>
            <w:div w:id="563178718">
              <w:marLeft w:val="0"/>
              <w:marRight w:val="0"/>
              <w:marTop w:val="0"/>
              <w:marBottom w:val="0"/>
              <w:divBdr>
                <w:top w:val="none" w:sz="0" w:space="0" w:color="auto"/>
                <w:left w:val="none" w:sz="0" w:space="0" w:color="auto"/>
                <w:bottom w:val="none" w:sz="0" w:space="0" w:color="auto"/>
                <w:right w:val="none" w:sz="0" w:space="0" w:color="auto"/>
              </w:divBdr>
            </w:div>
            <w:div w:id="620192094">
              <w:marLeft w:val="0"/>
              <w:marRight w:val="0"/>
              <w:marTop w:val="0"/>
              <w:marBottom w:val="0"/>
              <w:divBdr>
                <w:top w:val="none" w:sz="0" w:space="0" w:color="auto"/>
                <w:left w:val="none" w:sz="0" w:space="0" w:color="auto"/>
                <w:bottom w:val="none" w:sz="0" w:space="0" w:color="auto"/>
                <w:right w:val="none" w:sz="0" w:space="0" w:color="auto"/>
              </w:divBdr>
            </w:div>
            <w:div w:id="628433042">
              <w:marLeft w:val="0"/>
              <w:marRight w:val="0"/>
              <w:marTop w:val="0"/>
              <w:marBottom w:val="0"/>
              <w:divBdr>
                <w:top w:val="none" w:sz="0" w:space="0" w:color="auto"/>
                <w:left w:val="none" w:sz="0" w:space="0" w:color="auto"/>
                <w:bottom w:val="none" w:sz="0" w:space="0" w:color="auto"/>
                <w:right w:val="none" w:sz="0" w:space="0" w:color="auto"/>
              </w:divBdr>
            </w:div>
            <w:div w:id="675302477">
              <w:marLeft w:val="0"/>
              <w:marRight w:val="0"/>
              <w:marTop w:val="0"/>
              <w:marBottom w:val="0"/>
              <w:divBdr>
                <w:top w:val="none" w:sz="0" w:space="0" w:color="auto"/>
                <w:left w:val="none" w:sz="0" w:space="0" w:color="auto"/>
                <w:bottom w:val="none" w:sz="0" w:space="0" w:color="auto"/>
                <w:right w:val="none" w:sz="0" w:space="0" w:color="auto"/>
              </w:divBdr>
            </w:div>
            <w:div w:id="751856032">
              <w:marLeft w:val="0"/>
              <w:marRight w:val="0"/>
              <w:marTop w:val="0"/>
              <w:marBottom w:val="0"/>
              <w:divBdr>
                <w:top w:val="none" w:sz="0" w:space="0" w:color="auto"/>
                <w:left w:val="none" w:sz="0" w:space="0" w:color="auto"/>
                <w:bottom w:val="none" w:sz="0" w:space="0" w:color="auto"/>
                <w:right w:val="none" w:sz="0" w:space="0" w:color="auto"/>
              </w:divBdr>
            </w:div>
            <w:div w:id="887498632">
              <w:marLeft w:val="0"/>
              <w:marRight w:val="0"/>
              <w:marTop w:val="0"/>
              <w:marBottom w:val="0"/>
              <w:divBdr>
                <w:top w:val="none" w:sz="0" w:space="0" w:color="auto"/>
                <w:left w:val="none" w:sz="0" w:space="0" w:color="auto"/>
                <w:bottom w:val="none" w:sz="0" w:space="0" w:color="auto"/>
                <w:right w:val="none" w:sz="0" w:space="0" w:color="auto"/>
              </w:divBdr>
            </w:div>
            <w:div w:id="939751843">
              <w:marLeft w:val="0"/>
              <w:marRight w:val="0"/>
              <w:marTop w:val="0"/>
              <w:marBottom w:val="0"/>
              <w:divBdr>
                <w:top w:val="none" w:sz="0" w:space="0" w:color="auto"/>
                <w:left w:val="none" w:sz="0" w:space="0" w:color="auto"/>
                <w:bottom w:val="none" w:sz="0" w:space="0" w:color="auto"/>
                <w:right w:val="none" w:sz="0" w:space="0" w:color="auto"/>
              </w:divBdr>
            </w:div>
            <w:div w:id="1125849010">
              <w:marLeft w:val="0"/>
              <w:marRight w:val="0"/>
              <w:marTop w:val="0"/>
              <w:marBottom w:val="0"/>
              <w:divBdr>
                <w:top w:val="none" w:sz="0" w:space="0" w:color="auto"/>
                <w:left w:val="none" w:sz="0" w:space="0" w:color="auto"/>
                <w:bottom w:val="none" w:sz="0" w:space="0" w:color="auto"/>
                <w:right w:val="none" w:sz="0" w:space="0" w:color="auto"/>
              </w:divBdr>
            </w:div>
            <w:div w:id="1165128422">
              <w:marLeft w:val="0"/>
              <w:marRight w:val="0"/>
              <w:marTop w:val="0"/>
              <w:marBottom w:val="0"/>
              <w:divBdr>
                <w:top w:val="none" w:sz="0" w:space="0" w:color="auto"/>
                <w:left w:val="none" w:sz="0" w:space="0" w:color="auto"/>
                <w:bottom w:val="none" w:sz="0" w:space="0" w:color="auto"/>
                <w:right w:val="none" w:sz="0" w:space="0" w:color="auto"/>
              </w:divBdr>
            </w:div>
            <w:div w:id="1769503578">
              <w:marLeft w:val="0"/>
              <w:marRight w:val="0"/>
              <w:marTop w:val="0"/>
              <w:marBottom w:val="0"/>
              <w:divBdr>
                <w:top w:val="none" w:sz="0" w:space="0" w:color="auto"/>
                <w:left w:val="none" w:sz="0" w:space="0" w:color="auto"/>
                <w:bottom w:val="none" w:sz="0" w:space="0" w:color="auto"/>
                <w:right w:val="none" w:sz="0" w:space="0" w:color="auto"/>
              </w:divBdr>
            </w:div>
            <w:div w:id="1908612621">
              <w:marLeft w:val="0"/>
              <w:marRight w:val="0"/>
              <w:marTop w:val="0"/>
              <w:marBottom w:val="0"/>
              <w:divBdr>
                <w:top w:val="none" w:sz="0" w:space="0" w:color="auto"/>
                <w:left w:val="none" w:sz="0" w:space="0" w:color="auto"/>
                <w:bottom w:val="none" w:sz="0" w:space="0" w:color="auto"/>
                <w:right w:val="none" w:sz="0" w:space="0" w:color="auto"/>
              </w:divBdr>
            </w:div>
            <w:div w:id="1938245970">
              <w:marLeft w:val="0"/>
              <w:marRight w:val="0"/>
              <w:marTop w:val="0"/>
              <w:marBottom w:val="0"/>
              <w:divBdr>
                <w:top w:val="none" w:sz="0" w:space="0" w:color="auto"/>
                <w:left w:val="none" w:sz="0" w:space="0" w:color="auto"/>
                <w:bottom w:val="none" w:sz="0" w:space="0" w:color="auto"/>
                <w:right w:val="none" w:sz="0" w:space="0" w:color="auto"/>
              </w:divBdr>
            </w:div>
          </w:divsChild>
        </w:div>
        <w:div w:id="1017854915">
          <w:marLeft w:val="0"/>
          <w:marRight w:val="0"/>
          <w:marTop w:val="0"/>
          <w:marBottom w:val="0"/>
          <w:divBdr>
            <w:top w:val="none" w:sz="0" w:space="0" w:color="auto"/>
            <w:left w:val="none" w:sz="0" w:space="0" w:color="auto"/>
            <w:bottom w:val="none" w:sz="0" w:space="0" w:color="auto"/>
            <w:right w:val="none" w:sz="0" w:space="0" w:color="auto"/>
          </w:divBdr>
          <w:divsChild>
            <w:div w:id="162547075">
              <w:marLeft w:val="0"/>
              <w:marRight w:val="0"/>
              <w:marTop w:val="0"/>
              <w:marBottom w:val="0"/>
              <w:divBdr>
                <w:top w:val="none" w:sz="0" w:space="0" w:color="auto"/>
                <w:left w:val="none" w:sz="0" w:space="0" w:color="auto"/>
                <w:bottom w:val="none" w:sz="0" w:space="0" w:color="auto"/>
                <w:right w:val="none" w:sz="0" w:space="0" w:color="auto"/>
              </w:divBdr>
            </w:div>
            <w:div w:id="267665190">
              <w:marLeft w:val="0"/>
              <w:marRight w:val="0"/>
              <w:marTop w:val="0"/>
              <w:marBottom w:val="0"/>
              <w:divBdr>
                <w:top w:val="none" w:sz="0" w:space="0" w:color="auto"/>
                <w:left w:val="none" w:sz="0" w:space="0" w:color="auto"/>
                <w:bottom w:val="none" w:sz="0" w:space="0" w:color="auto"/>
                <w:right w:val="none" w:sz="0" w:space="0" w:color="auto"/>
              </w:divBdr>
            </w:div>
            <w:div w:id="415858435">
              <w:marLeft w:val="0"/>
              <w:marRight w:val="0"/>
              <w:marTop w:val="0"/>
              <w:marBottom w:val="0"/>
              <w:divBdr>
                <w:top w:val="none" w:sz="0" w:space="0" w:color="auto"/>
                <w:left w:val="none" w:sz="0" w:space="0" w:color="auto"/>
                <w:bottom w:val="none" w:sz="0" w:space="0" w:color="auto"/>
                <w:right w:val="none" w:sz="0" w:space="0" w:color="auto"/>
              </w:divBdr>
            </w:div>
            <w:div w:id="581717052">
              <w:marLeft w:val="0"/>
              <w:marRight w:val="0"/>
              <w:marTop w:val="0"/>
              <w:marBottom w:val="0"/>
              <w:divBdr>
                <w:top w:val="none" w:sz="0" w:space="0" w:color="auto"/>
                <w:left w:val="none" w:sz="0" w:space="0" w:color="auto"/>
                <w:bottom w:val="none" w:sz="0" w:space="0" w:color="auto"/>
                <w:right w:val="none" w:sz="0" w:space="0" w:color="auto"/>
              </w:divBdr>
            </w:div>
            <w:div w:id="637614683">
              <w:marLeft w:val="0"/>
              <w:marRight w:val="0"/>
              <w:marTop w:val="0"/>
              <w:marBottom w:val="0"/>
              <w:divBdr>
                <w:top w:val="none" w:sz="0" w:space="0" w:color="auto"/>
                <w:left w:val="none" w:sz="0" w:space="0" w:color="auto"/>
                <w:bottom w:val="none" w:sz="0" w:space="0" w:color="auto"/>
                <w:right w:val="none" w:sz="0" w:space="0" w:color="auto"/>
              </w:divBdr>
            </w:div>
            <w:div w:id="674694403">
              <w:marLeft w:val="0"/>
              <w:marRight w:val="0"/>
              <w:marTop w:val="0"/>
              <w:marBottom w:val="0"/>
              <w:divBdr>
                <w:top w:val="none" w:sz="0" w:space="0" w:color="auto"/>
                <w:left w:val="none" w:sz="0" w:space="0" w:color="auto"/>
                <w:bottom w:val="none" w:sz="0" w:space="0" w:color="auto"/>
                <w:right w:val="none" w:sz="0" w:space="0" w:color="auto"/>
              </w:divBdr>
            </w:div>
            <w:div w:id="760951112">
              <w:marLeft w:val="0"/>
              <w:marRight w:val="0"/>
              <w:marTop w:val="0"/>
              <w:marBottom w:val="0"/>
              <w:divBdr>
                <w:top w:val="none" w:sz="0" w:space="0" w:color="auto"/>
                <w:left w:val="none" w:sz="0" w:space="0" w:color="auto"/>
                <w:bottom w:val="none" w:sz="0" w:space="0" w:color="auto"/>
                <w:right w:val="none" w:sz="0" w:space="0" w:color="auto"/>
              </w:divBdr>
            </w:div>
            <w:div w:id="879974160">
              <w:marLeft w:val="0"/>
              <w:marRight w:val="0"/>
              <w:marTop w:val="0"/>
              <w:marBottom w:val="0"/>
              <w:divBdr>
                <w:top w:val="none" w:sz="0" w:space="0" w:color="auto"/>
                <w:left w:val="none" w:sz="0" w:space="0" w:color="auto"/>
                <w:bottom w:val="none" w:sz="0" w:space="0" w:color="auto"/>
                <w:right w:val="none" w:sz="0" w:space="0" w:color="auto"/>
              </w:divBdr>
            </w:div>
            <w:div w:id="1029112804">
              <w:marLeft w:val="0"/>
              <w:marRight w:val="0"/>
              <w:marTop w:val="0"/>
              <w:marBottom w:val="0"/>
              <w:divBdr>
                <w:top w:val="none" w:sz="0" w:space="0" w:color="auto"/>
                <w:left w:val="none" w:sz="0" w:space="0" w:color="auto"/>
                <w:bottom w:val="none" w:sz="0" w:space="0" w:color="auto"/>
                <w:right w:val="none" w:sz="0" w:space="0" w:color="auto"/>
              </w:divBdr>
            </w:div>
            <w:div w:id="1102719973">
              <w:marLeft w:val="0"/>
              <w:marRight w:val="0"/>
              <w:marTop w:val="0"/>
              <w:marBottom w:val="0"/>
              <w:divBdr>
                <w:top w:val="none" w:sz="0" w:space="0" w:color="auto"/>
                <w:left w:val="none" w:sz="0" w:space="0" w:color="auto"/>
                <w:bottom w:val="none" w:sz="0" w:space="0" w:color="auto"/>
                <w:right w:val="none" w:sz="0" w:space="0" w:color="auto"/>
              </w:divBdr>
            </w:div>
            <w:div w:id="1237281477">
              <w:marLeft w:val="0"/>
              <w:marRight w:val="0"/>
              <w:marTop w:val="0"/>
              <w:marBottom w:val="0"/>
              <w:divBdr>
                <w:top w:val="none" w:sz="0" w:space="0" w:color="auto"/>
                <w:left w:val="none" w:sz="0" w:space="0" w:color="auto"/>
                <w:bottom w:val="none" w:sz="0" w:space="0" w:color="auto"/>
                <w:right w:val="none" w:sz="0" w:space="0" w:color="auto"/>
              </w:divBdr>
            </w:div>
            <w:div w:id="1329597437">
              <w:marLeft w:val="0"/>
              <w:marRight w:val="0"/>
              <w:marTop w:val="0"/>
              <w:marBottom w:val="0"/>
              <w:divBdr>
                <w:top w:val="none" w:sz="0" w:space="0" w:color="auto"/>
                <w:left w:val="none" w:sz="0" w:space="0" w:color="auto"/>
                <w:bottom w:val="none" w:sz="0" w:space="0" w:color="auto"/>
                <w:right w:val="none" w:sz="0" w:space="0" w:color="auto"/>
              </w:divBdr>
            </w:div>
            <w:div w:id="1343045509">
              <w:marLeft w:val="0"/>
              <w:marRight w:val="0"/>
              <w:marTop w:val="0"/>
              <w:marBottom w:val="0"/>
              <w:divBdr>
                <w:top w:val="none" w:sz="0" w:space="0" w:color="auto"/>
                <w:left w:val="none" w:sz="0" w:space="0" w:color="auto"/>
                <w:bottom w:val="none" w:sz="0" w:space="0" w:color="auto"/>
                <w:right w:val="none" w:sz="0" w:space="0" w:color="auto"/>
              </w:divBdr>
            </w:div>
            <w:div w:id="1448621999">
              <w:marLeft w:val="0"/>
              <w:marRight w:val="0"/>
              <w:marTop w:val="0"/>
              <w:marBottom w:val="0"/>
              <w:divBdr>
                <w:top w:val="none" w:sz="0" w:space="0" w:color="auto"/>
                <w:left w:val="none" w:sz="0" w:space="0" w:color="auto"/>
                <w:bottom w:val="none" w:sz="0" w:space="0" w:color="auto"/>
                <w:right w:val="none" w:sz="0" w:space="0" w:color="auto"/>
              </w:divBdr>
            </w:div>
            <w:div w:id="1502893178">
              <w:marLeft w:val="0"/>
              <w:marRight w:val="0"/>
              <w:marTop w:val="0"/>
              <w:marBottom w:val="0"/>
              <w:divBdr>
                <w:top w:val="none" w:sz="0" w:space="0" w:color="auto"/>
                <w:left w:val="none" w:sz="0" w:space="0" w:color="auto"/>
                <w:bottom w:val="none" w:sz="0" w:space="0" w:color="auto"/>
                <w:right w:val="none" w:sz="0" w:space="0" w:color="auto"/>
              </w:divBdr>
            </w:div>
            <w:div w:id="1509561965">
              <w:marLeft w:val="0"/>
              <w:marRight w:val="0"/>
              <w:marTop w:val="0"/>
              <w:marBottom w:val="0"/>
              <w:divBdr>
                <w:top w:val="none" w:sz="0" w:space="0" w:color="auto"/>
                <w:left w:val="none" w:sz="0" w:space="0" w:color="auto"/>
                <w:bottom w:val="none" w:sz="0" w:space="0" w:color="auto"/>
                <w:right w:val="none" w:sz="0" w:space="0" w:color="auto"/>
              </w:divBdr>
            </w:div>
            <w:div w:id="1529828039">
              <w:marLeft w:val="0"/>
              <w:marRight w:val="0"/>
              <w:marTop w:val="0"/>
              <w:marBottom w:val="0"/>
              <w:divBdr>
                <w:top w:val="none" w:sz="0" w:space="0" w:color="auto"/>
                <w:left w:val="none" w:sz="0" w:space="0" w:color="auto"/>
                <w:bottom w:val="none" w:sz="0" w:space="0" w:color="auto"/>
                <w:right w:val="none" w:sz="0" w:space="0" w:color="auto"/>
              </w:divBdr>
            </w:div>
            <w:div w:id="1630628281">
              <w:marLeft w:val="0"/>
              <w:marRight w:val="0"/>
              <w:marTop w:val="0"/>
              <w:marBottom w:val="0"/>
              <w:divBdr>
                <w:top w:val="none" w:sz="0" w:space="0" w:color="auto"/>
                <w:left w:val="none" w:sz="0" w:space="0" w:color="auto"/>
                <w:bottom w:val="none" w:sz="0" w:space="0" w:color="auto"/>
                <w:right w:val="none" w:sz="0" w:space="0" w:color="auto"/>
              </w:divBdr>
            </w:div>
            <w:div w:id="1697273101">
              <w:marLeft w:val="0"/>
              <w:marRight w:val="0"/>
              <w:marTop w:val="0"/>
              <w:marBottom w:val="0"/>
              <w:divBdr>
                <w:top w:val="none" w:sz="0" w:space="0" w:color="auto"/>
                <w:left w:val="none" w:sz="0" w:space="0" w:color="auto"/>
                <w:bottom w:val="none" w:sz="0" w:space="0" w:color="auto"/>
                <w:right w:val="none" w:sz="0" w:space="0" w:color="auto"/>
              </w:divBdr>
            </w:div>
            <w:div w:id="1761875362">
              <w:marLeft w:val="0"/>
              <w:marRight w:val="0"/>
              <w:marTop w:val="0"/>
              <w:marBottom w:val="0"/>
              <w:divBdr>
                <w:top w:val="none" w:sz="0" w:space="0" w:color="auto"/>
                <w:left w:val="none" w:sz="0" w:space="0" w:color="auto"/>
                <w:bottom w:val="none" w:sz="0" w:space="0" w:color="auto"/>
                <w:right w:val="none" w:sz="0" w:space="0" w:color="auto"/>
              </w:divBdr>
            </w:div>
          </w:divsChild>
        </w:div>
        <w:div w:id="1059551906">
          <w:marLeft w:val="0"/>
          <w:marRight w:val="0"/>
          <w:marTop w:val="0"/>
          <w:marBottom w:val="0"/>
          <w:divBdr>
            <w:top w:val="none" w:sz="0" w:space="0" w:color="auto"/>
            <w:left w:val="none" w:sz="0" w:space="0" w:color="auto"/>
            <w:bottom w:val="none" w:sz="0" w:space="0" w:color="auto"/>
            <w:right w:val="none" w:sz="0" w:space="0" w:color="auto"/>
          </w:divBdr>
          <w:divsChild>
            <w:div w:id="1334260434">
              <w:marLeft w:val="-75"/>
              <w:marRight w:val="0"/>
              <w:marTop w:val="30"/>
              <w:marBottom w:val="30"/>
              <w:divBdr>
                <w:top w:val="none" w:sz="0" w:space="0" w:color="auto"/>
                <w:left w:val="none" w:sz="0" w:space="0" w:color="auto"/>
                <w:bottom w:val="none" w:sz="0" w:space="0" w:color="auto"/>
                <w:right w:val="none" w:sz="0" w:space="0" w:color="auto"/>
              </w:divBdr>
              <w:divsChild>
                <w:div w:id="25520770">
                  <w:marLeft w:val="0"/>
                  <w:marRight w:val="0"/>
                  <w:marTop w:val="0"/>
                  <w:marBottom w:val="0"/>
                  <w:divBdr>
                    <w:top w:val="none" w:sz="0" w:space="0" w:color="auto"/>
                    <w:left w:val="none" w:sz="0" w:space="0" w:color="auto"/>
                    <w:bottom w:val="none" w:sz="0" w:space="0" w:color="auto"/>
                    <w:right w:val="none" w:sz="0" w:space="0" w:color="auto"/>
                  </w:divBdr>
                  <w:divsChild>
                    <w:div w:id="373968631">
                      <w:marLeft w:val="0"/>
                      <w:marRight w:val="0"/>
                      <w:marTop w:val="0"/>
                      <w:marBottom w:val="0"/>
                      <w:divBdr>
                        <w:top w:val="none" w:sz="0" w:space="0" w:color="auto"/>
                        <w:left w:val="none" w:sz="0" w:space="0" w:color="auto"/>
                        <w:bottom w:val="none" w:sz="0" w:space="0" w:color="auto"/>
                        <w:right w:val="none" w:sz="0" w:space="0" w:color="auto"/>
                      </w:divBdr>
                    </w:div>
                  </w:divsChild>
                </w:div>
                <w:div w:id="78063067">
                  <w:marLeft w:val="0"/>
                  <w:marRight w:val="0"/>
                  <w:marTop w:val="0"/>
                  <w:marBottom w:val="0"/>
                  <w:divBdr>
                    <w:top w:val="none" w:sz="0" w:space="0" w:color="auto"/>
                    <w:left w:val="none" w:sz="0" w:space="0" w:color="auto"/>
                    <w:bottom w:val="none" w:sz="0" w:space="0" w:color="auto"/>
                    <w:right w:val="none" w:sz="0" w:space="0" w:color="auto"/>
                  </w:divBdr>
                  <w:divsChild>
                    <w:div w:id="858348897">
                      <w:marLeft w:val="0"/>
                      <w:marRight w:val="0"/>
                      <w:marTop w:val="0"/>
                      <w:marBottom w:val="0"/>
                      <w:divBdr>
                        <w:top w:val="none" w:sz="0" w:space="0" w:color="auto"/>
                        <w:left w:val="none" w:sz="0" w:space="0" w:color="auto"/>
                        <w:bottom w:val="none" w:sz="0" w:space="0" w:color="auto"/>
                        <w:right w:val="none" w:sz="0" w:space="0" w:color="auto"/>
                      </w:divBdr>
                    </w:div>
                  </w:divsChild>
                </w:div>
                <w:div w:id="252708283">
                  <w:marLeft w:val="0"/>
                  <w:marRight w:val="0"/>
                  <w:marTop w:val="0"/>
                  <w:marBottom w:val="0"/>
                  <w:divBdr>
                    <w:top w:val="none" w:sz="0" w:space="0" w:color="auto"/>
                    <w:left w:val="none" w:sz="0" w:space="0" w:color="auto"/>
                    <w:bottom w:val="none" w:sz="0" w:space="0" w:color="auto"/>
                    <w:right w:val="none" w:sz="0" w:space="0" w:color="auto"/>
                  </w:divBdr>
                  <w:divsChild>
                    <w:div w:id="835420092">
                      <w:marLeft w:val="0"/>
                      <w:marRight w:val="0"/>
                      <w:marTop w:val="0"/>
                      <w:marBottom w:val="0"/>
                      <w:divBdr>
                        <w:top w:val="none" w:sz="0" w:space="0" w:color="auto"/>
                        <w:left w:val="none" w:sz="0" w:space="0" w:color="auto"/>
                        <w:bottom w:val="none" w:sz="0" w:space="0" w:color="auto"/>
                        <w:right w:val="none" w:sz="0" w:space="0" w:color="auto"/>
                      </w:divBdr>
                    </w:div>
                  </w:divsChild>
                </w:div>
                <w:div w:id="400444173">
                  <w:marLeft w:val="0"/>
                  <w:marRight w:val="0"/>
                  <w:marTop w:val="0"/>
                  <w:marBottom w:val="0"/>
                  <w:divBdr>
                    <w:top w:val="none" w:sz="0" w:space="0" w:color="auto"/>
                    <w:left w:val="none" w:sz="0" w:space="0" w:color="auto"/>
                    <w:bottom w:val="none" w:sz="0" w:space="0" w:color="auto"/>
                    <w:right w:val="none" w:sz="0" w:space="0" w:color="auto"/>
                  </w:divBdr>
                  <w:divsChild>
                    <w:div w:id="882905914">
                      <w:marLeft w:val="0"/>
                      <w:marRight w:val="0"/>
                      <w:marTop w:val="0"/>
                      <w:marBottom w:val="0"/>
                      <w:divBdr>
                        <w:top w:val="none" w:sz="0" w:space="0" w:color="auto"/>
                        <w:left w:val="none" w:sz="0" w:space="0" w:color="auto"/>
                        <w:bottom w:val="none" w:sz="0" w:space="0" w:color="auto"/>
                        <w:right w:val="none" w:sz="0" w:space="0" w:color="auto"/>
                      </w:divBdr>
                    </w:div>
                  </w:divsChild>
                </w:div>
                <w:div w:id="417095650">
                  <w:marLeft w:val="0"/>
                  <w:marRight w:val="0"/>
                  <w:marTop w:val="0"/>
                  <w:marBottom w:val="0"/>
                  <w:divBdr>
                    <w:top w:val="none" w:sz="0" w:space="0" w:color="auto"/>
                    <w:left w:val="none" w:sz="0" w:space="0" w:color="auto"/>
                    <w:bottom w:val="none" w:sz="0" w:space="0" w:color="auto"/>
                    <w:right w:val="none" w:sz="0" w:space="0" w:color="auto"/>
                  </w:divBdr>
                  <w:divsChild>
                    <w:div w:id="47724602">
                      <w:marLeft w:val="0"/>
                      <w:marRight w:val="0"/>
                      <w:marTop w:val="0"/>
                      <w:marBottom w:val="0"/>
                      <w:divBdr>
                        <w:top w:val="none" w:sz="0" w:space="0" w:color="auto"/>
                        <w:left w:val="none" w:sz="0" w:space="0" w:color="auto"/>
                        <w:bottom w:val="none" w:sz="0" w:space="0" w:color="auto"/>
                        <w:right w:val="none" w:sz="0" w:space="0" w:color="auto"/>
                      </w:divBdr>
                    </w:div>
                  </w:divsChild>
                </w:div>
                <w:div w:id="442726452">
                  <w:marLeft w:val="0"/>
                  <w:marRight w:val="0"/>
                  <w:marTop w:val="0"/>
                  <w:marBottom w:val="0"/>
                  <w:divBdr>
                    <w:top w:val="none" w:sz="0" w:space="0" w:color="auto"/>
                    <w:left w:val="none" w:sz="0" w:space="0" w:color="auto"/>
                    <w:bottom w:val="none" w:sz="0" w:space="0" w:color="auto"/>
                    <w:right w:val="none" w:sz="0" w:space="0" w:color="auto"/>
                  </w:divBdr>
                  <w:divsChild>
                    <w:div w:id="970592434">
                      <w:marLeft w:val="0"/>
                      <w:marRight w:val="0"/>
                      <w:marTop w:val="0"/>
                      <w:marBottom w:val="0"/>
                      <w:divBdr>
                        <w:top w:val="none" w:sz="0" w:space="0" w:color="auto"/>
                        <w:left w:val="none" w:sz="0" w:space="0" w:color="auto"/>
                        <w:bottom w:val="none" w:sz="0" w:space="0" w:color="auto"/>
                        <w:right w:val="none" w:sz="0" w:space="0" w:color="auto"/>
                      </w:divBdr>
                    </w:div>
                  </w:divsChild>
                </w:div>
                <w:div w:id="484319656">
                  <w:marLeft w:val="0"/>
                  <w:marRight w:val="0"/>
                  <w:marTop w:val="0"/>
                  <w:marBottom w:val="0"/>
                  <w:divBdr>
                    <w:top w:val="none" w:sz="0" w:space="0" w:color="auto"/>
                    <w:left w:val="none" w:sz="0" w:space="0" w:color="auto"/>
                    <w:bottom w:val="none" w:sz="0" w:space="0" w:color="auto"/>
                    <w:right w:val="none" w:sz="0" w:space="0" w:color="auto"/>
                  </w:divBdr>
                  <w:divsChild>
                    <w:div w:id="1215194597">
                      <w:marLeft w:val="0"/>
                      <w:marRight w:val="0"/>
                      <w:marTop w:val="0"/>
                      <w:marBottom w:val="0"/>
                      <w:divBdr>
                        <w:top w:val="none" w:sz="0" w:space="0" w:color="auto"/>
                        <w:left w:val="none" w:sz="0" w:space="0" w:color="auto"/>
                        <w:bottom w:val="none" w:sz="0" w:space="0" w:color="auto"/>
                        <w:right w:val="none" w:sz="0" w:space="0" w:color="auto"/>
                      </w:divBdr>
                    </w:div>
                  </w:divsChild>
                </w:div>
                <w:div w:id="507986837">
                  <w:marLeft w:val="0"/>
                  <w:marRight w:val="0"/>
                  <w:marTop w:val="0"/>
                  <w:marBottom w:val="0"/>
                  <w:divBdr>
                    <w:top w:val="none" w:sz="0" w:space="0" w:color="auto"/>
                    <w:left w:val="none" w:sz="0" w:space="0" w:color="auto"/>
                    <w:bottom w:val="none" w:sz="0" w:space="0" w:color="auto"/>
                    <w:right w:val="none" w:sz="0" w:space="0" w:color="auto"/>
                  </w:divBdr>
                  <w:divsChild>
                    <w:div w:id="1605838798">
                      <w:marLeft w:val="0"/>
                      <w:marRight w:val="0"/>
                      <w:marTop w:val="0"/>
                      <w:marBottom w:val="0"/>
                      <w:divBdr>
                        <w:top w:val="none" w:sz="0" w:space="0" w:color="auto"/>
                        <w:left w:val="none" w:sz="0" w:space="0" w:color="auto"/>
                        <w:bottom w:val="none" w:sz="0" w:space="0" w:color="auto"/>
                        <w:right w:val="none" w:sz="0" w:space="0" w:color="auto"/>
                      </w:divBdr>
                    </w:div>
                  </w:divsChild>
                </w:div>
                <w:div w:id="513227233">
                  <w:marLeft w:val="0"/>
                  <w:marRight w:val="0"/>
                  <w:marTop w:val="0"/>
                  <w:marBottom w:val="0"/>
                  <w:divBdr>
                    <w:top w:val="none" w:sz="0" w:space="0" w:color="auto"/>
                    <w:left w:val="none" w:sz="0" w:space="0" w:color="auto"/>
                    <w:bottom w:val="none" w:sz="0" w:space="0" w:color="auto"/>
                    <w:right w:val="none" w:sz="0" w:space="0" w:color="auto"/>
                  </w:divBdr>
                  <w:divsChild>
                    <w:div w:id="1177159361">
                      <w:marLeft w:val="0"/>
                      <w:marRight w:val="0"/>
                      <w:marTop w:val="0"/>
                      <w:marBottom w:val="0"/>
                      <w:divBdr>
                        <w:top w:val="none" w:sz="0" w:space="0" w:color="auto"/>
                        <w:left w:val="none" w:sz="0" w:space="0" w:color="auto"/>
                        <w:bottom w:val="none" w:sz="0" w:space="0" w:color="auto"/>
                        <w:right w:val="none" w:sz="0" w:space="0" w:color="auto"/>
                      </w:divBdr>
                    </w:div>
                  </w:divsChild>
                </w:div>
                <w:div w:id="520708912">
                  <w:marLeft w:val="0"/>
                  <w:marRight w:val="0"/>
                  <w:marTop w:val="0"/>
                  <w:marBottom w:val="0"/>
                  <w:divBdr>
                    <w:top w:val="none" w:sz="0" w:space="0" w:color="auto"/>
                    <w:left w:val="none" w:sz="0" w:space="0" w:color="auto"/>
                    <w:bottom w:val="none" w:sz="0" w:space="0" w:color="auto"/>
                    <w:right w:val="none" w:sz="0" w:space="0" w:color="auto"/>
                  </w:divBdr>
                  <w:divsChild>
                    <w:div w:id="1009412651">
                      <w:marLeft w:val="0"/>
                      <w:marRight w:val="0"/>
                      <w:marTop w:val="0"/>
                      <w:marBottom w:val="0"/>
                      <w:divBdr>
                        <w:top w:val="none" w:sz="0" w:space="0" w:color="auto"/>
                        <w:left w:val="none" w:sz="0" w:space="0" w:color="auto"/>
                        <w:bottom w:val="none" w:sz="0" w:space="0" w:color="auto"/>
                        <w:right w:val="none" w:sz="0" w:space="0" w:color="auto"/>
                      </w:divBdr>
                    </w:div>
                  </w:divsChild>
                </w:div>
                <w:div w:id="573275452">
                  <w:marLeft w:val="0"/>
                  <w:marRight w:val="0"/>
                  <w:marTop w:val="0"/>
                  <w:marBottom w:val="0"/>
                  <w:divBdr>
                    <w:top w:val="none" w:sz="0" w:space="0" w:color="auto"/>
                    <w:left w:val="none" w:sz="0" w:space="0" w:color="auto"/>
                    <w:bottom w:val="none" w:sz="0" w:space="0" w:color="auto"/>
                    <w:right w:val="none" w:sz="0" w:space="0" w:color="auto"/>
                  </w:divBdr>
                  <w:divsChild>
                    <w:div w:id="1243760379">
                      <w:marLeft w:val="0"/>
                      <w:marRight w:val="0"/>
                      <w:marTop w:val="0"/>
                      <w:marBottom w:val="0"/>
                      <w:divBdr>
                        <w:top w:val="none" w:sz="0" w:space="0" w:color="auto"/>
                        <w:left w:val="none" w:sz="0" w:space="0" w:color="auto"/>
                        <w:bottom w:val="none" w:sz="0" w:space="0" w:color="auto"/>
                        <w:right w:val="none" w:sz="0" w:space="0" w:color="auto"/>
                      </w:divBdr>
                    </w:div>
                  </w:divsChild>
                </w:div>
                <w:div w:id="682827716">
                  <w:marLeft w:val="0"/>
                  <w:marRight w:val="0"/>
                  <w:marTop w:val="0"/>
                  <w:marBottom w:val="0"/>
                  <w:divBdr>
                    <w:top w:val="none" w:sz="0" w:space="0" w:color="auto"/>
                    <w:left w:val="none" w:sz="0" w:space="0" w:color="auto"/>
                    <w:bottom w:val="none" w:sz="0" w:space="0" w:color="auto"/>
                    <w:right w:val="none" w:sz="0" w:space="0" w:color="auto"/>
                  </w:divBdr>
                  <w:divsChild>
                    <w:div w:id="700663831">
                      <w:marLeft w:val="0"/>
                      <w:marRight w:val="0"/>
                      <w:marTop w:val="0"/>
                      <w:marBottom w:val="0"/>
                      <w:divBdr>
                        <w:top w:val="none" w:sz="0" w:space="0" w:color="auto"/>
                        <w:left w:val="none" w:sz="0" w:space="0" w:color="auto"/>
                        <w:bottom w:val="none" w:sz="0" w:space="0" w:color="auto"/>
                        <w:right w:val="none" w:sz="0" w:space="0" w:color="auto"/>
                      </w:divBdr>
                    </w:div>
                  </w:divsChild>
                </w:div>
                <w:div w:id="762382191">
                  <w:marLeft w:val="0"/>
                  <w:marRight w:val="0"/>
                  <w:marTop w:val="0"/>
                  <w:marBottom w:val="0"/>
                  <w:divBdr>
                    <w:top w:val="none" w:sz="0" w:space="0" w:color="auto"/>
                    <w:left w:val="none" w:sz="0" w:space="0" w:color="auto"/>
                    <w:bottom w:val="none" w:sz="0" w:space="0" w:color="auto"/>
                    <w:right w:val="none" w:sz="0" w:space="0" w:color="auto"/>
                  </w:divBdr>
                  <w:divsChild>
                    <w:div w:id="802193401">
                      <w:marLeft w:val="0"/>
                      <w:marRight w:val="0"/>
                      <w:marTop w:val="0"/>
                      <w:marBottom w:val="0"/>
                      <w:divBdr>
                        <w:top w:val="none" w:sz="0" w:space="0" w:color="auto"/>
                        <w:left w:val="none" w:sz="0" w:space="0" w:color="auto"/>
                        <w:bottom w:val="none" w:sz="0" w:space="0" w:color="auto"/>
                        <w:right w:val="none" w:sz="0" w:space="0" w:color="auto"/>
                      </w:divBdr>
                    </w:div>
                  </w:divsChild>
                </w:div>
                <w:div w:id="1019085359">
                  <w:marLeft w:val="0"/>
                  <w:marRight w:val="0"/>
                  <w:marTop w:val="0"/>
                  <w:marBottom w:val="0"/>
                  <w:divBdr>
                    <w:top w:val="none" w:sz="0" w:space="0" w:color="auto"/>
                    <w:left w:val="none" w:sz="0" w:space="0" w:color="auto"/>
                    <w:bottom w:val="none" w:sz="0" w:space="0" w:color="auto"/>
                    <w:right w:val="none" w:sz="0" w:space="0" w:color="auto"/>
                  </w:divBdr>
                  <w:divsChild>
                    <w:div w:id="96606685">
                      <w:marLeft w:val="0"/>
                      <w:marRight w:val="0"/>
                      <w:marTop w:val="0"/>
                      <w:marBottom w:val="0"/>
                      <w:divBdr>
                        <w:top w:val="none" w:sz="0" w:space="0" w:color="auto"/>
                        <w:left w:val="none" w:sz="0" w:space="0" w:color="auto"/>
                        <w:bottom w:val="none" w:sz="0" w:space="0" w:color="auto"/>
                        <w:right w:val="none" w:sz="0" w:space="0" w:color="auto"/>
                      </w:divBdr>
                    </w:div>
                  </w:divsChild>
                </w:div>
                <w:div w:id="1085685913">
                  <w:marLeft w:val="0"/>
                  <w:marRight w:val="0"/>
                  <w:marTop w:val="0"/>
                  <w:marBottom w:val="0"/>
                  <w:divBdr>
                    <w:top w:val="none" w:sz="0" w:space="0" w:color="auto"/>
                    <w:left w:val="none" w:sz="0" w:space="0" w:color="auto"/>
                    <w:bottom w:val="none" w:sz="0" w:space="0" w:color="auto"/>
                    <w:right w:val="none" w:sz="0" w:space="0" w:color="auto"/>
                  </w:divBdr>
                  <w:divsChild>
                    <w:div w:id="250480135">
                      <w:marLeft w:val="0"/>
                      <w:marRight w:val="0"/>
                      <w:marTop w:val="0"/>
                      <w:marBottom w:val="0"/>
                      <w:divBdr>
                        <w:top w:val="none" w:sz="0" w:space="0" w:color="auto"/>
                        <w:left w:val="none" w:sz="0" w:space="0" w:color="auto"/>
                        <w:bottom w:val="none" w:sz="0" w:space="0" w:color="auto"/>
                        <w:right w:val="none" w:sz="0" w:space="0" w:color="auto"/>
                      </w:divBdr>
                    </w:div>
                  </w:divsChild>
                </w:div>
                <w:div w:id="1191796799">
                  <w:marLeft w:val="0"/>
                  <w:marRight w:val="0"/>
                  <w:marTop w:val="0"/>
                  <w:marBottom w:val="0"/>
                  <w:divBdr>
                    <w:top w:val="none" w:sz="0" w:space="0" w:color="auto"/>
                    <w:left w:val="none" w:sz="0" w:space="0" w:color="auto"/>
                    <w:bottom w:val="none" w:sz="0" w:space="0" w:color="auto"/>
                    <w:right w:val="none" w:sz="0" w:space="0" w:color="auto"/>
                  </w:divBdr>
                  <w:divsChild>
                    <w:div w:id="422805074">
                      <w:marLeft w:val="0"/>
                      <w:marRight w:val="0"/>
                      <w:marTop w:val="0"/>
                      <w:marBottom w:val="0"/>
                      <w:divBdr>
                        <w:top w:val="none" w:sz="0" w:space="0" w:color="auto"/>
                        <w:left w:val="none" w:sz="0" w:space="0" w:color="auto"/>
                        <w:bottom w:val="none" w:sz="0" w:space="0" w:color="auto"/>
                        <w:right w:val="none" w:sz="0" w:space="0" w:color="auto"/>
                      </w:divBdr>
                    </w:div>
                  </w:divsChild>
                </w:div>
                <w:div w:id="1267077071">
                  <w:marLeft w:val="0"/>
                  <w:marRight w:val="0"/>
                  <w:marTop w:val="0"/>
                  <w:marBottom w:val="0"/>
                  <w:divBdr>
                    <w:top w:val="none" w:sz="0" w:space="0" w:color="auto"/>
                    <w:left w:val="none" w:sz="0" w:space="0" w:color="auto"/>
                    <w:bottom w:val="none" w:sz="0" w:space="0" w:color="auto"/>
                    <w:right w:val="none" w:sz="0" w:space="0" w:color="auto"/>
                  </w:divBdr>
                  <w:divsChild>
                    <w:div w:id="1464809304">
                      <w:marLeft w:val="0"/>
                      <w:marRight w:val="0"/>
                      <w:marTop w:val="0"/>
                      <w:marBottom w:val="0"/>
                      <w:divBdr>
                        <w:top w:val="none" w:sz="0" w:space="0" w:color="auto"/>
                        <w:left w:val="none" w:sz="0" w:space="0" w:color="auto"/>
                        <w:bottom w:val="none" w:sz="0" w:space="0" w:color="auto"/>
                        <w:right w:val="none" w:sz="0" w:space="0" w:color="auto"/>
                      </w:divBdr>
                    </w:div>
                  </w:divsChild>
                </w:div>
                <w:div w:id="1296526241">
                  <w:marLeft w:val="0"/>
                  <w:marRight w:val="0"/>
                  <w:marTop w:val="0"/>
                  <w:marBottom w:val="0"/>
                  <w:divBdr>
                    <w:top w:val="none" w:sz="0" w:space="0" w:color="auto"/>
                    <w:left w:val="none" w:sz="0" w:space="0" w:color="auto"/>
                    <w:bottom w:val="none" w:sz="0" w:space="0" w:color="auto"/>
                    <w:right w:val="none" w:sz="0" w:space="0" w:color="auto"/>
                  </w:divBdr>
                  <w:divsChild>
                    <w:div w:id="619529887">
                      <w:marLeft w:val="0"/>
                      <w:marRight w:val="0"/>
                      <w:marTop w:val="0"/>
                      <w:marBottom w:val="0"/>
                      <w:divBdr>
                        <w:top w:val="none" w:sz="0" w:space="0" w:color="auto"/>
                        <w:left w:val="none" w:sz="0" w:space="0" w:color="auto"/>
                        <w:bottom w:val="none" w:sz="0" w:space="0" w:color="auto"/>
                        <w:right w:val="none" w:sz="0" w:space="0" w:color="auto"/>
                      </w:divBdr>
                    </w:div>
                  </w:divsChild>
                </w:div>
                <w:div w:id="1372538328">
                  <w:marLeft w:val="0"/>
                  <w:marRight w:val="0"/>
                  <w:marTop w:val="0"/>
                  <w:marBottom w:val="0"/>
                  <w:divBdr>
                    <w:top w:val="none" w:sz="0" w:space="0" w:color="auto"/>
                    <w:left w:val="none" w:sz="0" w:space="0" w:color="auto"/>
                    <w:bottom w:val="none" w:sz="0" w:space="0" w:color="auto"/>
                    <w:right w:val="none" w:sz="0" w:space="0" w:color="auto"/>
                  </w:divBdr>
                  <w:divsChild>
                    <w:div w:id="1825582866">
                      <w:marLeft w:val="0"/>
                      <w:marRight w:val="0"/>
                      <w:marTop w:val="0"/>
                      <w:marBottom w:val="0"/>
                      <w:divBdr>
                        <w:top w:val="none" w:sz="0" w:space="0" w:color="auto"/>
                        <w:left w:val="none" w:sz="0" w:space="0" w:color="auto"/>
                        <w:bottom w:val="none" w:sz="0" w:space="0" w:color="auto"/>
                        <w:right w:val="none" w:sz="0" w:space="0" w:color="auto"/>
                      </w:divBdr>
                    </w:div>
                  </w:divsChild>
                </w:div>
                <w:div w:id="1412311349">
                  <w:marLeft w:val="0"/>
                  <w:marRight w:val="0"/>
                  <w:marTop w:val="0"/>
                  <w:marBottom w:val="0"/>
                  <w:divBdr>
                    <w:top w:val="none" w:sz="0" w:space="0" w:color="auto"/>
                    <w:left w:val="none" w:sz="0" w:space="0" w:color="auto"/>
                    <w:bottom w:val="none" w:sz="0" w:space="0" w:color="auto"/>
                    <w:right w:val="none" w:sz="0" w:space="0" w:color="auto"/>
                  </w:divBdr>
                  <w:divsChild>
                    <w:div w:id="526799356">
                      <w:marLeft w:val="0"/>
                      <w:marRight w:val="0"/>
                      <w:marTop w:val="0"/>
                      <w:marBottom w:val="0"/>
                      <w:divBdr>
                        <w:top w:val="none" w:sz="0" w:space="0" w:color="auto"/>
                        <w:left w:val="none" w:sz="0" w:space="0" w:color="auto"/>
                        <w:bottom w:val="none" w:sz="0" w:space="0" w:color="auto"/>
                        <w:right w:val="none" w:sz="0" w:space="0" w:color="auto"/>
                      </w:divBdr>
                    </w:div>
                  </w:divsChild>
                </w:div>
                <w:div w:id="1807892263">
                  <w:marLeft w:val="0"/>
                  <w:marRight w:val="0"/>
                  <w:marTop w:val="0"/>
                  <w:marBottom w:val="0"/>
                  <w:divBdr>
                    <w:top w:val="none" w:sz="0" w:space="0" w:color="auto"/>
                    <w:left w:val="none" w:sz="0" w:space="0" w:color="auto"/>
                    <w:bottom w:val="none" w:sz="0" w:space="0" w:color="auto"/>
                    <w:right w:val="none" w:sz="0" w:space="0" w:color="auto"/>
                  </w:divBdr>
                  <w:divsChild>
                    <w:div w:id="1301813015">
                      <w:marLeft w:val="0"/>
                      <w:marRight w:val="0"/>
                      <w:marTop w:val="0"/>
                      <w:marBottom w:val="0"/>
                      <w:divBdr>
                        <w:top w:val="none" w:sz="0" w:space="0" w:color="auto"/>
                        <w:left w:val="none" w:sz="0" w:space="0" w:color="auto"/>
                        <w:bottom w:val="none" w:sz="0" w:space="0" w:color="auto"/>
                        <w:right w:val="none" w:sz="0" w:space="0" w:color="auto"/>
                      </w:divBdr>
                    </w:div>
                  </w:divsChild>
                </w:div>
                <w:div w:id="1821341385">
                  <w:marLeft w:val="0"/>
                  <w:marRight w:val="0"/>
                  <w:marTop w:val="0"/>
                  <w:marBottom w:val="0"/>
                  <w:divBdr>
                    <w:top w:val="none" w:sz="0" w:space="0" w:color="auto"/>
                    <w:left w:val="none" w:sz="0" w:space="0" w:color="auto"/>
                    <w:bottom w:val="none" w:sz="0" w:space="0" w:color="auto"/>
                    <w:right w:val="none" w:sz="0" w:space="0" w:color="auto"/>
                  </w:divBdr>
                  <w:divsChild>
                    <w:div w:id="1302691258">
                      <w:marLeft w:val="0"/>
                      <w:marRight w:val="0"/>
                      <w:marTop w:val="0"/>
                      <w:marBottom w:val="0"/>
                      <w:divBdr>
                        <w:top w:val="none" w:sz="0" w:space="0" w:color="auto"/>
                        <w:left w:val="none" w:sz="0" w:space="0" w:color="auto"/>
                        <w:bottom w:val="none" w:sz="0" w:space="0" w:color="auto"/>
                        <w:right w:val="none" w:sz="0" w:space="0" w:color="auto"/>
                      </w:divBdr>
                    </w:div>
                  </w:divsChild>
                </w:div>
                <w:div w:id="1949893787">
                  <w:marLeft w:val="0"/>
                  <w:marRight w:val="0"/>
                  <w:marTop w:val="0"/>
                  <w:marBottom w:val="0"/>
                  <w:divBdr>
                    <w:top w:val="none" w:sz="0" w:space="0" w:color="auto"/>
                    <w:left w:val="none" w:sz="0" w:space="0" w:color="auto"/>
                    <w:bottom w:val="none" w:sz="0" w:space="0" w:color="auto"/>
                    <w:right w:val="none" w:sz="0" w:space="0" w:color="auto"/>
                  </w:divBdr>
                  <w:divsChild>
                    <w:div w:id="487283381">
                      <w:marLeft w:val="0"/>
                      <w:marRight w:val="0"/>
                      <w:marTop w:val="0"/>
                      <w:marBottom w:val="0"/>
                      <w:divBdr>
                        <w:top w:val="none" w:sz="0" w:space="0" w:color="auto"/>
                        <w:left w:val="none" w:sz="0" w:space="0" w:color="auto"/>
                        <w:bottom w:val="none" w:sz="0" w:space="0" w:color="auto"/>
                        <w:right w:val="none" w:sz="0" w:space="0" w:color="auto"/>
                      </w:divBdr>
                    </w:div>
                  </w:divsChild>
                </w:div>
                <w:div w:id="2055806453">
                  <w:marLeft w:val="0"/>
                  <w:marRight w:val="0"/>
                  <w:marTop w:val="0"/>
                  <w:marBottom w:val="0"/>
                  <w:divBdr>
                    <w:top w:val="none" w:sz="0" w:space="0" w:color="auto"/>
                    <w:left w:val="none" w:sz="0" w:space="0" w:color="auto"/>
                    <w:bottom w:val="none" w:sz="0" w:space="0" w:color="auto"/>
                    <w:right w:val="none" w:sz="0" w:space="0" w:color="auto"/>
                  </w:divBdr>
                  <w:divsChild>
                    <w:div w:id="132173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754259">
          <w:marLeft w:val="0"/>
          <w:marRight w:val="0"/>
          <w:marTop w:val="0"/>
          <w:marBottom w:val="0"/>
          <w:divBdr>
            <w:top w:val="none" w:sz="0" w:space="0" w:color="auto"/>
            <w:left w:val="none" w:sz="0" w:space="0" w:color="auto"/>
            <w:bottom w:val="none" w:sz="0" w:space="0" w:color="auto"/>
            <w:right w:val="none" w:sz="0" w:space="0" w:color="auto"/>
          </w:divBdr>
          <w:divsChild>
            <w:div w:id="316151314">
              <w:marLeft w:val="0"/>
              <w:marRight w:val="0"/>
              <w:marTop w:val="0"/>
              <w:marBottom w:val="0"/>
              <w:divBdr>
                <w:top w:val="none" w:sz="0" w:space="0" w:color="auto"/>
                <w:left w:val="none" w:sz="0" w:space="0" w:color="auto"/>
                <w:bottom w:val="none" w:sz="0" w:space="0" w:color="auto"/>
                <w:right w:val="none" w:sz="0" w:space="0" w:color="auto"/>
              </w:divBdr>
            </w:div>
            <w:div w:id="532229162">
              <w:marLeft w:val="0"/>
              <w:marRight w:val="0"/>
              <w:marTop w:val="0"/>
              <w:marBottom w:val="0"/>
              <w:divBdr>
                <w:top w:val="none" w:sz="0" w:space="0" w:color="auto"/>
                <w:left w:val="none" w:sz="0" w:space="0" w:color="auto"/>
                <w:bottom w:val="none" w:sz="0" w:space="0" w:color="auto"/>
                <w:right w:val="none" w:sz="0" w:space="0" w:color="auto"/>
              </w:divBdr>
            </w:div>
            <w:div w:id="576790398">
              <w:marLeft w:val="0"/>
              <w:marRight w:val="0"/>
              <w:marTop w:val="0"/>
              <w:marBottom w:val="0"/>
              <w:divBdr>
                <w:top w:val="none" w:sz="0" w:space="0" w:color="auto"/>
                <w:left w:val="none" w:sz="0" w:space="0" w:color="auto"/>
                <w:bottom w:val="none" w:sz="0" w:space="0" w:color="auto"/>
                <w:right w:val="none" w:sz="0" w:space="0" w:color="auto"/>
              </w:divBdr>
            </w:div>
            <w:div w:id="673729043">
              <w:marLeft w:val="0"/>
              <w:marRight w:val="0"/>
              <w:marTop w:val="0"/>
              <w:marBottom w:val="0"/>
              <w:divBdr>
                <w:top w:val="none" w:sz="0" w:space="0" w:color="auto"/>
                <w:left w:val="none" w:sz="0" w:space="0" w:color="auto"/>
                <w:bottom w:val="none" w:sz="0" w:space="0" w:color="auto"/>
                <w:right w:val="none" w:sz="0" w:space="0" w:color="auto"/>
              </w:divBdr>
            </w:div>
            <w:div w:id="978148332">
              <w:marLeft w:val="0"/>
              <w:marRight w:val="0"/>
              <w:marTop w:val="0"/>
              <w:marBottom w:val="0"/>
              <w:divBdr>
                <w:top w:val="none" w:sz="0" w:space="0" w:color="auto"/>
                <w:left w:val="none" w:sz="0" w:space="0" w:color="auto"/>
                <w:bottom w:val="none" w:sz="0" w:space="0" w:color="auto"/>
                <w:right w:val="none" w:sz="0" w:space="0" w:color="auto"/>
              </w:divBdr>
            </w:div>
            <w:div w:id="1012563349">
              <w:marLeft w:val="0"/>
              <w:marRight w:val="0"/>
              <w:marTop w:val="0"/>
              <w:marBottom w:val="0"/>
              <w:divBdr>
                <w:top w:val="none" w:sz="0" w:space="0" w:color="auto"/>
                <w:left w:val="none" w:sz="0" w:space="0" w:color="auto"/>
                <w:bottom w:val="none" w:sz="0" w:space="0" w:color="auto"/>
                <w:right w:val="none" w:sz="0" w:space="0" w:color="auto"/>
              </w:divBdr>
            </w:div>
            <w:div w:id="1291400297">
              <w:marLeft w:val="0"/>
              <w:marRight w:val="0"/>
              <w:marTop w:val="0"/>
              <w:marBottom w:val="0"/>
              <w:divBdr>
                <w:top w:val="none" w:sz="0" w:space="0" w:color="auto"/>
                <w:left w:val="none" w:sz="0" w:space="0" w:color="auto"/>
                <w:bottom w:val="none" w:sz="0" w:space="0" w:color="auto"/>
                <w:right w:val="none" w:sz="0" w:space="0" w:color="auto"/>
              </w:divBdr>
            </w:div>
            <w:div w:id="1443960255">
              <w:marLeft w:val="0"/>
              <w:marRight w:val="0"/>
              <w:marTop w:val="0"/>
              <w:marBottom w:val="0"/>
              <w:divBdr>
                <w:top w:val="none" w:sz="0" w:space="0" w:color="auto"/>
                <w:left w:val="none" w:sz="0" w:space="0" w:color="auto"/>
                <w:bottom w:val="none" w:sz="0" w:space="0" w:color="auto"/>
                <w:right w:val="none" w:sz="0" w:space="0" w:color="auto"/>
              </w:divBdr>
            </w:div>
            <w:div w:id="1445269883">
              <w:marLeft w:val="0"/>
              <w:marRight w:val="0"/>
              <w:marTop w:val="0"/>
              <w:marBottom w:val="0"/>
              <w:divBdr>
                <w:top w:val="none" w:sz="0" w:space="0" w:color="auto"/>
                <w:left w:val="none" w:sz="0" w:space="0" w:color="auto"/>
                <w:bottom w:val="none" w:sz="0" w:space="0" w:color="auto"/>
                <w:right w:val="none" w:sz="0" w:space="0" w:color="auto"/>
              </w:divBdr>
            </w:div>
            <w:div w:id="1446584652">
              <w:marLeft w:val="0"/>
              <w:marRight w:val="0"/>
              <w:marTop w:val="0"/>
              <w:marBottom w:val="0"/>
              <w:divBdr>
                <w:top w:val="none" w:sz="0" w:space="0" w:color="auto"/>
                <w:left w:val="none" w:sz="0" w:space="0" w:color="auto"/>
                <w:bottom w:val="none" w:sz="0" w:space="0" w:color="auto"/>
                <w:right w:val="none" w:sz="0" w:space="0" w:color="auto"/>
              </w:divBdr>
            </w:div>
            <w:div w:id="1576010983">
              <w:marLeft w:val="0"/>
              <w:marRight w:val="0"/>
              <w:marTop w:val="0"/>
              <w:marBottom w:val="0"/>
              <w:divBdr>
                <w:top w:val="none" w:sz="0" w:space="0" w:color="auto"/>
                <w:left w:val="none" w:sz="0" w:space="0" w:color="auto"/>
                <w:bottom w:val="none" w:sz="0" w:space="0" w:color="auto"/>
                <w:right w:val="none" w:sz="0" w:space="0" w:color="auto"/>
              </w:divBdr>
            </w:div>
            <w:div w:id="1745638818">
              <w:marLeft w:val="0"/>
              <w:marRight w:val="0"/>
              <w:marTop w:val="0"/>
              <w:marBottom w:val="0"/>
              <w:divBdr>
                <w:top w:val="none" w:sz="0" w:space="0" w:color="auto"/>
                <w:left w:val="none" w:sz="0" w:space="0" w:color="auto"/>
                <w:bottom w:val="none" w:sz="0" w:space="0" w:color="auto"/>
                <w:right w:val="none" w:sz="0" w:space="0" w:color="auto"/>
              </w:divBdr>
            </w:div>
            <w:div w:id="1775588998">
              <w:marLeft w:val="0"/>
              <w:marRight w:val="0"/>
              <w:marTop w:val="0"/>
              <w:marBottom w:val="0"/>
              <w:divBdr>
                <w:top w:val="none" w:sz="0" w:space="0" w:color="auto"/>
                <w:left w:val="none" w:sz="0" w:space="0" w:color="auto"/>
                <w:bottom w:val="none" w:sz="0" w:space="0" w:color="auto"/>
                <w:right w:val="none" w:sz="0" w:space="0" w:color="auto"/>
              </w:divBdr>
            </w:div>
            <w:div w:id="1869442723">
              <w:marLeft w:val="0"/>
              <w:marRight w:val="0"/>
              <w:marTop w:val="0"/>
              <w:marBottom w:val="0"/>
              <w:divBdr>
                <w:top w:val="none" w:sz="0" w:space="0" w:color="auto"/>
                <w:left w:val="none" w:sz="0" w:space="0" w:color="auto"/>
                <w:bottom w:val="none" w:sz="0" w:space="0" w:color="auto"/>
                <w:right w:val="none" w:sz="0" w:space="0" w:color="auto"/>
              </w:divBdr>
            </w:div>
            <w:div w:id="1991712589">
              <w:marLeft w:val="0"/>
              <w:marRight w:val="0"/>
              <w:marTop w:val="0"/>
              <w:marBottom w:val="0"/>
              <w:divBdr>
                <w:top w:val="none" w:sz="0" w:space="0" w:color="auto"/>
                <w:left w:val="none" w:sz="0" w:space="0" w:color="auto"/>
                <w:bottom w:val="none" w:sz="0" w:space="0" w:color="auto"/>
                <w:right w:val="none" w:sz="0" w:space="0" w:color="auto"/>
              </w:divBdr>
            </w:div>
            <w:div w:id="2100365929">
              <w:marLeft w:val="0"/>
              <w:marRight w:val="0"/>
              <w:marTop w:val="0"/>
              <w:marBottom w:val="0"/>
              <w:divBdr>
                <w:top w:val="none" w:sz="0" w:space="0" w:color="auto"/>
                <w:left w:val="none" w:sz="0" w:space="0" w:color="auto"/>
                <w:bottom w:val="none" w:sz="0" w:space="0" w:color="auto"/>
                <w:right w:val="none" w:sz="0" w:space="0" w:color="auto"/>
              </w:divBdr>
            </w:div>
            <w:div w:id="2135321318">
              <w:marLeft w:val="0"/>
              <w:marRight w:val="0"/>
              <w:marTop w:val="0"/>
              <w:marBottom w:val="0"/>
              <w:divBdr>
                <w:top w:val="none" w:sz="0" w:space="0" w:color="auto"/>
                <w:left w:val="none" w:sz="0" w:space="0" w:color="auto"/>
                <w:bottom w:val="none" w:sz="0" w:space="0" w:color="auto"/>
                <w:right w:val="none" w:sz="0" w:space="0" w:color="auto"/>
              </w:divBdr>
            </w:div>
          </w:divsChild>
        </w:div>
        <w:div w:id="1293633318">
          <w:marLeft w:val="0"/>
          <w:marRight w:val="0"/>
          <w:marTop w:val="0"/>
          <w:marBottom w:val="0"/>
          <w:divBdr>
            <w:top w:val="none" w:sz="0" w:space="0" w:color="auto"/>
            <w:left w:val="none" w:sz="0" w:space="0" w:color="auto"/>
            <w:bottom w:val="none" w:sz="0" w:space="0" w:color="auto"/>
            <w:right w:val="none" w:sz="0" w:space="0" w:color="auto"/>
          </w:divBdr>
          <w:divsChild>
            <w:div w:id="41486589">
              <w:marLeft w:val="0"/>
              <w:marRight w:val="0"/>
              <w:marTop w:val="0"/>
              <w:marBottom w:val="0"/>
              <w:divBdr>
                <w:top w:val="none" w:sz="0" w:space="0" w:color="auto"/>
                <w:left w:val="none" w:sz="0" w:space="0" w:color="auto"/>
                <w:bottom w:val="none" w:sz="0" w:space="0" w:color="auto"/>
                <w:right w:val="none" w:sz="0" w:space="0" w:color="auto"/>
              </w:divBdr>
            </w:div>
            <w:div w:id="245960086">
              <w:marLeft w:val="0"/>
              <w:marRight w:val="0"/>
              <w:marTop w:val="0"/>
              <w:marBottom w:val="0"/>
              <w:divBdr>
                <w:top w:val="none" w:sz="0" w:space="0" w:color="auto"/>
                <w:left w:val="none" w:sz="0" w:space="0" w:color="auto"/>
                <w:bottom w:val="none" w:sz="0" w:space="0" w:color="auto"/>
                <w:right w:val="none" w:sz="0" w:space="0" w:color="auto"/>
              </w:divBdr>
            </w:div>
            <w:div w:id="531773058">
              <w:marLeft w:val="0"/>
              <w:marRight w:val="0"/>
              <w:marTop w:val="0"/>
              <w:marBottom w:val="0"/>
              <w:divBdr>
                <w:top w:val="none" w:sz="0" w:space="0" w:color="auto"/>
                <w:left w:val="none" w:sz="0" w:space="0" w:color="auto"/>
                <w:bottom w:val="none" w:sz="0" w:space="0" w:color="auto"/>
                <w:right w:val="none" w:sz="0" w:space="0" w:color="auto"/>
              </w:divBdr>
            </w:div>
            <w:div w:id="622268620">
              <w:marLeft w:val="0"/>
              <w:marRight w:val="0"/>
              <w:marTop w:val="0"/>
              <w:marBottom w:val="0"/>
              <w:divBdr>
                <w:top w:val="none" w:sz="0" w:space="0" w:color="auto"/>
                <w:left w:val="none" w:sz="0" w:space="0" w:color="auto"/>
                <w:bottom w:val="none" w:sz="0" w:space="0" w:color="auto"/>
                <w:right w:val="none" w:sz="0" w:space="0" w:color="auto"/>
              </w:divBdr>
            </w:div>
            <w:div w:id="625821280">
              <w:marLeft w:val="0"/>
              <w:marRight w:val="0"/>
              <w:marTop w:val="0"/>
              <w:marBottom w:val="0"/>
              <w:divBdr>
                <w:top w:val="none" w:sz="0" w:space="0" w:color="auto"/>
                <w:left w:val="none" w:sz="0" w:space="0" w:color="auto"/>
                <w:bottom w:val="none" w:sz="0" w:space="0" w:color="auto"/>
                <w:right w:val="none" w:sz="0" w:space="0" w:color="auto"/>
              </w:divBdr>
            </w:div>
            <w:div w:id="632103145">
              <w:marLeft w:val="0"/>
              <w:marRight w:val="0"/>
              <w:marTop w:val="0"/>
              <w:marBottom w:val="0"/>
              <w:divBdr>
                <w:top w:val="none" w:sz="0" w:space="0" w:color="auto"/>
                <w:left w:val="none" w:sz="0" w:space="0" w:color="auto"/>
                <w:bottom w:val="none" w:sz="0" w:space="0" w:color="auto"/>
                <w:right w:val="none" w:sz="0" w:space="0" w:color="auto"/>
              </w:divBdr>
            </w:div>
            <w:div w:id="794711180">
              <w:marLeft w:val="0"/>
              <w:marRight w:val="0"/>
              <w:marTop w:val="0"/>
              <w:marBottom w:val="0"/>
              <w:divBdr>
                <w:top w:val="none" w:sz="0" w:space="0" w:color="auto"/>
                <w:left w:val="none" w:sz="0" w:space="0" w:color="auto"/>
                <w:bottom w:val="none" w:sz="0" w:space="0" w:color="auto"/>
                <w:right w:val="none" w:sz="0" w:space="0" w:color="auto"/>
              </w:divBdr>
            </w:div>
            <w:div w:id="889340915">
              <w:marLeft w:val="0"/>
              <w:marRight w:val="0"/>
              <w:marTop w:val="0"/>
              <w:marBottom w:val="0"/>
              <w:divBdr>
                <w:top w:val="none" w:sz="0" w:space="0" w:color="auto"/>
                <w:left w:val="none" w:sz="0" w:space="0" w:color="auto"/>
                <w:bottom w:val="none" w:sz="0" w:space="0" w:color="auto"/>
                <w:right w:val="none" w:sz="0" w:space="0" w:color="auto"/>
              </w:divBdr>
            </w:div>
            <w:div w:id="922180489">
              <w:marLeft w:val="0"/>
              <w:marRight w:val="0"/>
              <w:marTop w:val="0"/>
              <w:marBottom w:val="0"/>
              <w:divBdr>
                <w:top w:val="none" w:sz="0" w:space="0" w:color="auto"/>
                <w:left w:val="none" w:sz="0" w:space="0" w:color="auto"/>
                <w:bottom w:val="none" w:sz="0" w:space="0" w:color="auto"/>
                <w:right w:val="none" w:sz="0" w:space="0" w:color="auto"/>
              </w:divBdr>
            </w:div>
            <w:div w:id="1179006340">
              <w:marLeft w:val="0"/>
              <w:marRight w:val="0"/>
              <w:marTop w:val="0"/>
              <w:marBottom w:val="0"/>
              <w:divBdr>
                <w:top w:val="none" w:sz="0" w:space="0" w:color="auto"/>
                <w:left w:val="none" w:sz="0" w:space="0" w:color="auto"/>
                <w:bottom w:val="none" w:sz="0" w:space="0" w:color="auto"/>
                <w:right w:val="none" w:sz="0" w:space="0" w:color="auto"/>
              </w:divBdr>
            </w:div>
            <w:div w:id="1241333317">
              <w:marLeft w:val="0"/>
              <w:marRight w:val="0"/>
              <w:marTop w:val="0"/>
              <w:marBottom w:val="0"/>
              <w:divBdr>
                <w:top w:val="none" w:sz="0" w:space="0" w:color="auto"/>
                <w:left w:val="none" w:sz="0" w:space="0" w:color="auto"/>
                <w:bottom w:val="none" w:sz="0" w:space="0" w:color="auto"/>
                <w:right w:val="none" w:sz="0" w:space="0" w:color="auto"/>
              </w:divBdr>
            </w:div>
            <w:div w:id="1912350033">
              <w:marLeft w:val="0"/>
              <w:marRight w:val="0"/>
              <w:marTop w:val="0"/>
              <w:marBottom w:val="0"/>
              <w:divBdr>
                <w:top w:val="none" w:sz="0" w:space="0" w:color="auto"/>
                <w:left w:val="none" w:sz="0" w:space="0" w:color="auto"/>
                <w:bottom w:val="none" w:sz="0" w:space="0" w:color="auto"/>
                <w:right w:val="none" w:sz="0" w:space="0" w:color="auto"/>
              </w:divBdr>
            </w:div>
            <w:div w:id="2054574588">
              <w:marLeft w:val="0"/>
              <w:marRight w:val="0"/>
              <w:marTop w:val="0"/>
              <w:marBottom w:val="0"/>
              <w:divBdr>
                <w:top w:val="none" w:sz="0" w:space="0" w:color="auto"/>
                <w:left w:val="none" w:sz="0" w:space="0" w:color="auto"/>
                <w:bottom w:val="none" w:sz="0" w:space="0" w:color="auto"/>
                <w:right w:val="none" w:sz="0" w:space="0" w:color="auto"/>
              </w:divBdr>
            </w:div>
          </w:divsChild>
        </w:div>
        <w:div w:id="1379356668">
          <w:marLeft w:val="0"/>
          <w:marRight w:val="0"/>
          <w:marTop w:val="0"/>
          <w:marBottom w:val="0"/>
          <w:divBdr>
            <w:top w:val="none" w:sz="0" w:space="0" w:color="auto"/>
            <w:left w:val="none" w:sz="0" w:space="0" w:color="auto"/>
            <w:bottom w:val="none" w:sz="0" w:space="0" w:color="auto"/>
            <w:right w:val="none" w:sz="0" w:space="0" w:color="auto"/>
          </w:divBdr>
          <w:divsChild>
            <w:div w:id="349840489">
              <w:marLeft w:val="0"/>
              <w:marRight w:val="0"/>
              <w:marTop w:val="0"/>
              <w:marBottom w:val="0"/>
              <w:divBdr>
                <w:top w:val="none" w:sz="0" w:space="0" w:color="auto"/>
                <w:left w:val="none" w:sz="0" w:space="0" w:color="auto"/>
                <w:bottom w:val="none" w:sz="0" w:space="0" w:color="auto"/>
                <w:right w:val="none" w:sz="0" w:space="0" w:color="auto"/>
              </w:divBdr>
            </w:div>
            <w:div w:id="828986680">
              <w:marLeft w:val="0"/>
              <w:marRight w:val="0"/>
              <w:marTop w:val="0"/>
              <w:marBottom w:val="0"/>
              <w:divBdr>
                <w:top w:val="none" w:sz="0" w:space="0" w:color="auto"/>
                <w:left w:val="none" w:sz="0" w:space="0" w:color="auto"/>
                <w:bottom w:val="none" w:sz="0" w:space="0" w:color="auto"/>
                <w:right w:val="none" w:sz="0" w:space="0" w:color="auto"/>
              </w:divBdr>
            </w:div>
            <w:div w:id="961156790">
              <w:marLeft w:val="0"/>
              <w:marRight w:val="0"/>
              <w:marTop w:val="0"/>
              <w:marBottom w:val="0"/>
              <w:divBdr>
                <w:top w:val="none" w:sz="0" w:space="0" w:color="auto"/>
                <w:left w:val="none" w:sz="0" w:space="0" w:color="auto"/>
                <w:bottom w:val="none" w:sz="0" w:space="0" w:color="auto"/>
                <w:right w:val="none" w:sz="0" w:space="0" w:color="auto"/>
              </w:divBdr>
            </w:div>
            <w:div w:id="980229560">
              <w:marLeft w:val="0"/>
              <w:marRight w:val="0"/>
              <w:marTop w:val="0"/>
              <w:marBottom w:val="0"/>
              <w:divBdr>
                <w:top w:val="none" w:sz="0" w:space="0" w:color="auto"/>
                <w:left w:val="none" w:sz="0" w:space="0" w:color="auto"/>
                <w:bottom w:val="none" w:sz="0" w:space="0" w:color="auto"/>
                <w:right w:val="none" w:sz="0" w:space="0" w:color="auto"/>
              </w:divBdr>
            </w:div>
            <w:div w:id="981352772">
              <w:marLeft w:val="0"/>
              <w:marRight w:val="0"/>
              <w:marTop w:val="0"/>
              <w:marBottom w:val="0"/>
              <w:divBdr>
                <w:top w:val="none" w:sz="0" w:space="0" w:color="auto"/>
                <w:left w:val="none" w:sz="0" w:space="0" w:color="auto"/>
                <w:bottom w:val="none" w:sz="0" w:space="0" w:color="auto"/>
                <w:right w:val="none" w:sz="0" w:space="0" w:color="auto"/>
              </w:divBdr>
            </w:div>
            <w:div w:id="1176920207">
              <w:marLeft w:val="0"/>
              <w:marRight w:val="0"/>
              <w:marTop w:val="0"/>
              <w:marBottom w:val="0"/>
              <w:divBdr>
                <w:top w:val="none" w:sz="0" w:space="0" w:color="auto"/>
                <w:left w:val="none" w:sz="0" w:space="0" w:color="auto"/>
                <w:bottom w:val="none" w:sz="0" w:space="0" w:color="auto"/>
                <w:right w:val="none" w:sz="0" w:space="0" w:color="auto"/>
              </w:divBdr>
            </w:div>
            <w:div w:id="1476482699">
              <w:marLeft w:val="0"/>
              <w:marRight w:val="0"/>
              <w:marTop w:val="0"/>
              <w:marBottom w:val="0"/>
              <w:divBdr>
                <w:top w:val="none" w:sz="0" w:space="0" w:color="auto"/>
                <w:left w:val="none" w:sz="0" w:space="0" w:color="auto"/>
                <w:bottom w:val="none" w:sz="0" w:space="0" w:color="auto"/>
                <w:right w:val="none" w:sz="0" w:space="0" w:color="auto"/>
              </w:divBdr>
            </w:div>
            <w:div w:id="1559321163">
              <w:marLeft w:val="0"/>
              <w:marRight w:val="0"/>
              <w:marTop w:val="0"/>
              <w:marBottom w:val="0"/>
              <w:divBdr>
                <w:top w:val="none" w:sz="0" w:space="0" w:color="auto"/>
                <w:left w:val="none" w:sz="0" w:space="0" w:color="auto"/>
                <w:bottom w:val="none" w:sz="0" w:space="0" w:color="auto"/>
                <w:right w:val="none" w:sz="0" w:space="0" w:color="auto"/>
              </w:divBdr>
            </w:div>
            <w:div w:id="1668752645">
              <w:marLeft w:val="0"/>
              <w:marRight w:val="0"/>
              <w:marTop w:val="0"/>
              <w:marBottom w:val="0"/>
              <w:divBdr>
                <w:top w:val="none" w:sz="0" w:space="0" w:color="auto"/>
                <w:left w:val="none" w:sz="0" w:space="0" w:color="auto"/>
                <w:bottom w:val="none" w:sz="0" w:space="0" w:color="auto"/>
                <w:right w:val="none" w:sz="0" w:space="0" w:color="auto"/>
              </w:divBdr>
            </w:div>
            <w:div w:id="1689604222">
              <w:marLeft w:val="0"/>
              <w:marRight w:val="0"/>
              <w:marTop w:val="0"/>
              <w:marBottom w:val="0"/>
              <w:divBdr>
                <w:top w:val="none" w:sz="0" w:space="0" w:color="auto"/>
                <w:left w:val="none" w:sz="0" w:space="0" w:color="auto"/>
                <w:bottom w:val="none" w:sz="0" w:space="0" w:color="auto"/>
                <w:right w:val="none" w:sz="0" w:space="0" w:color="auto"/>
              </w:divBdr>
            </w:div>
            <w:div w:id="1857428011">
              <w:marLeft w:val="0"/>
              <w:marRight w:val="0"/>
              <w:marTop w:val="0"/>
              <w:marBottom w:val="0"/>
              <w:divBdr>
                <w:top w:val="none" w:sz="0" w:space="0" w:color="auto"/>
                <w:left w:val="none" w:sz="0" w:space="0" w:color="auto"/>
                <w:bottom w:val="none" w:sz="0" w:space="0" w:color="auto"/>
                <w:right w:val="none" w:sz="0" w:space="0" w:color="auto"/>
              </w:divBdr>
            </w:div>
            <w:div w:id="1874612255">
              <w:marLeft w:val="0"/>
              <w:marRight w:val="0"/>
              <w:marTop w:val="0"/>
              <w:marBottom w:val="0"/>
              <w:divBdr>
                <w:top w:val="none" w:sz="0" w:space="0" w:color="auto"/>
                <w:left w:val="none" w:sz="0" w:space="0" w:color="auto"/>
                <w:bottom w:val="none" w:sz="0" w:space="0" w:color="auto"/>
                <w:right w:val="none" w:sz="0" w:space="0" w:color="auto"/>
              </w:divBdr>
            </w:div>
            <w:div w:id="1880624672">
              <w:marLeft w:val="0"/>
              <w:marRight w:val="0"/>
              <w:marTop w:val="0"/>
              <w:marBottom w:val="0"/>
              <w:divBdr>
                <w:top w:val="none" w:sz="0" w:space="0" w:color="auto"/>
                <w:left w:val="none" w:sz="0" w:space="0" w:color="auto"/>
                <w:bottom w:val="none" w:sz="0" w:space="0" w:color="auto"/>
                <w:right w:val="none" w:sz="0" w:space="0" w:color="auto"/>
              </w:divBdr>
            </w:div>
            <w:div w:id="1882010779">
              <w:marLeft w:val="0"/>
              <w:marRight w:val="0"/>
              <w:marTop w:val="0"/>
              <w:marBottom w:val="0"/>
              <w:divBdr>
                <w:top w:val="none" w:sz="0" w:space="0" w:color="auto"/>
                <w:left w:val="none" w:sz="0" w:space="0" w:color="auto"/>
                <w:bottom w:val="none" w:sz="0" w:space="0" w:color="auto"/>
                <w:right w:val="none" w:sz="0" w:space="0" w:color="auto"/>
              </w:divBdr>
            </w:div>
            <w:div w:id="1948611838">
              <w:marLeft w:val="0"/>
              <w:marRight w:val="0"/>
              <w:marTop w:val="0"/>
              <w:marBottom w:val="0"/>
              <w:divBdr>
                <w:top w:val="none" w:sz="0" w:space="0" w:color="auto"/>
                <w:left w:val="none" w:sz="0" w:space="0" w:color="auto"/>
                <w:bottom w:val="none" w:sz="0" w:space="0" w:color="auto"/>
                <w:right w:val="none" w:sz="0" w:space="0" w:color="auto"/>
              </w:divBdr>
            </w:div>
            <w:div w:id="1949047965">
              <w:marLeft w:val="0"/>
              <w:marRight w:val="0"/>
              <w:marTop w:val="0"/>
              <w:marBottom w:val="0"/>
              <w:divBdr>
                <w:top w:val="none" w:sz="0" w:space="0" w:color="auto"/>
                <w:left w:val="none" w:sz="0" w:space="0" w:color="auto"/>
                <w:bottom w:val="none" w:sz="0" w:space="0" w:color="auto"/>
                <w:right w:val="none" w:sz="0" w:space="0" w:color="auto"/>
              </w:divBdr>
            </w:div>
            <w:div w:id="2061173857">
              <w:marLeft w:val="0"/>
              <w:marRight w:val="0"/>
              <w:marTop w:val="0"/>
              <w:marBottom w:val="0"/>
              <w:divBdr>
                <w:top w:val="none" w:sz="0" w:space="0" w:color="auto"/>
                <w:left w:val="none" w:sz="0" w:space="0" w:color="auto"/>
                <w:bottom w:val="none" w:sz="0" w:space="0" w:color="auto"/>
                <w:right w:val="none" w:sz="0" w:space="0" w:color="auto"/>
              </w:divBdr>
            </w:div>
          </w:divsChild>
        </w:div>
        <w:div w:id="1516722974">
          <w:marLeft w:val="0"/>
          <w:marRight w:val="0"/>
          <w:marTop w:val="0"/>
          <w:marBottom w:val="0"/>
          <w:divBdr>
            <w:top w:val="none" w:sz="0" w:space="0" w:color="auto"/>
            <w:left w:val="none" w:sz="0" w:space="0" w:color="auto"/>
            <w:bottom w:val="none" w:sz="0" w:space="0" w:color="auto"/>
            <w:right w:val="none" w:sz="0" w:space="0" w:color="auto"/>
          </w:divBdr>
          <w:divsChild>
            <w:div w:id="128478516">
              <w:marLeft w:val="0"/>
              <w:marRight w:val="0"/>
              <w:marTop w:val="0"/>
              <w:marBottom w:val="0"/>
              <w:divBdr>
                <w:top w:val="none" w:sz="0" w:space="0" w:color="auto"/>
                <w:left w:val="none" w:sz="0" w:space="0" w:color="auto"/>
                <w:bottom w:val="none" w:sz="0" w:space="0" w:color="auto"/>
                <w:right w:val="none" w:sz="0" w:space="0" w:color="auto"/>
              </w:divBdr>
            </w:div>
            <w:div w:id="365569791">
              <w:marLeft w:val="0"/>
              <w:marRight w:val="0"/>
              <w:marTop w:val="0"/>
              <w:marBottom w:val="0"/>
              <w:divBdr>
                <w:top w:val="none" w:sz="0" w:space="0" w:color="auto"/>
                <w:left w:val="none" w:sz="0" w:space="0" w:color="auto"/>
                <w:bottom w:val="none" w:sz="0" w:space="0" w:color="auto"/>
                <w:right w:val="none" w:sz="0" w:space="0" w:color="auto"/>
              </w:divBdr>
            </w:div>
            <w:div w:id="1078016954">
              <w:marLeft w:val="0"/>
              <w:marRight w:val="0"/>
              <w:marTop w:val="0"/>
              <w:marBottom w:val="0"/>
              <w:divBdr>
                <w:top w:val="none" w:sz="0" w:space="0" w:color="auto"/>
                <w:left w:val="none" w:sz="0" w:space="0" w:color="auto"/>
                <w:bottom w:val="none" w:sz="0" w:space="0" w:color="auto"/>
                <w:right w:val="none" w:sz="0" w:space="0" w:color="auto"/>
              </w:divBdr>
            </w:div>
            <w:div w:id="1638727882">
              <w:marLeft w:val="0"/>
              <w:marRight w:val="0"/>
              <w:marTop w:val="0"/>
              <w:marBottom w:val="0"/>
              <w:divBdr>
                <w:top w:val="none" w:sz="0" w:space="0" w:color="auto"/>
                <w:left w:val="none" w:sz="0" w:space="0" w:color="auto"/>
                <w:bottom w:val="none" w:sz="0" w:space="0" w:color="auto"/>
                <w:right w:val="none" w:sz="0" w:space="0" w:color="auto"/>
              </w:divBdr>
            </w:div>
          </w:divsChild>
        </w:div>
        <w:div w:id="1613513427">
          <w:marLeft w:val="0"/>
          <w:marRight w:val="0"/>
          <w:marTop w:val="0"/>
          <w:marBottom w:val="0"/>
          <w:divBdr>
            <w:top w:val="none" w:sz="0" w:space="0" w:color="auto"/>
            <w:left w:val="none" w:sz="0" w:space="0" w:color="auto"/>
            <w:bottom w:val="none" w:sz="0" w:space="0" w:color="auto"/>
            <w:right w:val="none" w:sz="0" w:space="0" w:color="auto"/>
          </w:divBdr>
          <w:divsChild>
            <w:div w:id="408888235">
              <w:marLeft w:val="0"/>
              <w:marRight w:val="0"/>
              <w:marTop w:val="0"/>
              <w:marBottom w:val="0"/>
              <w:divBdr>
                <w:top w:val="none" w:sz="0" w:space="0" w:color="auto"/>
                <w:left w:val="none" w:sz="0" w:space="0" w:color="auto"/>
                <w:bottom w:val="none" w:sz="0" w:space="0" w:color="auto"/>
                <w:right w:val="none" w:sz="0" w:space="0" w:color="auto"/>
              </w:divBdr>
            </w:div>
            <w:div w:id="454720336">
              <w:marLeft w:val="0"/>
              <w:marRight w:val="0"/>
              <w:marTop w:val="0"/>
              <w:marBottom w:val="0"/>
              <w:divBdr>
                <w:top w:val="none" w:sz="0" w:space="0" w:color="auto"/>
                <w:left w:val="none" w:sz="0" w:space="0" w:color="auto"/>
                <w:bottom w:val="none" w:sz="0" w:space="0" w:color="auto"/>
                <w:right w:val="none" w:sz="0" w:space="0" w:color="auto"/>
              </w:divBdr>
            </w:div>
            <w:div w:id="856427884">
              <w:marLeft w:val="0"/>
              <w:marRight w:val="0"/>
              <w:marTop w:val="0"/>
              <w:marBottom w:val="0"/>
              <w:divBdr>
                <w:top w:val="none" w:sz="0" w:space="0" w:color="auto"/>
                <w:left w:val="none" w:sz="0" w:space="0" w:color="auto"/>
                <w:bottom w:val="none" w:sz="0" w:space="0" w:color="auto"/>
                <w:right w:val="none" w:sz="0" w:space="0" w:color="auto"/>
              </w:divBdr>
            </w:div>
            <w:div w:id="1029063147">
              <w:marLeft w:val="0"/>
              <w:marRight w:val="0"/>
              <w:marTop w:val="0"/>
              <w:marBottom w:val="0"/>
              <w:divBdr>
                <w:top w:val="none" w:sz="0" w:space="0" w:color="auto"/>
                <w:left w:val="none" w:sz="0" w:space="0" w:color="auto"/>
                <w:bottom w:val="none" w:sz="0" w:space="0" w:color="auto"/>
                <w:right w:val="none" w:sz="0" w:space="0" w:color="auto"/>
              </w:divBdr>
            </w:div>
            <w:div w:id="1330594205">
              <w:marLeft w:val="0"/>
              <w:marRight w:val="0"/>
              <w:marTop w:val="0"/>
              <w:marBottom w:val="0"/>
              <w:divBdr>
                <w:top w:val="none" w:sz="0" w:space="0" w:color="auto"/>
                <w:left w:val="none" w:sz="0" w:space="0" w:color="auto"/>
                <w:bottom w:val="none" w:sz="0" w:space="0" w:color="auto"/>
                <w:right w:val="none" w:sz="0" w:space="0" w:color="auto"/>
              </w:divBdr>
            </w:div>
            <w:div w:id="1355107378">
              <w:marLeft w:val="0"/>
              <w:marRight w:val="0"/>
              <w:marTop w:val="0"/>
              <w:marBottom w:val="0"/>
              <w:divBdr>
                <w:top w:val="none" w:sz="0" w:space="0" w:color="auto"/>
                <w:left w:val="none" w:sz="0" w:space="0" w:color="auto"/>
                <w:bottom w:val="none" w:sz="0" w:space="0" w:color="auto"/>
                <w:right w:val="none" w:sz="0" w:space="0" w:color="auto"/>
              </w:divBdr>
            </w:div>
            <w:div w:id="1468819023">
              <w:marLeft w:val="0"/>
              <w:marRight w:val="0"/>
              <w:marTop w:val="0"/>
              <w:marBottom w:val="0"/>
              <w:divBdr>
                <w:top w:val="none" w:sz="0" w:space="0" w:color="auto"/>
                <w:left w:val="none" w:sz="0" w:space="0" w:color="auto"/>
                <w:bottom w:val="none" w:sz="0" w:space="0" w:color="auto"/>
                <w:right w:val="none" w:sz="0" w:space="0" w:color="auto"/>
              </w:divBdr>
            </w:div>
            <w:div w:id="1529566234">
              <w:marLeft w:val="0"/>
              <w:marRight w:val="0"/>
              <w:marTop w:val="0"/>
              <w:marBottom w:val="0"/>
              <w:divBdr>
                <w:top w:val="none" w:sz="0" w:space="0" w:color="auto"/>
                <w:left w:val="none" w:sz="0" w:space="0" w:color="auto"/>
                <w:bottom w:val="none" w:sz="0" w:space="0" w:color="auto"/>
                <w:right w:val="none" w:sz="0" w:space="0" w:color="auto"/>
              </w:divBdr>
            </w:div>
            <w:div w:id="1575814570">
              <w:marLeft w:val="0"/>
              <w:marRight w:val="0"/>
              <w:marTop w:val="0"/>
              <w:marBottom w:val="0"/>
              <w:divBdr>
                <w:top w:val="none" w:sz="0" w:space="0" w:color="auto"/>
                <w:left w:val="none" w:sz="0" w:space="0" w:color="auto"/>
                <w:bottom w:val="none" w:sz="0" w:space="0" w:color="auto"/>
                <w:right w:val="none" w:sz="0" w:space="0" w:color="auto"/>
              </w:divBdr>
            </w:div>
            <w:div w:id="1621649578">
              <w:marLeft w:val="0"/>
              <w:marRight w:val="0"/>
              <w:marTop w:val="0"/>
              <w:marBottom w:val="0"/>
              <w:divBdr>
                <w:top w:val="none" w:sz="0" w:space="0" w:color="auto"/>
                <w:left w:val="none" w:sz="0" w:space="0" w:color="auto"/>
                <w:bottom w:val="none" w:sz="0" w:space="0" w:color="auto"/>
                <w:right w:val="none" w:sz="0" w:space="0" w:color="auto"/>
              </w:divBdr>
            </w:div>
            <w:div w:id="1721901010">
              <w:marLeft w:val="0"/>
              <w:marRight w:val="0"/>
              <w:marTop w:val="0"/>
              <w:marBottom w:val="0"/>
              <w:divBdr>
                <w:top w:val="none" w:sz="0" w:space="0" w:color="auto"/>
                <w:left w:val="none" w:sz="0" w:space="0" w:color="auto"/>
                <w:bottom w:val="none" w:sz="0" w:space="0" w:color="auto"/>
                <w:right w:val="none" w:sz="0" w:space="0" w:color="auto"/>
              </w:divBdr>
            </w:div>
            <w:div w:id="1842549693">
              <w:marLeft w:val="0"/>
              <w:marRight w:val="0"/>
              <w:marTop w:val="0"/>
              <w:marBottom w:val="0"/>
              <w:divBdr>
                <w:top w:val="none" w:sz="0" w:space="0" w:color="auto"/>
                <w:left w:val="none" w:sz="0" w:space="0" w:color="auto"/>
                <w:bottom w:val="none" w:sz="0" w:space="0" w:color="auto"/>
                <w:right w:val="none" w:sz="0" w:space="0" w:color="auto"/>
              </w:divBdr>
            </w:div>
            <w:div w:id="1982031482">
              <w:marLeft w:val="0"/>
              <w:marRight w:val="0"/>
              <w:marTop w:val="0"/>
              <w:marBottom w:val="0"/>
              <w:divBdr>
                <w:top w:val="none" w:sz="0" w:space="0" w:color="auto"/>
                <w:left w:val="none" w:sz="0" w:space="0" w:color="auto"/>
                <w:bottom w:val="none" w:sz="0" w:space="0" w:color="auto"/>
                <w:right w:val="none" w:sz="0" w:space="0" w:color="auto"/>
              </w:divBdr>
            </w:div>
            <w:div w:id="2022777918">
              <w:marLeft w:val="0"/>
              <w:marRight w:val="0"/>
              <w:marTop w:val="0"/>
              <w:marBottom w:val="0"/>
              <w:divBdr>
                <w:top w:val="none" w:sz="0" w:space="0" w:color="auto"/>
                <w:left w:val="none" w:sz="0" w:space="0" w:color="auto"/>
                <w:bottom w:val="none" w:sz="0" w:space="0" w:color="auto"/>
                <w:right w:val="none" w:sz="0" w:space="0" w:color="auto"/>
              </w:divBdr>
            </w:div>
            <w:div w:id="2023433134">
              <w:marLeft w:val="0"/>
              <w:marRight w:val="0"/>
              <w:marTop w:val="0"/>
              <w:marBottom w:val="0"/>
              <w:divBdr>
                <w:top w:val="none" w:sz="0" w:space="0" w:color="auto"/>
                <w:left w:val="none" w:sz="0" w:space="0" w:color="auto"/>
                <w:bottom w:val="none" w:sz="0" w:space="0" w:color="auto"/>
                <w:right w:val="none" w:sz="0" w:space="0" w:color="auto"/>
              </w:divBdr>
            </w:div>
            <w:div w:id="2082634869">
              <w:marLeft w:val="0"/>
              <w:marRight w:val="0"/>
              <w:marTop w:val="0"/>
              <w:marBottom w:val="0"/>
              <w:divBdr>
                <w:top w:val="none" w:sz="0" w:space="0" w:color="auto"/>
                <w:left w:val="none" w:sz="0" w:space="0" w:color="auto"/>
                <w:bottom w:val="none" w:sz="0" w:space="0" w:color="auto"/>
                <w:right w:val="none" w:sz="0" w:space="0" w:color="auto"/>
              </w:divBdr>
            </w:div>
            <w:div w:id="2134979817">
              <w:marLeft w:val="0"/>
              <w:marRight w:val="0"/>
              <w:marTop w:val="0"/>
              <w:marBottom w:val="0"/>
              <w:divBdr>
                <w:top w:val="none" w:sz="0" w:space="0" w:color="auto"/>
                <w:left w:val="none" w:sz="0" w:space="0" w:color="auto"/>
                <w:bottom w:val="none" w:sz="0" w:space="0" w:color="auto"/>
                <w:right w:val="none" w:sz="0" w:space="0" w:color="auto"/>
              </w:divBdr>
            </w:div>
          </w:divsChild>
        </w:div>
        <w:div w:id="1895384395">
          <w:marLeft w:val="0"/>
          <w:marRight w:val="0"/>
          <w:marTop w:val="0"/>
          <w:marBottom w:val="0"/>
          <w:divBdr>
            <w:top w:val="none" w:sz="0" w:space="0" w:color="auto"/>
            <w:left w:val="none" w:sz="0" w:space="0" w:color="auto"/>
            <w:bottom w:val="none" w:sz="0" w:space="0" w:color="auto"/>
            <w:right w:val="none" w:sz="0" w:space="0" w:color="auto"/>
          </w:divBdr>
          <w:divsChild>
            <w:div w:id="123236998">
              <w:marLeft w:val="0"/>
              <w:marRight w:val="0"/>
              <w:marTop w:val="0"/>
              <w:marBottom w:val="0"/>
              <w:divBdr>
                <w:top w:val="none" w:sz="0" w:space="0" w:color="auto"/>
                <w:left w:val="none" w:sz="0" w:space="0" w:color="auto"/>
                <w:bottom w:val="none" w:sz="0" w:space="0" w:color="auto"/>
                <w:right w:val="none" w:sz="0" w:space="0" w:color="auto"/>
              </w:divBdr>
            </w:div>
            <w:div w:id="231046566">
              <w:marLeft w:val="0"/>
              <w:marRight w:val="0"/>
              <w:marTop w:val="0"/>
              <w:marBottom w:val="0"/>
              <w:divBdr>
                <w:top w:val="none" w:sz="0" w:space="0" w:color="auto"/>
                <w:left w:val="none" w:sz="0" w:space="0" w:color="auto"/>
                <w:bottom w:val="none" w:sz="0" w:space="0" w:color="auto"/>
                <w:right w:val="none" w:sz="0" w:space="0" w:color="auto"/>
              </w:divBdr>
            </w:div>
            <w:div w:id="605623387">
              <w:marLeft w:val="0"/>
              <w:marRight w:val="0"/>
              <w:marTop w:val="0"/>
              <w:marBottom w:val="0"/>
              <w:divBdr>
                <w:top w:val="none" w:sz="0" w:space="0" w:color="auto"/>
                <w:left w:val="none" w:sz="0" w:space="0" w:color="auto"/>
                <w:bottom w:val="none" w:sz="0" w:space="0" w:color="auto"/>
                <w:right w:val="none" w:sz="0" w:space="0" w:color="auto"/>
              </w:divBdr>
            </w:div>
            <w:div w:id="646476606">
              <w:marLeft w:val="0"/>
              <w:marRight w:val="0"/>
              <w:marTop w:val="0"/>
              <w:marBottom w:val="0"/>
              <w:divBdr>
                <w:top w:val="none" w:sz="0" w:space="0" w:color="auto"/>
                <w:left w:val="none" w:sz="0" w:space="0" w:color="auto"/>
                <w:bottom w:val="none" w:sz="0" w:space="0" w:color="auto"/>
                <w:right w:val="none" w:sz="0" w:space="0" w:color="auto"/>
              </w:divBdr>
            </w:div>
            <w:div w:id="716666996">
              <w:marLeft w:val="0"/>
              <w:marRight w:val="0"/>
              <w:marTop w:val="0"/>
              <w:marBottom w:val="0"/>
              <w:divBdr>
                <w:top w:val="none" w:sz="0" w:space="0" w:color="auto"/>
                <w:left w:val="none" w:sz="0" w:space="0" w:color="auto"/>
                <w:bottom w:val="none" w:sz="0" w:space="0" w:color="auto"/>
                <w:right w:val="none" w:sz="0" w:space="0" w:color="auto"/>
              </w:divBdr>
            </w:div>
            <w:div w:id="743721415">
              <w:marLeft w:val="0"/>
              <w:marRight w:val="0"/>
              <w:marTop w:val="0"/>
              <w:marBottom w:val="0"/>
              <w:divBdr>
                <w:top w:val="none" w:sz="0" w:space="0" w:color="auto"/>
                <w:left w:val="none" w:sz="0" w:space="0" w:color="auto"/>
                <w:bottom w:val="none" w:sz="0" w:space="0" w:color="auto"/>
                <w:right w:val="none" w:sz="0" w:space="0" w:color="auto"/>
              </w:divBdr>
            </w:div>
            <w:div w:id="815730106">
              <w:marLeft w:val="0"/>
              <w:marRight w:val="0"/>
              <w:marTop w:val="0"/>
              <w:marBottom w:val="0"/>
              <w:divBdr>
                <w:top w:val="none" w:sz="0" w:space="0" w:color="auto"/>
                <w:left w:val="none" w:sz="0" w:space="0" w:color="auto"/>
                <w:bottom w:val="none" w:sz="0" w:space="0" w:color="auto"/>
                <w:right w:val="none" w:sz="0" w:space="0" w:color="auto"/>
              </w:divBdr>
            </w:div>
            <w:div w:id="854345873">
              <w:marLeft w:val="0"/>
              <w:marRight w:val="0"/>
              <w:marTop w:val="0"/>
              <w:marBottom w:val="0"/>
              <w:divBdr>
                <w:top w:val="none" w:sz="0" w:space="0" w:color="auto"/>
                <w:left w:val="none" w:sz="0" w:space="0" w:color="auto"/>
                <w:bottom w:val="none" w:sz="0" w:space="0" w:color="auto"/>
                <w:right w:val="none" w:sz="0" w:space="0" w:color="auto"/>
              </w:divBdr>
            </w:div>
            <w:div w:id="989751114">
              <w:marLeft w:val="0"/>
              <w:marRight w:val="0"/>
              <w:marTop w:val="0"/>
              <w:marBottom w:val="0"/>
              <w:divBdr>
                <w:top w:val="none" w:sz="0" w:space="0" w:color="auto"/>
                <w:left w:val="none" w:sz="0" w:space="0" w:color="auto"/>
                <w:bottom w:val="none" w:sz="0" w:space="0" w:color="auto"/>
                <w:right w:val="none" w:sz="0" w:space="0" w:color="auto"/>
              </w:divBdr>
            </w:div>
            <w:div w:id="1023745959">
              <w:marLeft w:val="0"/>
              <w:marRight w:val="0"/>
              <w:marTop w:val="0"/>
              <w:marBottom w:val="0"/>
              <w:divBdr>
                <w:top w:val="none" w:sz="0" w:space="0" w:color="auto"/>
                <w:left w:val="none" w:sz="0" w:space="0" w:color="auto"/>
                <w:bottom w:val="none" w:sz="0" w:space="0" w:color="auto"/>
                <w:right w:val="none" w:sz="0" w:space="0" w:color="auto"/>
              </w:divBdr>
            </w:div>
            <w:div w:id="1169717003">
              <w:marLeft w:val="0"/>
              <w:marRight w:val="0"/>
              <w:marTop w:val="0"/>
              <w:marBottom w:val="0"/>
              <w:divBdr>
                <w:top w:val="none" w:sz="0" w:space="0" w:color="auto"/>
                <w:left w:val="none" w:sz="0" w:space="0" w:color="auto"/>
                <w:bottom w:val="none" w:sz="0" w:space="0" w:color="auto"/>
                <w:right w:val="none" w:sz="0" w:space="0" w:color="auto"/>
              </w:divBdr>
            </w:div>
            <w:div w:id="1315643200">
              <w:marLeft w:val="0"/>
              <w:marRight w:val="0"/>
              <w:marTop w:val="0"/>
              <w:marBottom w:val="0"/>
              <w:divBdr>
                <w:top w:val="none" w:sz="0" w:space="0" w:color="auto"/>
                <w:left w:val="none" w:sz="0" w:space="0" w:color="auto"/>
                <w:bottom w:val="none" w:sz="0" w:space="0" w:color="auto"/>
                <w:right w:val="none" w:sz="0" w:space="0" w:color="auto"/>
              </w:divBdr>
            </w:div>
            <w:div w:id="1499536340">
              <w:marLeft w:val="0"/>
              <w:marRight w:val="0"/>
              <w:marTop w:val="0"/>
              <w:marBottom w:val="0"/>
              <w:divBdr>
                <w:top w:val="none" w:sz="0" w:space="0" w:color="auto"/>
                <w:left w:val="none" w:sz="0" w:space="0" w:color="auto"/>
                <w:bottom w:val="none" w:sz="0" w:space="0" w:color="auto"/>
                <w:right w:val="none" w:sz="0" w:space="0" w:color="auto"/>
              </w:divBdr>
            </w:div>
            <w:div w:id="1538348866">
              <w:marLeft w:val="0"/>
              <w:marRight w:val="0"/>
              <w:marTop w:val="0"/>
              <w:marBottom w:val="0"/>
              <w:divBdr>
                <w:top w:val="none" w:sz="0" w:space="0" w:color="auto"/>
                <w:left w:val="none" w:sz="0" w:space="0" w:color="auto"/>
                <w:bottom w:val="none" w:sz="0" w:space="0" w:color="auto"/>
                <w:right w:val="none" w:sz="0" w:space="0" w:color="auto"/>
              </w:divBdr>
            </w:div>
            <w:div w:id="1610311960">
              <w:marLeft w:val="0"/>
              <w:marRight w:val="0"/>
              <w:marTop w:val="0"/>
              <w:marBottom w:val="0"/>
              <w:divBdr>
                <w:top w:val="none" w:sz="0" w:space="0" w:color="auto"/>
                <w:left w:val="none" w:sz="0" w:space="0" w:color="auto"/>
                <w:bottom w:val="none" w:sz="0" w:space="0" w:color="auto"/>
                <w:right w:val="none" w:sz="0" w:space="0" w:color="auto"/>
              </w:divBdr>
            </w:div>
            <w:div w:id="2009284123">
              <w:marLeft w:val="0"/>
              <w:marRight w:val="0"/>
              <w:marTop w:val="0"/>
              <w:marBottom w:val="0"/>
              <w:divBdr>
                <w:top w:val="none" w:sz="0" w:space="0" w:color="auto"/>
                <w:left w:val="none" w:sz="0" w:space="0" w:color="auto"/>
                <w:bottom w:val="none" w:sz="0" w:space="0" w:color="auto"/>
                <w:right w:val="none" w:sz="0" w:space="0" w:color="auto"/>
              </w:divBdr>
            </w:div>
            <w:div w:id="2049136286">
              <w:marLeft w:val="0"/>
              <w:marRight w:val="0"/>
              <w:marTop w:val="0"/>
              <w:marBottom w:val="0"/>
              <w:divBdr>
                <w:top w:val="none" w:sz="0" w:space="0" w:color="auto"/>
                <w:left w:val="none" w:sz="0" w:space="0" w:color="auto"/>
                <w:bottom w:val="none" w:sz="0" w:space="0" w:color="auto"/>
                <w:right w:val="none" w:sz="0" w:space="0" w:color="auto"/>
              </w:divBdr>
            </w:div>
          </w:divsChild>
        </w:div>
        <w:div w:id="1990016852">
          <w:marLeft w:val="0"/>
          <w:marRight w:val="0"/>
          <w:marTop w:val="0"/>
          <w:marBottom w:val="0"/>
          <w:divBdr>
            <w:top w:val="none" w:sz="0" w:space="0" w:color="auto"/>
            <w:left w:val="none" w:sz="0" w:space="0" w:color="auto"/>
            <w:bottom w:val="none" w:sz="0" w:space="0" w:color="auto"/>
            <w:right w:val="none" w:sz="0" w:space="0" w:color="auto"/>
          </w:divBdr>
          <w:divsChild>
            <w:div w:id="11801899">
              <w:marLeft w:val="0"/>
              <w:marRight w:val="0"/>
              <w:marTop w:val="0"/>
              <w:marBottom w:val="0"/>
              <w:divBdr>
                <w:top w:val="none" w:sz="0" w:space="0" w:color="auto"/>
                <w:left w:val="none" w:sz="0" w:space="0" w:color="auto"/>
                <w:bottom w:val="none" w:sz="0" w:space="0" w:color="auto"/>
                <w:right w:val="none" w:sz="0" w:space="0" w:color="auto"/>
              </w:divBdr>
            </w:div>
            <w:div w:id="21517763">
              <w:marLeft w:val="0"/>
              <w:marRight w:val="0"/>
              <w:marTop w:val="0"/>
              <w:marBottom w:val="0"/>
              <w:divBdr>
                <w:top w:val="none" w:sz="0" w:space="0" w:color="auto"/>
                <w:left w:val="none" w:sz="0" w:space="0" w:color="auto"/>
                <w:bottom w:val="none" w:sz="0" w:space="0" w:color="auto"/>
                <w:right w:val="none" w:sz="0" w:space="0" w:color="auto"/>
              </w:divBdr>
            </w:div>
            <w:div w:id="369037201">
              <w:marLeft w:val="0"/>
              <w:marRight w:val="0"/>
              <w:marTop w:val="0"/>
              <w:marBottom w:val="0"/>
              <w:divBdr>
                <w:top w:val="none" w:sz="0" w:space="0" w:color="auto"/>
                <w:left w:val="none" w:sz="0" w:space="0" w:color="auto"/>
                <w:bottom w:val="none" w:sz="0" w:space="0" w:color="auto"/>
                <w:right w:val="none" w:sz="0" w:space="0" w:color="auto"/>
              </w:divBdr>
            </w:div>
            <w:div w:id="395124447">
              <w:marLeft w:val="0"/>
              <w:marRight w:val="0"/>
              <w:marTop w:val="0"/>
              <w:marBottom w:val="0"/>
              <w:divBdr>
                <w:top w:val="none" w:sz="0" w:space="0" w:color="auto"/>
                <w:left w:val="none" w:sz="0" w:space="0" w:color="auto"/>
                <w:bottom w:val="none" w:sz="0" w:space="0" w:color="auto"/>
                <w:right w:val="none" w:sz="0" w:space="0" w:color="auto"/>
              </w:divBdr>
            </w:div>
            <w:div w:id="430509069">
              <w:marLeft w:val="0"/>
              <w:marRight w:val="0"/>
              <w:marTop w:val="0"/>
              <w:marBottom w:val="0"/>
              <w:divBdr>
                <w:top w:val="none" w:sz="0" w:space="0" w:color="auto"/>
                <w:left w:val="none" w:sz="0" w:space="0" w:color="auto"/>
                <w:bottom w:val="none" w:sz="0" w:space="0" w:color="auto"/>
                <w:right w:val="none" w:sz="0" w:space="0" w:color="auto"/>
              </w:divBdr>
            </w:div>
            <w:div w:id="437221990">
              <w:marLeft w:val="0"/>
              <w:marRight w:val="0"/>
              <w:marTop w:val="0"/>
              <w:marBottom w:val="0"/>
              <w:divBdr>
                <w:top w:val="none" w:sz="0" w:space="0" w:color="auto"/>
                <w:left w:val="none" w:sz="0" w:space="0" w:color="auto"/>
                <w:bottom w:val="none" w:sz="0" w:space="0" w:color="auto"/>
                <w:right w:val="none" w:sz="0" w:space="0" w:color="auto"/>
              </w:divBdr>
            </w:div>
            <w:div w:id="713693576">
              <w:marLeft w:val="0"/>
              <w:marRight w:val="0"/>
              <w:marTop w:val="0"/>
              <w:marBottom w:val="0"/>
              <w:divBdr>
                <w:top w:val="none" w:sz="0" w:space="0" w:color="auto"/>
                <w:left w:val="none" w:sz="0" w:space="0" w:color="auto"/>
                <w:bottom w:val="none" w:sz="0" w:space="0" w:color="auto"/>
                <w:right w:val="none" w:sz="0" w:space="0" w:color="auto"/>
              </w:divBdr>
            </w:div>
            <w:div w:id="1136141252">
              <w:marLeft w:val="0"/>
              <w:marRight w:val="0"/>
              <w:marTop w:val="0"/>
              <w:marBottom w:val="0"/>
              <w:divBdr>
                <w:top w:val="none" w:sz="0" w:space="0" w:color="auto"/>
                <w:left w:val="none" w:sz="0" w:space="0" w:color="auto"/>
                <w:bottom w:val="none" w:sz="0" w:space="0" w:color="auto"/>
                <w:right w:val="none" w:sz="0" w:space="0" w:color="auto"/>
              </w:divBdr>
            </w:div>
            <w:div w:id="1179928003">
              <w:marLeft w:val="0"/>
              <w:marRight w:val="0"/>
              <w:marTop w:val="0"/>
              <w:marBottom w:val="0"/>
              <w:divBdr>
                <w:top w:val="none" w:sz="0" w:space="0" w:color="auto"/>
                <w:left w:val="none" w:sz="0" w:space="0" w:color="auto"/>
                <w:bottom w:val="none" w:sz="0" w:space="0" w:color="auto"/>
                <w:right w:val="none" w:sz="0" w:space="0" w:color="auto"/>
              </w:divBdr>
            </w:div>
            <w:div w:id="1412314666">
              <w:marLeft w:val="0"/>
              <w:marRight w:val="0"/>
              <w:marTop w:val="0"/>
              <w:marBottom w:val="0"/>
              <w:divBdr>
                <w:top w:val="none" w:sz="0" w:space="0" w:color="auto"/>
                <w:left w:val="none" w:sz="0" w:space="0" w:color="auto"/>
                <w:bottom w:val="none" w:sz="0" w:space="0" w:color="auto"/>
                <w:right w:val="none" w:sz="0" w:space="0" w:color="auto"/>
              </w:divBdr>
            </w:div>
            <w:div w:id="1474562235">
              <w:marLeft w:val="0"/>
              <w:marRight w:val="0"/>
              <w:marTop w:val="0"/>
              <w:marBottom w:val="0"/>
              <w:divBdr>
                <w:top w:val="none" w:sz="0" w:space="0" w:color="auto"/>
                <w:left w:val="none" w:sz="0" w:space="0" w:color="auto"/>
                <w:bottom w:val="none" w:sz="0" w:space="0" w:color="auto"/>
                <w:right w:val="none" w:sz="0" w:space="0" w:color="auto"/>
              </w:divBdr>
            </w:div>
            <w:div w:id="1706905564">
              <w:marLeft w:val="0"/>
              <w:marRight w:val="0"/>
              <w:marTop w:val="0"/>
              <w:marBottom w:val="0"/>
              <w:divBdr>
                <w:top w:val="none" w:sz="0" w:space="0" w:color="auto"/>
                <w:left w:val="none" w:sz="0" w:space="0" w:color="auto"/>
                <w:bottom w:val="none" w:sz="0" w:space="0" w:color="auto"/>
                <w:right w:val="none" w:sz="0" w:space="0" w:color="auto"/>
              </w:divBdr>
            </w:div>
            <w:div w:id="1731416166">
              <w:marLeft w:val="0"/>
              <w:marRight w:val="0"/>
              <w:marTop w:val="0"/>
              <w:marBottom w:val="0"/>
              <w:divBdr>
                <w:top w:val="none" w:sz="0" w:space="0" w:color="auto"/>
                <w:left w:val="none" w:sz="0" w:space="0" w:color="auto"/>
                <w:bottom w:val="none" w:sz="0" w:space="0" w:color="auto"/>
                <w:right w:val="none" w:sz="0" w:space="0" w:color="auto"/>
              </w:divBdr>
            </w:div>
            <w:div w:id="1761022511">
              <w:marLeft w:val="0"/>
              <w:marRight w:val="0"/>
              <w:marTop w:val="0"/>
              <w:marBottom w:val="0"/>
              <w:divBdr>
                <w:top w:val="none" w:sz="0" w:space="0" w:color="auto"/>
                <w:left w:val="none" w:sz="0" w:space="0" w:color="auto"/>
                <w:bottom w:val="none" w:sz="0" w:space="0" w:color="auto"/>
                <w:right w:val="none" w:sz="0" w:space="0" w:color="auto"/>
              </w:divBdr>
            </w:div>
            <w:div w:id="1833790793">
              <w:marLeft w:val="0"/>
              <w:marRight w:val="0"/>
              <w:marTop w:val="0"/>
              <w:marBottom w:val="0"/>
              <w:divBdr>
                <w:top w:val="none" w:sz="0" w:space="0" w:color="auto"/>
                <w:left w:val="none" w:sz="0" w:space="0" w:color="auto"/>
                <w:bottom w:val="none" w:sz="0" w:space="0" w:color="auto"/>
                <w:right w:val="none" w:sz="0" w:space="0" w:color="auto"/>
              </w:divBdr>
            </w:div>
            <w:div w:id="2007172633">
              <w:marLeft w:val="0"/>
              <w:marRight w:val="0"/>
              <w:marTop w:val="0"/>
              <w:marBottom w:val="0"/>
              <w:divBdr>
                <w:top w:val="none" w:sz="0" w:space="0" w:color="auto"/>
                <w:left w:val="none" w:sz="0" w:space="0" w:color="auto"/>
                <w:bottom w:val="none" w:sz="0" w:space="0" w:color="auto"/>
                <w:right w:val="none" w:sz="0" w:space="0" w:color="auto"/>
              </w:divBdr>
            </w:div>
          </w:divsChild>
        </w:div>
        <w:div w:id="2049329031">
          <w:marLeft w:val="0"/>
          <w:marRight w:val="0"/>
          <w:marTop w:val="0"/>
          <w:marBottom w:val="0"/>
          <w:divBdr>
            <w:top w:val="none" w:sz="0" w:space="0" w:color="auto"/>
            <w:left w:val="none" w:sz="0" w:space="0" w:color="auto"/>
            <w:bottom w:val="none" w:sz="0" w:space="0" w:color="auto"/>
            <w:right w:val="none" w:sz="0" w:space="0" w:color="auto"/>
          </w:divBdr>
          <w:divsChild>
            <w:div w:id="422455964">
              <w:marLeft w:val="0"/>
              <w:marRight w:val="0"/>
              <w:marTop w:val="0"/>
              <w:marBottom w:val="0"/>
              <w:divBdr>
                <w:top w:val="none" w:sz="0" w:space="0" w:color="auto"/>
                <w:left w:val="none" w:sz="0" w:space="0" w:color="auto"/>
                <w:bottom w:val="none" w:sz="0" w:space="0" w:color="auto"/>
                <w:right w:val="none" w:sz="0" w:space="0" w:color="auto"/>
              </w:divBdr>
            </w:div>
            <w:div w:id="673066557">
              <w:marLeft w:val="0"/>
              <w:marRight w:val="0"/>
              <w:marTop w:val="0"/>
              <w:marBottom w:val="0"/>
              <w:divBdr>
                <w:top w:val="none" w:sz="0" w:space="0" w:color="auto"/>
                <w:left w:val="none" w:sz="0" w:space="0" w:color="auto"/>
                <w:bottom w:val="none" w:sz="0" w:space="0" w:color="auto"/>
                <w:right w:val="none" w:sz="0" w:space="0" w:color="auto"/>
              </w:divBdr>
            </w:div>
            <w:div w:id="877354607">
              <w:marLeft w:val="0"/>
              <w:marRight w:val="0"/>
              <w:marTop w:val="0"/>
              <w:marBottom w:val="0"/>
              <w:divBdr>
                <w:top w:val="none" w:sz="0" w:space="0" w:color="auto"/>
                <w:left w:val="none" w:sz="0" w:space="0" w:color="auto"/>
                <w:bottom w:val="none" w:sz="0" w:space="0" w:color="auto"/>
                <w:right w:val="none" w:sz="0" w:space="0" w:color="auto"/>
              </w:divBdr>
            </w:div>
            <w:div w:id="943920463">
              <w:marLeft w:val="0"/>
              <w:marRight w:val="0"/>
              <w:marTop w:val="0"/>
              <w:marBottom w:val="0"/>
              <w:divBdr>
                <w:top w:val="none" w:sz="0" w:space="0" w:color="auto"/>
                <w:left w:val="none" w:sz="0" w:space="0" w:color="auto"/>
                <w:bottom w:val="none" w:sz="0" w:space="0" w:color="auto"/>
                <w:right w:val="none" w:sz="0" w:space="0" w:color="auto"/>
              </w:divBdr>
            </w:div>
            <w:div w:id="1008213744">
              <w:marLeft w:val="0"/>
              <w:marRight w:val="0"/>
              <w:marTop w:val="0"/>
              <w:marBottom w:val="0"/>
              <w:divBdr>
                <w:top w:val="none" w:sz="0" w:space="0" w:color="auto"/>
                <w:left w:val="none" w:sz="0" w:space="0" w:color="auto"/>
                <w:bottom w:val="none" w:sz="0" w:space="0" w:color="auto"/>
                <w:right w:val="none" w:sz="0" w:space="0" w:color="auto"/>
              </w:divBdr>
            </w:div>
            <w:div w:id="1102531952">
              <w:marLeft w:val="0"/>
              <w:marRight w:val="0"/>
              <w:marTop w:val="0"/>
              <w:marBottom w:val="0"/>
              <w:divBdr>
                <w:top w:val="none" w:sz="0" w:space="0" w:color="auto"/>
                <w:left w:val="none" w:sz="0" w:space="0" w:color="auto"/>
                <w:bottom w:val="none" w:sz="0" w:space="0" w:color="auto"/>
                <w:right w:val="none" w:sz="0" w:space="0" w:color="auto"/>
              </w:divBdr>
            </w:div>
            <w:div w:id="1201016126">
              <w:marLeft w:val="0"/>
              <w:marRight w:val="0"/>
              <w:marTop w:val="0"/>
              <w:marBottom w:val="0"/>
              <w:divBdr>
                <w:top w:val="none" w:sz="0" w:space="0" w:color="auto"/>
                <w:left w:val="none" w:sz="0" w:space="0" w:color="auto"/>
                <w:bottom w:val="none" w:sz="0" w:space="0" w:color="auto"/>
                <w:right w:val="none" w:sz="0" w:space="0" w:color="auto"/>
              </w:divBdr>
            </w:div>
            <w:div w:id="1224366398">
              <w:marLeft w:val="0"/>
              <w:marRight w:val="0"/>
              <w:marTop w:val="0"/>
              <w:marBottom w:val="0"/>
              <w:divBdr>
                <w:top w:val="none" w:sz="0" w:space="0" w:color="auto"/>
                <w:left w:val="none" w:sz="0" w:space="0" w:color="auto"/>
                <w:bottom w:val="none" w:sz="0" w:space="0" w:color="auto"/>
                <w:right w:val="none" w:sz="0" w:space="0" w:color="auto"/>
              </w:divBdr>
            </w:div>
            <w:div w:id="1281642764">
              <w:marLeft w:val="0"/>
              <w:marRight w:val="0"/>
              <w:marTop w:val="0"/>
              <w:marBottom w:val="0"/>
              <w:divBdr>
                <w:top w:val="none" w:sz="0" w:space="0" w:color="auto"/>
                <w:left w:val="none" w:sz="0" w:space="0" w:color="auto"/>
                <w:bottom w:val="none" w:sz="0" w:space="0" w:color="auto"/>
                <w:right w:val="none" w:sz="0" w:space="0" w:color="auto"/>
              </w:divBdr>
            </w:div>
            <w:div w:id="1410538717">
              <w:marLeft w:val="0"/>
              <w:marRight w:val="0"/>
              <w:marTop w:val="0"/>
              <w:marBottom w:val="0"/>
              <w:divBdr>
                <w:top w:val="none" w:sz="0" w:space="0" w:color="auto"/>
                <w:left w:val="none" w:sz="0" w:space="0" w:color="auto"/>
                <w:bottom w:val="none" w:sz="0" w:space="0" w:color="auto"/>
                <w:right w:val="none" w:sz="0" w:space="0" w:color="auto"/>
              </w:divBdr>
            </w:div>
            <w:div w:id="1439451400">
              <w:marLeft w:val="0"/>
              <w:marRight w:val="0"/>
              <w:marTop w:val="0"/>
              <w:marBottom w:val="0"/>
              <w:divBdr>
                <w:top w:val="none" w:sz="0" w:space="0" w:color="auto"/>
                <w:left w:val="none" w:sz="0" w:space="0" w:color="auto"/>
                <w:bottom w:val="none" w:sz="0" w:space="0" w:color="auto"/>
                <w:right w:val="none" w:sz="0" w:space="0" w:color="auto"/>
              </w:divBdr>
            </w:div>
            <w:div w:id="1843625833">
              <w:marLeft w:val="0"/>
              <w:marRight w:val="0"/>
              <w:marTop w:val="0"/>
              <w:marBottom w:val="0"/>
              <w:divBdr>
                <w:top w:val="none" w:sz="0" w:space="0" w:color="auto"/>
                <w:left w:val="none" w:sz="0" w:space="0" w:color="auto"/>
                <w:bottom w:val="none" w:sz="0" w:space="0" w:color="auto"/>
                <w:right w:val="none" w:sz="0" w:space="0" w:color="auto"/>
              </w:divBdr>
            </w:div>
            <w:div w:id="1880506804">
              <w:marLeft w:val="0"/>
              <w:marRight w:val="0"/>
              <w:marTop w:val="0"/>
              <w:marBottom w:val="0"/>
              <w:divBdr>
                <w:top w:val="none" w:sz="0" w:space="0" w:color="auto"/>
                <w:left w:val="none" w:sz="0" w:space="0" w:color="auto"/>
                <w:bottom w:val="none" w:sz="0" w:space="0" w:color="auto"/>
                <w:right w:val="none" w:sz="0" w:space="0" w:color="auto"/>
              </w:divBdr>
            </w:div>
            <w:div w:id="1961955593">
              <w:marLeft w:val="0"/>
              <w:marRight w:val="0"/>
              <w:marTop w:val="0"/>
              <w:marBottom w:val="0"/>
              <w:divBdr>
                <w:top w:val="none" w:sz="0" w:space="0" w:color="auto"/>
                <w:left w:val="none" w:sz="0" w:space="0" w:color="auto"/>
                <w:bottom w:val="none" w:sz="0" w:space="0" w:color="auto"/>
                <w:right w:val="none" w:sz="0" w:space="0" w:color="auto"/>
              </w:divBdr>
            </w:div>
            <w:div w:id="2053573530">
              <w:marLeft w:val="0"/>
              <w:marRight w:val="0"/>
              <w:marTop w:val="0"/>
              <w:marBottom w:val="0"/>
              <w:divBdr>
                <w:top w:val="none" w:sz="0" w:space="0" w:color="auto"/>
                <w:left w:val="none" w:sz="0" w:space="0" w:color="auto"/>
                <w:bottom w:val="none" w:sz="0" w:space="0" w:color="auto"/>
                <w:right w:val="none" w:sz="0" w:space="0" w:color="auto"/>
              </w:divBdr>
            </w:div>
            <w:div w:id="2134011758">
              <w:marLeft w:val="0"/>
              <w:marRight w:val="0"/>
              <w:marTop w:val="0"/>
              <w:marBottom w:val="0"/>
              <w:divBdr>
                <w:top w:val="none" w:sz="0" w:space="0" w:color="auto"/>
                <w:left w:val="none" w:sz="0" w:space="0" w:color="auto"/>
                <w:bottom w:val="none" w:sz="0" w:space="0" w:color="auto"/>
                <w:right w:val="none" w:sz="0" w:space="0" w:color="auto"/>
              </w:divBdr>
            </w:div>
          </w:divsChild>
        </w:div>
        <w:div w:id="2114393937">
          <w:marLeft w:val="0"/>
          <w:marRight w:val="0"/>
          <w:marTop w:val="0"/>
          <w:marBottom w:val="0"/>
          <w:divBdr>
            <w:top w:val="none" w:sz="0" w:space="0" w:color="auto"/>
            <w:left w:val="none" w:sz="0" w:space="0" w:color="auto"/>
            <w:bottom w:val="none" w:sz="0" w:space="0" w:color="auto"/>
            <w:right w:val="none" w:sz="0" w:space="0" w:color="auto"/>
          </w:divBdr>
          <w:divsChild>
            <w:div w:id="242885336">
              <w:marLeft w:val="0"/>
              <w:marRight w:val="0"/>
              <w:marTop w:val="0"/>
              <w:marBottom w:val="0"/>
              <w:divBdr>
                <w:top w:val="none" w:sz="0" w:space="0" w:color="auto"/>
                <w:left w:val="none" w:sz="0" w:space="0" w:color="auto"/>
                <w:bottom w:val="none" w:sz="0" w:space="0" w:color="auto"/>
                <w:right w:val="none" w:sz="0" w:space="0" w:color="auto"/>
              </w:divBdr>
            </w:div>
            <w:div w:id="251821358">
              <w:marLeft w:val="0"/>
              <w:marRight w:val="0"/>
              <w:marTop w:val="0"/>
              <w:marBottom w:val="0"/>
              <w:divBdr>
                <w:top w:val="none" w:sz="0" w:space="0" w:color="auto"/>
                <w:left w:val="none" w:sz="0" w:space="0" w:color="auto"/>
                <w:bottom w:val="none" w:sz="0" w:space="0" w:color="auto"/>
                <w:right w:val="none" w:sz="0" w:space="0" w:color="auto"/>
              </w:divBdr>
            </w:div>
            <w:div w:id="372971868">
              <w:marLeft w:val="0"/>
              <w:marRight w:val="0"/>
              <w:marTop w:val="0"/>
              <w:marBottom w:val="0"/>
              <w:divBdr>
                <w:top w:val="none" w:sz="0" w:space="0" w:color="auto"/>
                <w:left w:val="none" w:sz="0" w:space="0" w:color="auto"/>
                <w:bottom w:val="none" w:sz="0" w:space="0" w:color="auto"/>
                <w:right w:val="none" w:sz="0" w:space="0" w:color="auto"/>
              </w:divBdr>
            </w:div>
            <w:div w:id="598491600">
              <w:marLeft w:val="0"/>
              <w:marRight w:val="0"/>
              <w:marTop w:val="0"/>
              <w:marBottom w:val="0"/>
              <w:divBdr>
                <w:top w:val="none" w:sz="0" w:space="0" w:color="auto"/>
                <w:left w:val="none" w:sz="0" w:space="0" w:color="auto"/>
                <w:bottom w:val="none" w:sz="0" w:space="0" w:color="auto"/>
                <w:right w:val="none" w:sz="0" w:space="0" w:color="auto"/>
              </w:divBdr>
            </w:div>
            <w:div w:id="941494313">
              <w:marLeft w:val="0"/>
              <w:marRight w:val="0"/>
              <w:marTop w:val="0"/>
              <w:marBottom w:val="0"/>
              <w:divBdr>
                <w:top w:val="none" w:sz="0" w:space="0" w:color="auto"/>
                <w:left w:val="none" w:sz="0" w:space="0" w:color="auto"/>
                <w:bottom w:val="none" w:sz="0" w:space="0" w:color="auto"/>
                <w:right w:val="none" w:sz="0" w:space="0" w:color="auto"/>
              </w:divBdr>
            </w:div>
            <w:div w:id="1141314040">
              <w:marLeft w:val="0"/>
              <w:marRight w:val="0"/>
              <w:marTop w:val="0"/>
              <w:marBottom w:val="0"/>
              <w:divBdr>
                <w:top w:val="none" w:sz="0" w:space="0" w:color="auto"/>
                <w:left w:val="none" w:sz="0" w:space="0" w:color="auto"/>
                <w:bottom w:val="none" w:sz="0" w:space="0" w:color="auto"/>
                <w:right w:val="none" w:sz="0" w:space="0" w:color="auto"/>
              </w:divBdr>
            </w:div>
            <w:div w:id="1275865434">
              <w:marLeft w:val="0"/>
              <w:marRight w:val="0"/>
              <w:marTop w:val="0"/>
              <w:marBottom w:val="0"/>
              <w:divBdr>
                <w:top w:val="none" w:sz="0" w:space="0" w:color="auto"/>
                <w:left w:val="none" w:sz="0" w:space="0" w:color="auto"/>
                <w:bottom w:val="none" w:sz="0" w:space="0" w:color="auto"/>
                <w:right w:val="none" w:sz="0" w:space="0" w:color="auto"/>
              </w:divBdr>
            </w:div>
            <w:div w:id="1289703069">
              <w:marLeft w:val="0"/>
              <w:marRight w:val="0"/>
              <w:marTop w:val="0"/>
              <w:marBottom w:val="0"/>
              <w:divBdr>
                <w:top w:val="none" w:sz="0" w:space="0" w:color="auto"/>
                <w:left w:val="none" w:sz="0" w:space="0" w:color="auto"/>
                <w:bottom w:val="none" w:sz="0" w:space="0" w:color="auto"/>
                <w:right w:val="none" w:sz="0" w:space="0" w:color="auto"/>
              </w:divBdr>
            </w:div>
            <w:div w:id="1405447186">
              <w:marLeft w:val="0"/>
              <w:marRight w:val="0"/>
              <w:marTop w:val="0"/>
              <w:marBottom w:val="0"/>
              <w:divBdr>
                <w:top w:val="none" w:sz="0" w:space="0" w:color="auto"/>
                <w:left w:val="none" w:sz="0" w:space="0" w:color="auto"/>
                <w:bottom w:val="none" w:sz="0" w:space="0" w:color="auto"/>
                <w:right w:val="none" w:sz="0" w:space="0" w:color="auto"/>
              </w:divBdr>
            </w:div>
            <w:div w:id="1663699569">
              <w:marLeft w:val="0"/>
              <w:marRight w:val="0"/>
              <w:marTop w:val="0"/>
              <w:marBottom w:val="0"/>
              <w:divBdr>
                <w:top w:val="none" w:sz="0" w:space="0" w:color="auto"/>
                <w:left w:val="none" w:sz="0" w:space="0" w:color="auto"/>
                <w:bottom w:val="none" w:sz="0" w:space="0" w:color="auto"/>
                <w:right w:val="none" w:sz="0" w:space="0" w:color="auto"/>
              </w:divBdr>
            </w:div>
            <w:div w:id="1874613587">
              <w:marLeft w:val="0"/>
              <w:marRight w:val="0"/>
              <w:marTop w:val="0"/>
              <w:marBottom w:val="0"/>
              <w:divBdr>
                <w:top w:val="none" w:sz="0" w:space="0" w:color="auto"/>
                <w:left w:val="none" w:sz="0" w:space="0" w:color="auto"/>
                <w:bottom w:val="none" w:sz="0" w:space="0" w:color="auto"/>
                <w:right w:val="none" w:sz="0" w:space="0" w:color="auto"/>
              </w:divBdr>
            </w:div>
            <w:div w:id="2048792503">
              <w:marLeft w:val="0"/>
              <w:marRight w:val="0"/>
              <w:marTop w:val="0"/>
              <w:marBottom w:val="0"/>
              <w:divBdr>
                <w:top w:val="none" w:sz="0" w:space="0" w:color="auto"/>
                <w:left w:val="none" w:sz="0" w:space="0" w:color="auto"/>
                <w:bottom w:val="none" w:sz="0" w:space="0" w:color="auto"/>
                <w:right w:val="none" w:sz="0" w:space="0" w:color="auto"/>
              </w:divBdr>
            </w:div>
            <w:div w:id="2068919466">
              <w:marLeft w:val="0"/>
              <w:marRight w:val="0"/>
              <w:marTop w:val="0"/>
              <w:marBottom w:val="0"/>
              <w:divBdr>
                <w:top w:val="none" w:sz="0" w:space="0" w:color="auto"/>
                <w:left w:val="none" w:sz="0" w:space="0" w:color="auto"/>
                <w:bottom w:val="none" w:sz="0" w:space="0" w:color="auto"/>
                <w:right w:val="none" w:sz="0" w:space="0" w:color="auto"/>
              </w:divBdr>
            </w:div>
            <w:div w:id="2097438742">
              <w:marLeft w:val="0"/>
              <w:marRight w:val="0"/>
              <w:marTop w:val="0"/>
              <w:marBottom w:val="0"/>
              <w:divBdr>
                <w:top w:val="none" w:sz="0" w:space="0" w:color="auto"/>
                <w:left w:val="none" w:sz="0" w:space="0" w:color="auto"/>
                <w:bottom w:val="none" w:sz="0" w:space="0" w:color="auto"/>
                <w:right w:val="none" w:sz="0" w:space="0" w:color="auto"/>
              </w:divBdr>
            </w:div>
          </w:divsChild>
        </w:div>
        <w:div w:id="2134863425">
          <w:marLeft w:val="0"/>
          <w:marRight w:val="0"/>
          <w:marTop w:val="0"/>
          <w:marBottom w:val="0"/>
          <w:divBdr>
            <w:top w:val="none" w:sz="0" w:space="0" w:color="auto"/>
            <w:left w:val="none" w:sz="0" w:space="0" w:color="auto"/>
            <w:bottom w:val="none" w:sz="0" w:space="0" w:color="auto"/>
            <w:right w:val="none" w:sz="0" w:space="0" w:color="auto"/>
          </w:divBdr>
          <w:divsChild>
            <w:div w:id="72046535">
              <w:marLeft w:val="0"/>
              <w:marRight w:val="0"/>
              <w:marTop w:val="0"/>
              <w:marBottom w:val="0"/>
              <w:divBdr>
                <w:top w:val="none" w:sz="0" w:space="0" w:color="auto"/>
                <w:left w:val="none" w:sz="0" w:space="0" w:color="auto"/>
                <w:bottom w:val="none" w:sz="0" w:space="0" w:color="auto"/>
                <w:right w:val="none" w:sz="0" w:space="0" w:color="auto"/>
              </w:divBdr>
            </w:div>
            <w:div w:id="163518325">
              <w:marLeft w:val="0"/>
              <w:marRight w:val="0"/>
              <w:marTop w:val="0"/>
              <w:marBottom w:val="0"/>
              <w:divBdr>
                <w:top w:val="none" w:sz="0" w:space="0" w:color="auto"/>
                <w:left w:val="none" w:sz="0" w:space="0" w:color="auto"/>
                <w:bottom w:val="none" w:sz="0" w:space="0" w:color="auto"/>
                <w:right w:val="none" w:sz="0" w:space="0" w:color="auto"/>
              </w:divBdr>
            </w:div>
            <w:div w:id="221019603">
              <w:marLeft w:val="0"/>
              <w:marRight w:val="0"/>
              <w:marTop w:val="0"/>
              <w:marBottom w:val="0"/>
              <w:divBdr>
                <w:top w:val="none" w:sz="0" w:space="0" w:color="auto"/>
                <w:left w:val="none" w:sz="0" w:space="0" w:color="auto"/>
                <w:bottom w:val="none" w:sz="0" w:space="0" w:color="auto"/>
                <w:right w:val="none" w:sz="0" w:space="0" w:color="auto"/>
              </w:divBdr>
            </w:div>
            <w:div w:id="248394652">
              <w:marLeft w:val="0"/>
              <w:marRight w:val="0"/>
              <w:marTop w:val="0"/>
              <w:marBottom w:val="0"/>
              <w:divBdr>
                <w:top w:val="none" w:sz="0" w:space="0" w:color="auto"/>
                <w:left w:val="none" w:sz="0" w:space="0" w:color="auto"/>
                <w:bottom w:val="none" w:sz="0" w:space="0" w:color="auto"/>
                <w:right w:val="none" w:sz="0" w:space="0" w:color="auto"/>
              </w:divBdr>
            </w:div>
            <w:div w:id="269550125">
              <w:marLeft w:val="0"/>
              <w:marRight w:val="0"/>
              <w:marTop w:val="0"/>
              <w:marBottom w:val="0"/>
              <w:divBdr>
                <w:top w:val="none" w:sz="0" w:space="0" w:color="auto"/>
                <w:left w:val="none" w:sz="0" w:space="0" w:color="auto"/>
                <w:bottom w:val="none" w:sz="0" w:space="0" w:color="auto"/>
                <w:right w:val="none" w:sz="0" w:space="0" w:color="auto"/>
              </w:divBdr>
            </w:div>
            <w:div w:id="317609355">
              <w:marLeft w:val="0"/>
              <w:marRight w:val="0"/>
              <w:marTop w:val="0"/>
              <w:marBottom w:val="0"/>
              <w:divBdr>
                <w:top w:val="none" w:sz="0" w:space="0" w:color="auto"/>
                <w:left w:val="none" w:sz="0" w:space="0" w:color="auto"/>
                <w:bottom w:val="none" w:sz="0" w:space="0" w:color="auto"/>
                <w:right w:val="none" w:sz="0" w:space="0" w:color="auto"/>
              </w:divBdr>
            </w:div>
            <w:div w:id="461656855">
              <w:marLeft w:val="0"/>
              <w:marRight w:val="0"/>
              <w:marTop w:val="0"/>
              <w:marBottom w:val="0"/>
              <w:divBdr>
                <w:top w:val="none" w:sz="0" w:space="0" w:color="auto"/>
                <w:left w:val="none" w:sz="0" w:space="0" w:color="auto"/>
                <w:bottom w:val="none" w:sz="0" w:space="0" w:color="auto"/>
                <w:right w:val="none" w:sz="0" w:space="0" w:color="auto"/>
              </w:divBdr>
            </w:div>
            <w:div w:id="747994863">
              <w:marLeft w:val="0"/>
              <w:marRight w:val="0"/>
              <w:marTop w:val="0"/>
              <w:marBottom w:val="0"/>
              <w:divBdr>
                <w:top w:val="none" w:sz="0" w:space="0" w:color="auto"/>
                <w:left w:val="none" w:sz="0" w:space="0" w:color="auto"/>
                <w:bottom w:val="none" w:sz="0" w:space="0" w:color="auto"/>
                <w:right w:val="none" w:sz="0" w:space="0" w:color="auto"/>
              </w:divBdr>
            </w:div>
            <w:div w:id="844170172">
              <w:marLeft w:val="0"/>
              <w:marRight w:val="0"/>
              <w:marTop w:val="0"/>
              <w:marBottom w:val="0"/>
              <w:divBdr>
                <w:top w:val="none" w:sz="0" w:space="0" w:color="auto"/>
                <w:left w:val="none" w:sz="0" w:space="0" w:color="auto"/>
                <w:bottom w:val="none" w:sz="0" w:space="0" w:color="auto"/>
                <w:right w:val="none" w:sz="0" w:space="0" w:color="auto"/>
              </w:divBdr>
            </w:div>
            <w:div w:id="850798251">
              <w:marLeft w:val="0"/>
              <w:marRight w:val="0"/>
              <w:marTop w:val="0"/>
              <w:marBottom w:val="0"/>
              <w:divBdr>
                <w:top w:val="none" w:sz="0" w:space="0" w:color="auto"/>
                <w:left w:val="none" w:sz="0" w:space="0" w:color="auto"/>
                <w:bottom w:val="none" w:sz="0" w:space="0" w:color="auto"/>
                <w:right w:val="none" w:sz="0" w:space="0" w:color="auto"/>
              </w:divBdr>
            </w:div>
            <w:div w:id="960723603">
              <w:marLeft w:val="0"/>
              <w:marRight w:val="0"/>
              <w:marTop w:val="0"/>
              <w:marBottom w:val="0"/>
              <w:divBdr>
                <w:top w:val="none" w:sz="0" w:space="0" w:color="auto"/>
                <w:left w:val="none" w:sz="0" w:space="0" w:color="auto"/>
                <w:bottom w:val="none" w:sz="0" w:space="0" w:color="auto"/>
                <w:right w:val="none" w:sz="0" w:space="0" w:color="auto"/>
              </w:divBdr>
            </w:div>
            <w:div w:id="1026060796">
              <w:marLeft w:val="0"/>
              <w:marRight w:val="0"/>
              <w:marTop w:val="0"/>
              <w:marBottom w:val="0"/>
              <w:divBdr>
                <w:top w:val="none" w:sz="0" w:space="0" w:color="auto"/>
                <w:left w:val="none" w:sz="0" w:space="0" w:color="auto"/>
                <w:bottom w:val="none" w:sz="0" w:space="0" w:color="auto"/>
                <w:right w:val="none" w:sz="0" w:space="0" w:color="auto"/>
              </w:divBdr>
            </w:div>
            <w:div w:id="1436559593">
              <w:marLeft w:val="0"/>
              <w:marRight w:val="0"/>
              <w:marTop w:val="0"/>
              <w:marBottom w:val="0"/>
              <w:divBdr>
                <w:top w:val="none" w:sz="0" w:space="0" w:color="auto"/>
                <w:left w:val="none" w:sz="0" w:space="0" w:color="auto"/>
                <w:bottom w:val="none" w:sz="0" w:space="0" w:color="auto"/>
                <w:right w:val="none" w:sz="0" w:space="0" w:color="auto"/>
              </w:divBdr>
            </w:div>
            <w:div w:id="1545601220">
              <w:marLeft w:val="0"/>
              <w:marRight w:val="0"/>
              <w:marTop w:val="0"/>
              <w:marBottom w:val="0"/>
              <w:divBdr>
                <w:top w:val="none" w:sz="0" w:space="0" w:color="auto"/>
                <w:left w:val="none" w:sz="0" w:space="0" w:color="auto"/>
                <w:bottom w:val="none" w:sz="0" w:space="0" w:color="auto"/>
                <w:right w:val="none" w:sz="0" w:space="0" w:color="auto"/>
              </w:divBdr>
            </w:div>
            <w:div w:id="1829832128">
              <w:marLeft w:val="0"/>
              <w:marRight w:val="0"/>
              <w:marTop w:val="0"/>
              <w:marBottom w:val="0"/>
              <w:divBdr>
                <w:top w:val="none" w:sz="0" w:space="0" w:color="auto"/>
                <w:left w:val="none" w:sz="0" w:space="0" w:color="auto"/>
                <w:bottom w:val="none" w:sz="0" w:space="0" w:color="auto"/>
                <w:right w:val="none" w:sz="0" w:space="0" w:color="auto"/>
              </w:divBdr>
            </w:div>
            <w:div w:id="2033457072">
              <w:marLeft w:val="0"/>
              <w:marRight w:val="0"/>
              <w:marTop w:val="0"/>
              <w:marBottom w:val="0"/>
              <w:divBdr>
                <w:top w:val="none" w:sz="0" w:space="0" w:color="auto"/>
                <w:left w:val="none" w:sz="0" w:space="0" w:color="auto"/>
                <w:bottom w:val="none" w:sz="0" w:space="0" w:color="auto"/>
                <w:right w:val="none" w:sz="0" w:space="0" w:color="auto"/>
              </w:divBdr>
            </w:div>
            <w:div w:id="20788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19884">
      <w:bodyDiv w:val="1"/>
      <w:marLeft w:val="0"/>
      <w:marRight w:val="0"/>
      <w:marTop w:val="0"/>
      <w:marBottom w:val="0"/>
      <w:divBdr>
        <w:top w:val="none" w:sz="0" w:space="0" w:color="auto"/>
        <w:left w:val="none" w:sz="0" w:space="0" w:color="auto"/>
        <w:bottom w:val="none" w:sz="0" w:space="0" w:color="auto"/>
        <w:right w:val="none" w:sz="0" w:space="0" w:color="auto"/>
      </w:divBdr>
      <w:divsChild>
        <w:div w:id="228007618">
          <w:marLeft w:val="0"/>
          <w:marRight w:val="0"/>
          <w:marTop w:val="0"/>
          <w:marBottom w:val="0"/>
          <w:divBdr>
            <w:top w:val="none" w:sz="0" w:space="0" w:color="auto"/>
            <w:left w:val="none" w:sz="0" w:space="0" w:color="auto"/>
            <w:bottom w:val="none" w:sz="0" w:space="0" w:color="auto"/>
            <w:right w:val="none" w:sz="0" w:space="0" w:color="auto"/>
          </w:divBdr>
          <w:divsChild>
            <w:div w:id="23216366">
              <w:marLeft w:val="0"/>
              <w:marRight w:val="0"/>
              <w:marTop w:val="0"/>
              <w:marBottom w:val="0"/>
              <w:divBdr>
                <w:top w:val="none" w:sz="0" w:space="0" w:color="auto"/>
                <w:left w:val="none" w:sz="0" w:space="0" w:color="auto"/>
                <w:bottom w:val="none" w:sz="0" w:space="0" w:color="auto"/>
                <w:right w:val="none" w:sz="0" w:space="0" w:color="auto"/>
              </w:divBdr>
            </w:div>
            <w:div w:id="183901933">
              <w:marLeft w:val="0"/>
              <w:marRight w:val="0"/>
              <w:marTop w:val="0"/>
              <w:marBottom w:val="0"/>
              <w:divBdr>
                <w:top w:val="none" w:sz="0" w:space="0" w:color="auto"/>
                <w:left w:val="none" w:sz="0" w:space="0" w:color="auto"/>
                <w:bottom w:val="none" w:sz="0" w:space="0" w:color="auto"/>
                <w:right w:val="none" w:sz="0" w:space="0" w:color="auto"/>
              </w:divBdr>
            </w:div>
            <w:div w:id="266885923">
              <w:marLeft w:val="0"/>
              <w:marRight w:val="0"/>
              <w:marTop w:val="0"/>
              <w:marBottom w:val="0"/>
              <w:divBdr>
                <w:top w:val="none" w:sz="0" w:space="0" w:color="auto"/>
                <w:left w:val="none" w:sz="0" w:space="0" w:color="auto"/>
                <w:bottom w:val="none" w:sz="0" w:space="0" w:color="auto"/>
                <w:right w:val="none" w:sz="0" w:space="0" w:color="auto"/>
              </w:divBdr>
            </w:div>
            <w:div w:id="688795149">
              <w:marLeft w:val="0"/>
              <w:marRight w:val="0"/>
              <w:marTop w:val="0"/>
              <w:marBottom w:val="0"/>
              <w:divBdr>
                <w:top w:val="none" w:sz="0" w:space="0" w:color="auto"/>
                <w:left w:val="none" w:sz="0" w:space="0" w:color="auto"/>
                <w:bottom w:val="none" w:sz="0" w:space="0" w:color="auto"/>
                <w:right w:val="none" w:sz="0" w:space="0" w:color="auto"/>
              </w:divBdr>
            </w:div>
            <w:div w:id="977756913">
              <w:marLeft w:val="0"/>
              <w:marRight w:val="0"/>
              <w:marTop w:val="0"/>
              <w:marBottom w:val="0"/>
              <w:divBdr>
                <w:top w:val="none" w:sz="0" w:space="0" w:color="auto"/>
                <w:left w:val="none" w:sz="0" w:space="0" w:color="auto"/>
                <w:bottom w:val="none" w:sz="0" w:space="0" w:color="auto"/>
                <w:right w:val="none" w:sz="0" w:space="0" w:color="auto"/>
              </w:divBdr>
            </w:div>
            <w:div w:id="1092122062">
              <w:marLeft w:val="0"/>
              <w:marRight w:val="0"/>
              <w:marTop w:val="0"/>
              <w:marBottom w:val="0"/>
              <w:divBdr>
                <w:top w:val="none" w:sz="0" w:space="0" w:color="auto"/>
                <w:left w:val="none" w:sz="0" w:space="0" w:color="auto"/>
                <w:bottom w:val="none" w:sz="0" w:space="0" w:color="auto"/>
                <w:right w:val="none" w:sz="0" w:space="0" w:color="auto"/>
              </w:divBdr>
            </w:div>
            <w:div w:id="1235047919">
              <w:marLeft w:val="0"/>
              <w:marRight w:val="0"/>
              <w:marTop w:val="0"/>
              <w:marBottom w:val="0"/>
              <w:divBdr>
                <w:top w:val="none" w:sz="0" w:space="0" w:color="auto"/>
                <w:left w:val="none" w:sz="0" w:space="0" w:color="auto"/>
                <w:bottom w:val="none" w:sz="0" w:space="0" w:color="auto"/>
                <w:right w:val="none" w:sz="0" w:space="0" w:color="auto"/>
              </w:divBdr>
            </w:div>
            <w:div w:id="1278873293">
              <w:marLeft w:val="0"/>
              <w:marRight w:val="0"/>
              <w:marTop w:val="0"/>
              <w:marBottom w:val="0"/>
              <w:divBdr>
                <w:top w:val="none" w:sz="0" w:space="0" w:color="auto"/>
                <w:left w:val="none" w:sz="0" w:space="0" w:color="auto"/>
                <w:bottom w:val="none" w:sz="0" w:space="0" w:color="auto"/>
                <w:right w:val="none" w:sz="0" w:space="0" w:color="auto"/>
              </w:divBdr>
            </w:div>
            <w:div w:id="1314218851">
              <w:marLeft w:val="0"/>
              <w:marRight w:val="0"/>
              <w:marTop w:val="0"/>
              <w:marBottom w:val="0"/>
              <w:divBdr>
                <w:top w:val="none" w:sz="0" w:space="0" w:color="auto"/>
                <w:left w:val="none" w:sz="0" w:space="0" w:color="auto"/>
                <w:bottom w:val="none" w:sz="0" w:space="0" w:color="auto"/>
                <w:right w:val="none" w:sz="0" w:space="0" w:color="auto"/>
              </w:divBdr>
            </w:div>
            <w:div w:id="1354070265">
              <w:marLeft w:val="0"/>
              <w:marRight w:val="0"/>
              <w:marTop w:val="0"/>
              <w:marBottom w:val="0"/>
              <w:divBdr>
                <w:top w:val="none" w:sz="0" w:space="0" w:color="auto"/>
                <w:left w:val="none" w:sz="0" w:space="0" w:color="auto"/>
                <w:bottom w:val="none" w:sz="0" w:space="0" w:color="auto"/>
                <w:right w:val="none" w:sz="0" w:space="0" w:color="auto"/>
              </w:divBdr>
            </w:div>
            <w:div w:id="1405640675">
              <w:marLeft w:val="0"/>
              <w:marRight w:val="0"/>
              <w:marTop w:val="0"/>
              <w:marBottom w:val="0"/>
              <w:divBdr>
                <w:top w:val="none" w:sz="0" w:space="0" w:color="auto"/>
                <w:left w:val="none" w:sz="0" w:space="0" w:color="auto"/>
                <w:bottom w:val="none" w:sz="0" w:space="0" w:color="auto"/>
                <w:right w:val="none" w:sz="0" w:space="0" w:color="auto"/>
              </w:divBdr>
            </w:div>
            <w:div w:id="1600792417">
              <w:marLeft w:val="0"/>
              <w:marRight w:val="0"/>
              <w:marTop w:val="0"/>
              <w:marBottom w:val="0"/>
              <w:divBdr>
                <w:top w:val="none" w:sz="0" w:space="0" w:color="auto"/>
                <w:left w:val="none" w:sz="0" w:space="0" w:color="auto"/>
                <w:bottom w:val="none" w:sz="0" w:space="0" w:color="auto"/>
                <w:right w:val="none" w:sz="0" w:space="0" w:color="auto"/>
              </w:divBdr>
            </w:div>
            <w:div w:id="1616671033">
              <w:marLeft w:val="0"/>
              <w:marRight w:val="0"/>
              <w:marTop w:val="0"/>
              <w:marBottom w:val="0"/>
              <w:divBdr>
                <w:top w:val="none" w:sz="0" w:space="0" w:color="auto"/>
                <w:left w:val="none" w:sz="0" w:space="0" w:color="auto"/>
                <w:bottom w:val="none" w:sz="0" w:space="0" w:color="auto"/>
                <w:right w:val="none" w:sz="0" w:space="0" w:color="auto"/>
              </w:divBdr>
            </w:div>
            <w:div w:id="1726177050">
              <w:marLeft w:val="0"/>
              <w:marRight w:val="0"/>
              <w:marTop w:val="0"/>
              <w:marBottom w:val="0"/>
              <w:divBdr>
                <w:top w:val="none" w:sz="0" w:space="0" w:color="auto"/>
                <w:left w:val="none" w:sz="0" w:space="0" w:color="auto"/>
                <w:bottom w:val="none" w:sz="0" w:space="0" w:color="auto"/>
                <w:right w:val="none" w:sz="0" w:space="0" w:color="auto"/>
              </w:divBdr>
            </w:div>
            <w:div w:id="1765960172">
              <w:marLeft w:val="0"/>
              <w:marRight w:val="0"/>
              <w:marTop w:val="0"/>
              <w:marBottom w:val="0"/>
              <w:divBdr>
                <w:top w:val="none" w:sz="0" w:space="0" w:color="auto"/>
                <w:left w:val="none" w:sz="0" w:space="0" w:color="auto"/>
                <w:bottom w:val="none" w:sz="0" w:space="0" w:color="auto"/>
                <w:right w:val="none" w:sz="0" w:space="0" w:color="auto"/>
              </w:divBdr>
            </w:div>
            <w:div w:id="2028553491">
              <w:marLeft w:val="0"/>
              <w:marRight w:val="0"/>
              <w:marTop w:val="0"/>
              <w:marBottom w:val="0"/>
              <w:divBdr>
                <w:top w:val="none" w:sz="0" w:space="0" w:color="auto"/>
                <w:left w:val="none" w:sz="0" w:space="0" w:color="auto"/>
                <w:bottom w:val="none" w:sz="0" w:space="0" w:color="auto"/>
                <w:right w:val="none" w:sz="0" w:space="0" w:color="auto"/>
              </w:divBdr>
            </w:div>
            <w:div w:id="2094160724">
              <w:marLeft w:val="0"/>
              <w:marRight w:val="0"/>
              <w:marTop w:val="0"/>
              <w:marBottom w:val="0"/>
              <w:divBdr>
                <w:top w:val="none" w:sz="0" w:space="0" w:color="auto"/>
                <w:left w:val="none" w:sz="0" w:space="0" w:color="auto"/>
                <w:bottom w:val="none" w:sz="0" w:space="0" w:color="auto"/>
                <w:right w:val="none" w:sz="0" w:space="0" w:color="auto"/>
              </w:divBdr>
            </w:div>
          </w:divsChild>
        </w:div>
        <w:div w:id="314456680">
          <w:marLeft w:val="0"/>
          <w:marRight w:val="0"/>
          <w:marTop w:val="0"/>
          <w:marBottom w:val="0"/>
          <w:divBdr>
            <w:top w:val="none" w:sz="0" w:space="0" w:color="auto"/>
            <w:left w:val="none" w:sz="0" w:space="0" w:color="auto"/>
            <w:bottom w:val="none" w:sz="0" w:space="0" w:color="auto"/>
            <w:right w:val="none" w:sz="0" w:space="0" w:color="auto"/>
          </w:divBdr>
          <w:divsChild>
            <w:div w:id="2973891">
              <w:marLeft w:val="0"/>
              <w:marRight w:val="0"/>
              <w:marTop w:val="0"/>
              <w:marBottom w:val="0"/>
              <w:divBdr>
                <w:top w:val="none" w:sz="0" w:space="0" w:color="auto"/>
                <w:left w:val="none" w:sz="0" w:space="0" w:color="auto"/>
                <w:bottom w:val="none" w:sz="0" w:space="0" w:color="auto"/>
                <w:right w:val="none" w:sz="0" w:space="0" w:color="auto"/>
              </w:divBdr>
            </w:div>
            <w:div w:id="5326763">
              <w:marLeft w:val="0"/>
              <w:marRight w:val="0"/>
              <w:marTop w:val="0"/>
              <w:marBottom w:val="0"/>
              <w:divBdr>
                <w:top w:val="none" w:sz="0" w:space="0" w:color="auto"/>
                <w:left w:val="none" w:sz="0" w:space="0" w:color="auto"/>
                <w:bottom w:val="none" w:sz="0" w:space="0" w:color="auto"/>
                <w:right w:val="none" w:sz="0" w:space="0" w:color="auto"/>
              </w:divBdr>
            </w:div>
            <w:div w:id="62025297">
              <w:marLeft w:val="0"/>
              <w:marRight w:val="0"/>
              <w:marTop w:val="0"/>
              <w:marBottom w:val="0"/>
              <w:divBdr>
                <w:top w:val="none" w:sz="0" w:space="0" w:color="auto"/>
                <w:left w:val="none" w:sz="0" w:space="0" w:color="auto"/>
                <w:bottom w:val="none" w:sz="0" w:space="0" w:color="auto"/>
                <w:right w:val="none" w:sz="0" w:space="0" w:color="auto"/>
              </w:divBdr>
            </w:div>
            <w:div w:id="226576839">
              <w:marLeft w:val="0"/>
              <w:marRight w:val="0"/>
              <w:marTop w:val="0"/>
              <w:marBottom w:val="0"/>
              <w:divBdr>
                <w:top w:val="none" w:sz="0" w:space="0" w:color="auto"/>
                <w:left w:val="none" w:sz="0" w:space="0" w:color="auto"/>
                <w:bottom w:val="none" w:sz="0" w:space="0" w:color="auto"/>
                <w:right w:val="none" w:sz="0" w:space="0" w:color="auto"/>
              </w:divBdr>
            </w:div>
            <w:div w:id="234777650">
              <w:marLeft w:val="0"/>
              <w:marRight w:val="0"/>
              <w:marTop w:val="0"/>
              <w:marBottom w:val="0"/>
              <w:divBdr>
                <w:top w:val="none" w:sz="0" w:space="0" w:color="auto"/>
                <w:left w:val="none" w:sz="0" w:space="0" w:color="auto"/>
                <w:bottom w:val="none" w:sz="0" w:space="0" w:color="auto"/>
                <w:right w:val="none" w:sz="0" w:space="0" w:color="auto"/>
              </w:divBdr>
            </w:div>
            <w:div w:id="362555750">
              <w:marLeft w:val="0"/>
              <w:marRight w:val="0"/>
              <w:marTop w:val="0"/>
              <w:marBottom w:val="0"/>
              <w:divBdr>
                <w:top w:val="none" w:sz="0" w:space="0" w:color="auto"/>
                <w:left w:val="none" w:sz="0" w:space="0" w:color="auto"/>
                <w:bottom w:val="none" w:sz="0" w:space="0" w:color="auto"/>
                <w:right w:val="none" w:sz="0" w:space="0" w:color="auto"/>
              </w:divBdr>
            </w:div>
            <w:div w:id="616529205">
              <w:marLeft w:val="0"/>
              <w:marRight w:val="0"/>
              <w:marTop w:val="0"/>
              <w:marBottom w:val="0"/>
              <w:divBdr>
                <w:top w:val="none" w:sz="0" w:space="0" w:color="auto"/>
                <w:left w:val="none" w:sz="0" w:space="0" w:color="auto"/>
                <w:bottom w:val="none" w:sz="0" w:space="0" w:color="auto"/>
                <w:right w:val="none" w:sz="0" w:space="0" w:color="auto"/>
              </w:divBdr>
            </w:div>
            <w:div w:id="731513113">
              <w:marLeft w:val="0"/>
              <w:marRight w:val="0"/>
              <w:marTop w:val="0"/>
              <w:marBottom w:val="0"/>
              <w:divBdr>
                <w:top w:val="none" w:sz="0" w:space="0" w:color="auto"/>
                <w:left w:val="none" w:sz="0" w:space="0" w:color="auto"/>
                <w:bottom w:val="none" w:sz="0" w:space="0" w:color="auto"/>
                <w:right w:val="none" w:sz="0" w:space="0" w:color="auto"/>
              </w:divBdr>
            </w:div>
            <w:div w:id="756554524">
              <w:marLeft w:val="0"/>
              <w:marRight w:val="0"/>
              <w:marTop w:val="0"/>
              <w:marBottom w:val="0"/>
              <w:divBdr>
                <w:top w:val="none" w:sz="0" w:space="0" w:color="auto"/>
                <w:left w:val="none" w:sz="0" w:space="0" w:color="auto"/>
                <w:bottom w:val="none" w:sz="0" w:space="0" w:color="auto"/>
                <w:right w:val="none" w:sz="0" w:space="0" w:color="auto"/>
              </w:divBdr>
            </w:div>
            <w:div w:id="790132348">
              <w:marLeft w:val="0"/>
              <w:marRight w:val="0"/>
              <w:marTop w:val="0"/>
              <w:marBottom w:val="0"/>
              <w:divBdr>
                <w:top w:val="none" w:sz="0" w:space="0" w:color="auto"/>
                <w:left w:val="none" w:sz="0" w:space="0" w:color="auto"/>
                <w:bottom w:val="none" w:sz="0" w:space="0" w:color="auto"/>
                <w:right w:val="none" w:sz="0" w:space="0" w:color="auto"/>
              </w:divBdr>
            </w:div>
            <w:div w:id="799881398">
              <w:marLeft w:val="0"/>
              <w:marRight w:val="0"/>
              <w:marTop w:val="0"/>
              <w:marBottom w:val="0"/>
              <w:divBdr>
                <w:top w:val="none" w:sz="0" w:space="0" w:color="auto"/>
                <w:left w:val="none" w:sz="0" w:space="0" w:color="auto"/>
                <w:bottom w:val="none" w:sz="0" w:space="0" w:color="auto"/>
                <w:right w:val="none" w:sz="0" w:space="0" w:color="auto"/>
              </w:divBdr>
            </w:div>
            <w:div w:id="888421682">
              <w:marLeft w:val="0"/>
              <w:marRight w:val="0"/>
              <w:marTop w:val="0"/>
              <w:marBottom w:val="0"/>
              <w:divBdr>
                <w:top w:val="none" w:sz="0" w:space="0" w:color="auto"/>
                <w:left w:val="none" w:sz="0" w:space="0" w:color="auto"/>
                <w:bottom w:val="none" w:sz="0" w:space="0" w:color="auto"/>
                <w:right w:val="none" w:sz="0" w:space="0" w:color="auto"/>
              </w:divBdr>
            </w:div>
            <w:div w:id="909655568">
              <w:marLeft w:val="0"/>
              <w:marRight w:val="0"/>
              <w:marTop w:val="0"/>
              <w:marBottom w:val="0"/>
              <w:divBdr>
                <w:top w:val="none" w:sz="0" w:space="0" w:color="auto"/>
                <w:left w:val="none" w:sz="0" w:space="0" w:color="auto"/>
                <w:bottom w:val="none" w:sz="0" w:space="0" w:color="auto"/>
                <w:right w:val="none" w:sz="0" w:space="0" w:color="auto"/>
              </w:divBdr>
            </w:div>
            <w:div w:id="984158737">
              <w:marLeft w:val="0"/>
              <w:marRight w:val="0"/>
              <w:marTop w:val="0"/>
              <w:marBottom w:val="0"/>
              <w:divBdr>
                <w:top w:val="none" w:sz="0" w:space="0" w:color="auto"/>
                <w:left w:val="none" w:sz="0" w:space="0" w:color="auto"/>
                <w:bottom w:val="none" w:sz="0" w:space="0" w:color="auto"/>
                <w:right w:val="none" w:sz="0" w:space="0" w:color="auto"/>
              </w:divBdr>
            </w:div>
            <w:div w:id="1316909957">
              <w:marLeft w:val="0"/>
              <w:marRight w:val="0"/>
              <w:marTop w:val="0"/>
              <w:marBottom w:val="0"/>
              <w:divBdr>
                <w:top w:val="none" w:sz="0" w:space="0" w:color="auto"/>
                <w:left w:val="none" w:sz="0" w:space="0" w:color="auto"/>
                <w:bottom w:val="none" w:sz="0" w:space="0" w:color="auto"/>
                <w:right w:val="none" w:sz="0" w:space="0" w:color="auto"/>
              </w:divBdr>
            </w:div>
            <w:div w:id="1369140804">
              <w:marLeft w:val="0"/>
              <w:marRight w:val="0"/>
              <w:marTop w:val="0"/>
              <w:marBottom w:val="0"/>
              <w:divBdr>
                <w:top w:val="none" w:sz="0" w:space="0" w:color="auto"/>
                <w:left w:val="none" w:sz="0" w:space="0" w:color="auto"/>
                <w:bottom w:val="none" w:sz="0" w:space="0" w:color="auto"/>
                <w:right w:val="none" w:sz="0" w:space="0" w:color="auto"/>
              </w:divBdr>
            </w:div>
            <w:div w:id="2144694677">
              <w:marLeft w:val="0"/>
              <w:marRight w:val="0"/>
              <w:marTop w:val="0"/>
              <w:marBottom w:val="0"/>
              <w:divBdr>
                <w:top w:val="none" w:sz="0" w:space="0" w:color="auto"/>
                <w:left w:val="none" w:sz="0" w:space="0" w:color="auto"/>
                <w:bottom w:val="none" w:sz="0" w:space="0" w:color="auto"/>
                <w:right w:val="none" w:sz="0" w:space="0" w:color="auto"/>
              </w:divBdr>
            </w:div>
          </w:divsChild>
        </w:div>
        <w:div w:id="441461016">
          <w:marLeft w:val="0"/>
          <w:marRight w:val="0"/>
          <w:marTop w:val="0"/>
          <w:marBottom w:val="0"/>
          <w:divBdr>
            <w:top w:val="none" w:sz="0" w:space="0" w:color="auto"/>
            <w:left w:val="none" w:sz="0" w:space="0" w:color="auto"/>
            <w:bottom w:val="none" w:sz="0" w:space="0" w:color="auto"/>
            <w:right w:val="none" w:sz="0" w:space="0" w:color="auto"/>
          </w:divBdr>
          <w:divsChild>
            <w:div w:id="188373085">
              <w:marLeft w:val="0"/>
              <w:marRight w:val="0"/>
              <w:marTop w:val="0"/>
              <w:marBottom w:val="0"/>
              <w:divBdr>
                <w:top w:val="none" w:sz="0" w:space="0" w:color="auto"/>
                <w:left w:val="none" w:sz="0" w:space="0" w:color="auto"/>
                <w:bottom w:val="none" w:sz="0" w:space="0" w:color="auto"/>
                <w:right w:val="none" w:sz="0" w:space="0" w:color="auto"/>
              </w:divBdr>
            </w:div>
            <w:div w:id="320890359">
              <w:marLeft w:val="0"/>
              <w:marRight w:val="0"/>
              <w:marTop w:val="0"/>
              <w:marBottom w:val="0"/>
              <w:divBdr>
                <w:top w:val="none" w:sz="0" w:space="0" w:color="auto"/>
                <w:left w:val="none" w:sz="0" w:space="0" w:color="auto"/>
                <w:bottom w:val="none" w:sz="0" w:space="0" w:color="auto"/>
                <w:right w:val="none" w:sz="0" w:space="0" w:color="auto"/>
              </w:divBdr>
            </w:div>
            <w:div w:id="495073580">
              <w:marLeft w:val="0"/>
              <w:marRight w:val="0"/>
              <w:marTop w:val="0"/>
              <w:marBottom w:val="0"/>
              <w:divBdr>
                <w:top w:val="none" w:sz="0" w:space="0" w:color="auto"/>
                <w:left w:val="none" w:sz="0" w:space="0" w:color="auto"/>
                <w:bottom w:val="none" w:sz="0" w:space="0" w:color="auto"/>
                <w:right w:val="none" w:sz="0" w:space="0" w:color="auto"/>
              </w:divBdr>
            </w:div>
            <w:div w:id="524682642">
              <w:marLeft w:val="0"/>
              <w:marRight w:val="0"/>
              <w:marTop w:val="0"/>
              <w:marBottom w:val="0"/>
              <w:divBdr>
                <w:top w:val="none" w:sz="0" w:space="0" w:color="auto"/>
                <w:left w:val="none" w:sz="0" w:space="0" w:color="auto"/>
                <w:bottom w:val="none" w:sz="0" w:space="0" w:color="auto"/>
                <w:right w:val="none" w:sz="0" w:space="0" w:color="auto"/>
              </w:divBdr>
            </w:div>
            <w:div w:id="609557151">
              <w:marLeft w:val="0"/>
              <w:marRight w:val="0"/>
              <w:marTop w:val="0"/>
              <w:marBottom w:val="0"/>
              <w:divBdr>
                <w:top w:val="none" w:sz="0" w:space="0" w:color="auto"/>
                <w:left w:val="none" w:sz="0" w:space="0" w:color="auto"/>
                <w:bottom w:val="none" w:sz="0" w:space="0" w:color="auto"/>
                <w:right w:val="none" w:sz="0" w:space="0" w:color="auto"/>
              </w:divBdr>
            </w:div>
            <w:div w:id="617830861">
              <w:marLeft w:val="0"/>
              <w:marRight w:val="0"/>
              <w:marTop w:val="0"/>
              <w:marBottom w:val="0"/>
              <w:divBdr>
                <w:top w:val="none" w:sz="0" w:space="0" w:color="auto"/>
                <w:left w:val="none" w:sz="0" w:space="0" w:color="auto"/>
                <w:bottom w:val="none" w:sz="0" w:space="0" w:color="auto"/>
                <w:right w:val="none" w:sz="0" w:space="0" w:color="auto"/>
              </w:divBdr>
            </w:div>
            <w:div w:id="670067100">
              <w:marLeft w:val="0"/>
              <w:marRight w:val="0"/>
              <w:marTop w:val="0"/>
              <w:marBottom w:val="0"/>
              <w:divBdr>
                <w:top w:val="none" w:sz="0" w:space="0" w:color="auto"/>
                <w:left w:val="none" w:sz="0" w:space="0" w:color="auto"/>
                <w:bottom w:val="none" w:sz="0" w:space="0" w:color="auto"/>
                <w:right w:val="none" w:sz="0" w:space="0" w:color="auto"/>
              </w:divBdr>
            </w:div>
            <w:div w:id="899822495">
              <w:marLeft w:val="0"/>
              <w:marRight w:val="0"/>
              <w:marTop w:val="0"/>
              <w:marBottom w:val="0"/>
              <w:divBdr>
                <w:top w:val="none" w:sz="0" w:space="0" w:color="auto"/>
                <w:left w:val="none" w:sz="0" w:space="0" w:color="auto"/>
                <w:bottom w:val="none" w:sz="0" w:space="0" w:color="auto"/>
                <w:right w:val="none" w:sz="0" w:space="0" w:color="auto"/>
              </w:divBdr>
            </w:div>
            <w:div w:id="1074006166">
              <w:marLeft w:val="0"/>
              <w:marRight w:val="0"/>
              <w:marTop w:val="0"/>
              <w:marBottom w:val="0"/>
              <w:divBdr>
                <w:top w:val="none" w:sz="0" w:space="0" w:color="auto"/>
                <w:left w:val="none" w:sz="0" w:space="0" w:color="auto"/>
                <w:bottom w:val="none" w:sz="0" w:space="0" w:color="auto"/>
                <w:right w:val="none" w:sz="0" w:space="0" w:color="auto"/>
              </w:divBdr>
            </w:div>
            <w:div w:id="1092120494">
              <w:marLeft w:val="0"/>
              <w:marRight w:val="0"/>
              <w:marTop w:val="0"/>
              <w:marBottom w:val="0"/>
              <w:divBdr>
                <w:top w:val="none" w:sz="0" w:space="0" w:color="auto"/>
                <w:left w:val="none" w:sz="0" w:space="0" w:color="auto"/>
                <w:bottom w:val="none" w:sz="0" w:space="0" w:color="auto"/>
                <w:right w:val="none" w:sz="0" w:space="0" w:color="auto"/>
              </w:divBdr>
            </w:div>
            <w:div w:id="1092823212">
              <w:marLeft w:val="0"/>
              <w:marRight w:val="0"/>
              <w:marTop w:val="0"/>
              <w:marBottom w:val="0"/>
              <w:divBdr>
                <w:top w:val="none" w:sz="0" w:space="0" w:color="auto"/>
                <w:left w:val="none" w:sz="0" w:space="0" w:color="auto"/>
                <w:bottom w:val="none" w:sz="0" w:space="0" w:color="auto"/>
                <w:right w:val="none" w:sz="0" w:space="0" w:color="auto"/>
              </w:divBdr>
            </w:div>
            <w:div w:id="1200123633">
              <w:marLeft w:val="0"/>
              <w:marRight w:val="0"/>
              <w:marTop w:val="0"/>
              <w:marBottom w:val="0"/>
              <w:divBdr>
                <w:top w:val="none" w:sz="0" w:space="0" w:color="auto"/>
                <w:left w:val="none" w:sz="0" w:space="0" w:color="auto"/>
                <w:bottom w:val="none" w:sz="0" w:space="0" w:color="auto"/>
                <w:right w:val="none" w:sz="0" w:space="0" w:color="auto"/>
              </w:divBdr>
            </w:div>
            <w:div w:id="1510021524">
              <w:marLeft w:val="0"/>
              <w:marRight w:val="0"/>
              <w:marTop w:val="0"/>
              <w:marBottom w:val="0"/>
              <w:divBdr>
                <w:top w:val="none" w:sz="0" w:space="0" w:color="auto"/>
                <w:left w:val="none" w:sz="0" w:space="0" w:color="auto"/>
                <w:bottom w:val="none" w:sz="0" w:space="0" w:color="auto"/>
                <w:right w:val="none" w:sz="0" w:space="0" w:color="auto"/>
              </w:divBdr>
            </w:div>
            <w:div w:id="1527521603">
              <w:marLeft w:val="0"/>
              <w:marRight w:val="0"/>
              <w:marTop w:val="0"/>
              <w:marBottom w:val="0"/>
              <w:divBdr>
                <w:top w:val="none" w:sz="0" w:space="0" w:color="auto"/>
                <w:left w:val="none" w:sz="0" w:space="0" w:color="auto"/>
                <w:bottom w:val="none" w:sz="0" w:space="0" w:color="auto"/>
                <w:right w:val="none" w:sz="0" w:space="0" w:color="auto"/>
              </w:divBdr>
            </w:div>
            <w:div w:id="1758138333">
              <w:marLeft w:val="0"/>
              <w:marRight w:val="0"/>
              <w:marTop w:val="0"/>
              <w:marBottom w:val="0"/>
              <w:divBdr>
                <w:top w:val="none" w:sz="0" w:space="0" w:color="auto"/>
                <w:left w:val="none" w:sz="0" w:space="0" w:color="auto"/>
                <w:bottom w:val="none" w:sz="0" w:space="0" w:color="auto"/>
                <w:right w:val="none" w:sz="0" w:space="0" w:color="auto"/>
              </w:divBdr>
            </w:div>
            <w:div w:id="1956014947">
              <w:marLeft w:val="0"/>
              <w:marRight w:val="0"/>
              <w:marTop w:val="0"/>
              <w:marBottom w:val="0"/>
              <w:divBdr>
                <w:top w:val="none" w:sz="0" w:space="0" w:color="auto"/>
                <w:left w:val="none" w:sz="0" w:space="0" w:color="auto"/>
                <w:bottom w:val="none" w:sz="0" w:space="0" w:color="auto"/>
                <w:right w:val="none" w:sz="0" w:space="0" w:color="auto"/>
              </w:divBdr>
            </w:div>
          </w:divsChild>
        </w:div>
        <w:div w:id="637419160">
          <w:marLeft w:val="0"/>
          <w:marRight w:val="0"/>
          <w:marTop w:val="0"/>
          <w:marBottom w:val="0"/>
          <w:divBdr>
            <w:top w:val="none" w:sz="0" w:space="0" w:color="auto"/>
            <w:left w:val="none" w:sz="0" w:space="0" w:color="auto"/>
            <w:bottom w:val="none" w:sz="0" w:space="0" w:color="auto"/>
            <w:right w:val="none" w:sz="0" w:space="0" w:color="auto"/>
          </w:divBdr>
          <w:divsChild>
            <w:div w:id="199636020">
              <w:marLeft w:val="0"/>
              <w:marRight w:val="0"/>
              <w:marTop w:val="0"/>
              <w:marBottom w:val="0"/>
              <w:divBdr>
                <w:top w:val="none" w:sz="0" w:space="0" w:color="auto"/>
                <w:left w:val="none" w:sz="0" w:space="0" w:color="auto"/>
                <w:bottom w:val="none" w:sz="0" w:space="0" w:color="auto"/>
                <w:right w:val="none" w:sz="0" w:space="0" w:color="auto"/>
              </w:divBdr>
            </w:div>
            <w:div w:id="495222065">
              <w:marLeft w:val="0"/>
              <w:marRight w:val="0"/>
              <w:marTop w:val="0"/>
              <w:marBottom w:val="0"/>
              <w:divBdr>
                <w:top w:val="none" w:sz="0" w:space="0" w:color="auto"/>
                <w:left w:val="none" w:sz="0" w:space="0" w:color="auto"/>
                <w:bottom w:val="none" w:sz="0" w:space="0" w:color="auto"/>
                <w:right w:val="none" w:sz="0" w:space="0" w:color="auto"/>
              </w:divBdr>
            </w:div>
            <w:div w:id="634680528">
              <w:marLeft w:val="0"/>
              <w:marRight w:val="0"/>
              <w:marTop w:val="0"/>
              <w:marBottom w:val="0"/>
              <w:divBdr>
                <w:top w:val="none" w:sz="0" w:space="0" w:color="auto"/>
                <w:left w:val="none" w:sz="0" w:space="0" w:color="auto"/>
                <w:bottom w:val="none" w:sz="0" w:space="0" w:color="auto"/>
                <w:right w:val="none" w:sz="0" w:space="0" w:color="auto"/>
              </w:divBdr>
            </w:div>
            <w:div w:id="745225136">
              <w:marLeft w:val="0"/>
              <w:marRight w:val="0"/>
              <w:marTop w:val="0"/>
              <w:marBottom w:val="0"/>
              <w:divBdr>
                <w:top w:val="none" w:sz="0" w:space="0" w:color="auto"/>
                <w:left w:val="none" w:sz="0" w:space="0" w:color="auto"/>
                <w:bottom w:val="none" w:sz="0" w:space="0" w:color="auto"/>
                <w:right w:val="none" w:sz="0" w:space="0" w:color="auto"/>
              </w:divBdr>
            </w:div>
            <w:div w:id="937058546">
              <w:marLeft w:val="0"/>
              <w:marRight w:val="0"/>
              <w:marTop w:val="0"/>
              <w:marBottom w:val="0"/>
              <w:divBdr>
                <w:top w:val="none" w:sz="0" w:space="0" w:color="auto"/>
                <w:left w:val="none" w:sz="0" w:space="0" w:color="auto"/>
                <w:bottom w:val="none" w:sz="0" w:space="0" w:color="auto"/>
                <w:right w:val="none" w:sz="0" w:space="0" w:color="auto"/>
              </w:divBdr>
            </w:div>
            <w:div w:id="1105150123">
              <w:marLeft w:val="0"/>
              <w:marRight w:val="0"/>
              <w:marTop w:val="0"/>
              <w:marBottom w:val="0"/>
              <w:divBdr>
                <w:top w:val="none" w:sz="0" w:space="0" w:color="auto"/>
                <w:left w:val="none" w:sz="0" w:space="0" w:color="auto"/>
                <w:bottom w:val="none" w:sz="0" w:space="0" w:color="auto"/>
                <w:right w:val="none" w:sz="0" w:space="0" w:color="auto"/>
              </w:divBdr>
            </w:div>
            <w:div w:id="1153521896">
              <w:marLeft w:val="0"/>
              <w:marRight w:val="0"/>
              <w:marTop w:val="0"/>
              <w:marBottom w:val="0"/>
              <w:divBdr>
                <w:top w:val="none" w:sz="0" w:space="0" w:color="auto"/>
                <w:left w:val="none" w:sz="0" w:space="0" w:color="auto"/>
                <w:bottom w:val="none" w:sz="0" w:space="0" w:color="auto"/>
                <w:right w:val="none" w:sz="0" w:space="0" w:color="auto"/>
              </w:divBdr>
            </w:div>
            <w:div w:id="1201168437">
              <w:marLeft w:val="0"/>
              <w:marRight w:val="0"/>
              <w:marTop w:val="0"/>
              <w:marBottom w:val="0"/>
              <w:divBdr>
                <w:top w:val="none" w:sz="0" w:space="0" w:color="auto"/>
                <w:left w:val="none" w:sz="0" w:space="0" w:color="auto"/>
                <w:bottom w:val="none" w:sz="0" w:space="0" w:color="auto"/>
                <w:right w:val="none" w:sz="0" w:space="0" w:color="auto"/>
              </w:divBdr>
            </w:div>
            <w:div w:id="1655137625">
              <w:marLeft w:val="0"/>
              <w:marRight w:val="0"/>
              <w:marTop w:val="0"/>
              <w:marBottom w:val="0"/>
              <w:divBdr>
                <w:top w:val="none" w:sz="0" w:space="0" w:color="auto"/>
                <w:left w:val="none" w:sz="0" w:space="0" w:color="auto"/>
                <w:bottom w:val="none" w:sz="0" w:space="0" w:color="auto"/>
                <w:right w:val="none" w:sz="0" w:space="0" w:color="auto"/>
              </w:divBdr>
            </w:div>
            <w:div w:id="1737052965">
              <w:marLeft w:val="0"/>
              <w:marRight w:val="0"/>
              <w:marTop w:val="0"/>
              <w:marBottom w:val="0"/>
              <w:divBdr>
                <w:top w:val="none" w:sz="0" w:space="0" w:color="auto"/>
                <w:left w:val="none" w:sz="0" w:space="0" w:color="auto"/>
                <w:bottom w:val="none" w:sz="0" w:space="0" w:color="auto"/>
                <w:right w:val="none" w:sz="0" w:space="0" w:color="auto"/>
              </w:divBdr>
            </w:div>
            <w:div w:id="1829438533">
              <w:marLeft w:val="0"/>
              <w:marRight w:val="0"/>
              <w:marTop w:val="0"/>
              <w:marBottom w:val="0"/>
              <w:divBdr>
                <w:top w:val="none" w:sz="0" w:space="0" w:color="auto"/>
                <w:left w:val="none" w:sz="0" w:space="0" w:color="auto"/>
                <w:bottom w:val="none" w:sz="0" w:space="0" w:color="auto"/>
                <w:right w:val="none" w:sz="0" w:space="0" w:color="auto"/>
              </w:divBdr>
            </w:div>
            <w:div w:id="1924148179">
              <w:marLeft w:val="0"/>
              <w:marRight w:val="0"/>
              <w:marTop w:val="0"/>
              <w:marBottom w:val="0"/>
              <w:divBdr>
                <w:top w:val="none" w:sz="0" w:space="0" w:color="auto"/>
                <w:left w:val="none" w:sz="0" w:space="0" w:color="auto"/>
                <w:bottom w:val="none" w:sz="0" w:space="0" w:color="auto"/>
                <w:right w:val="none" w:sz="0" w:space="0" w:color="auto"/>
              </w:divBdr>
            </w:div>
            <w:div w:id="1952933411">
              <w:marLeft w:val="0"/>
              <w:marRight w:val="0"/>
              <w:marTop w:val="0"/>
              <w:marBottom w:val="0"/>
              <w:divBdr>
                <w:top w:val="none" w:sz="0" w:space="0" w:color="auto"/>
                <w:left w:val="none" w:sz="0" w:space="0" w:color="auto"/>
                <w:bottom w:val="none" w:sz="0" w:space="0" w:color="auto"/>
                <w:right w:val="none" w:sz="0" w:space="0" w:color="auto"/>
              </w:divBdr>
            </w:div>
            <w:div w:id="1968662623">
              <w:marLeft w:val="0"/>
              <w:marRight w:val="0"/>
              <w:marTop w:val="0"/>
              <w:marBottom w:val="0"/>
              <w:divBdr>
                <w:top w:val="none" w:sz="0" w:space="0" w:color="auto"/>
                <w:left w:val="none" w:sz="0" w:space="0" w:color="auto"/>
                <w:bottom w:val="none" w:sz="0" w:space="0" w:color="auto"/>
                <w:right w:val="none" w:sz="0" w:space="0" w:color="auto"/>
              </w:divBdr>
            </w:div>
            <w:div w:id="1969624839">
              <w:marLeft w:val="0"/>
              <w:marRight w:val="0"/>
              <w:marTop w:val="0"/>
              <w:marBottom w:val="0"/>
              <w:divBdr>
                <w:top w:val="none" w:sz="0" w:space="0" w:color="auto"/>
                <w:left w:val="none" w:sz="0" w:space="0" w:color="auto"/>
                <w:bottom w:val="none" w:sz="0" w:space="0" w:color="auto"/>
                <w:right w:val="none" w:sz="0" w:space="0" w:color="auto"/>
              </w:divBdr>
            </w:div>
            <w:div w:id="2141652636">
              <w:marLeft w:val="0"/>
              <w:marRight w:val="0"/>
              <w:marTop w:val="0"/>
              <w:marBottom w:val="0"/>
              <w:divBdr>
                <w:top w:val="none" w:sz="0" w:space="0" w:color="auto"/>
                <w:left w:val="none" w:sz="0" w:space="0" w:color="auto"/>
                <w:bottom w:val="none" w:sz="0" w:space="0" w:color="auto"/>
                <w:right w:val="none" w:sz="0" w:space="0" w:color="auto"/>
              </w:divBdr>
            </w:div>
          </w:divsChild>
        </w:div>
        <w:div w:id="718746542">
          <w:marLeft w:val="0"/>
          <w:marRight w:val="0"/>
          <w:marTop w:val="0"/>
          <w:marBottom w:val="0"/>
          <w:divBdr>
            <w:top w:val="none" w:sz="0" w:space="0" w:color="auto"/>
            <w:left w:val="none" w:sz="0" w:space="0" w:color="auto"/>
            <w:bottom w:val="none" w:sz="0" w:space="0" w:color="auto"/>
            <w:right w:val="none" w:sz="0" w:space="0" w:color="auto"/>
          </w:divBdr>
          <w:divsChild>
            <w:div w:id="32002213">
              <w:marLeft w:val="0"/>
              <w:marRight w:val="0"/>
              <w:marTop w:val="0"/>
              <w:marBottom w:val="0"/>
              <w:divBdr>
                <w:top w:val="none" w:sz="0" w:space="0" w:color="auto"/>
                <w:left w:val="none" w:sz="0" w:space="0" w:color="auto"/>
                <w:bottom w:val="none" w:sz="0" w:space="0" w:color="auto"/>
                <w:right w:val="none" w:sz="0" w:space="0" w:color="auto"/>
              </w:divBdr>
            </w:div>
            <w:div w:id="66808756">
              <w:marLeft w:val="0"/>
              <w:marRight w:val="0"/>
              <w:marTop w:val="0"/>
              <w:marBottom w:val="0"/>
              <w:divBdr>
                <w:top w:val="none" w:sz="0" w:space="0" w:color="auto"/>
                <w:left w:val="none" w:sz="0" w:space="0" w:color="auto"/>
                <w:bottom w:val="none" w:sz="0" w:space="0" w:color="auto"/>
                <w:right w:val="none" w:sz="0" w:space="0" w:color="auto"/>
              </w:divBdr>
            </w:div>
            <w:div w:id="86385596">
              <w:marLeft w:val="0"/>
              <w:marRight w:val="0"/>
              <w:marTop w:val="0"/>
              <w:marBottom w:val="0"/>
              <w:divBdr>
                <w:top w:val="none" w:sz="0" w:space="0" w:color="auto"/>
                <w:left w:val="none" w:sz="0" w:space="0" w:color="auto"/>
                <w:bottom w:val="none" w:sz="0" w:space="0" w:color="auto"/>
                <w:right w:val="none" w:sz="0" w:space="0" w:color="auto"/>
              </w:divBdr>
            </w:div>
            <w:div w:id="714768249">
              <w:marLeft w:val="0"/>
              <w:marRight w:val="0"/>
              <w:marTop w:val="0"/>
              <w:marBottom w:val="0"/>
              <w:divBdr>
                <w:top w:val="none" w:sz="0" w:space="0" w:color="auto"/>
                <w:left w:val="none" w:sz="0" w:space="0" w:color="auto"/>
                <w:bottom w:val="none" w:sz="0" w:space="0" w:color="auto"/>
                <w:right w:val="none" w:sz="0" w:space="0" w:color="auto"/>
              </w:divBdr>
            </w:div>
            <w:div w:id="792749542">
              <w:marLeft w:val="0"/>
              <w:marRight w:val="0"/>
              <w:marTop w:val="0"/>
              <w:marBottom w:val="0"/>
              <w:divBdr>
                <w:top w:val="none" w:sz="0" w:space="0" w:color="auto"/>
                <w:left w:val="none" w:sz="0" w:space="0" w:color="auto"/>
                <w:bottom w:val="none" w:sz="0" w:space="0" w:color="auto"/>
                <w:right w:val="none" w:sz="0" w:space="0" w:color="auto"/>
              </w:divBdr>
            </w:div>
            <w:div w:id="1311716431">
              <w:marLeft w:val="0"/>
              <w:marRight w:val="0"/>
              <w:marTop w:val="0"/>
              <w:marBottom w:val="0"/>
              <w:divBdr>
                <w:top w:val="none" w:sz="0" w:space="0" w:color="auto"/>
                <w:left w:val="none" w:sz="0" w:space="0" w:color="auto"/>
                <w:bottom w:val="none" w:sz="0" w:space="0" w:color="auto"/>
                <w:right w:val="none" w:sz="0" w:space="0" w:color="auto"/>
              </w:divBdr>
            </w:div>
            <w:div w:id="1371998579">
              <w:marLeft w:val="0"/>
              <w:marRight w:val="0"/>
              <w:marTop w:val="0"/>
              <w:marBottom w:val="0"/>
              <w:divBdr>
                <w:top w:val="none" w:sz="0" w:space="0" w:color="auto"/>
                <w:left w:val="none" w:sz="0" w:space="0" w:color="auto"/>
                <w:bottom w:val="none" w:sz="0" w:space="0" w:color="auto"/>
                <w:right w:val="none" w:sz="0" w:space="0" w:color="auto"/>
              </w:divBdr>
            </w:div>
            <w:div w:id="1640382826">
              <w:marLeft w:val="0"/>
              <w:marRight w:val="0"/>
              <w:marTop w:val="0"/>
              <w:marBottom w:val="0"/>
              <w:divBdr>
                <w:top w:val="none" w:sz="0" w:space="0" w:color="auto"/>
                <w:left w:val="none" w:sz="0" w:space="0" w:color="auto"/>
                <w:bottom w:val="none" w:sz="0" w:space="0" w:color="auto"/>
                <w:right w:val="none" w:sz="0" w:space="0" w:color="auto"/>
              </w:divBdr>
            </w:div>
            <w:div w:id="1730037451">
              <w:marLeft w:val="0"/>
              <w:marRight w:val="0"/>
              <w:marTop w:val="0"/>
              <w:marBottom w:val="0"/>
              <w:divBdr>
                <w:top w:val="none" w:sz="0" w:space="0" w:color="auto"/>
                <w:left w:val="none" w:sz="0" w:space="0" w:color="auto"/>
                <w:bottom w:val="none" w:sz="0" w:space="0" w:color="auto"/>
                <w:right w:val="none" w:sz="0" w:space="0" w:color="auto"/>
              </w:divBdr>
            </w:div>
            <w:div w:id="2042199500">
              <w:marLeft w:val="0"/>
              <w:marRight w:val="0"/>
              <w:marTop w:val="0"/>
              <w:marBottom w:val="0"/>
              <w:divBdr>
                <w:top w:val="none" w:sz="0" w:space="0" w:color="auto"/>
                <w:left w:val="none" w:sz="0" w:space="0" w:color="auto"/>
                <w:bottom w:val="none" w:sz="0" w:space="0" w:color="auto"/>
                <w:right w:val="none" w:sz="0" w:space="0" w:color="auto"/>
              </w:divBdr>
            </w:div>
            <w:div w:id="2062168070">
              <w:marLeft w:val="0"/>
              <w:marRight w:val="0"/>
              <w:marTop w:val="0"/>
              <w:marBottom w:val="0"/>
              <w:divBdr>
                <w:top w:val="none" w:sz="0" w:space="0" w:color="auto"/>
                <w:left w:val="none" w:sz="0" w:space="0" w:color="auto"/>
                <w:bottom w:val="none" w:sz="0" w:space="0" w:color="auto"/>
                <w:right w:val="none" w:sz="0" w:space="0" w:color="auto"/>
              </w:divBdr>
            </w:div>
            <w:div w:id="2075426653">
              <w:marLeft w:val="0"/>
              <w:marRight w:val="0"/>
              <w:marTop w:val="0"/>
              <w:marBottom w:val="0"/>
              <w:divBdr>
                <w:top w:val="none" w:sz="0" w:space="0" w:color="auto"/>
                <w:left w:val="none" w:sz="0" w:space="0" w:color="auto"/>
                <w:bottom w:val="none" w:sz="0" w:space="0" w:color="auto"/>
                <w:right w:val="none" w:sz="0" w:space="0" w:color="auto"/>
              </w:divBdr>
            </w:div>
            <w:div w:id="2093892019">
              <w:marLeft w:val="0"/>
              <w:marRight w:val="0"/>
              <w:marTop w:val="0"/>
              <w:marBottom w:val="0"/>
              <w:divBdr>
                <w:top w:val="none" w:sz="0" w:space="0" w:color="auto"/>
                <w:left w:val="none" w:sz="0" w:space="0" w:color="auto"/>
                <w:bottom w:val="none" w:sz="0" w:space="0" w:color="auto"/>
                <w:right w:val="none" w:sz="0" w:space="0" w:color="auto"/>
              </w:divBdr>
            </w:div>
            <w:div w:id="2129738158">
              <w:marLeft w:val="0"/>
              <w:marRight w:val="0"/>
              <w:marTop w:val="0"/>
              <w:marBottom w:val="0"/>
              <w:divBdr>
                <w:top w:val="none" w:sz="0" w:space="0" w:color="auto"/>
                <w:left w:val="none" w:sz="0" w:space="0" w:color="auto"/>
                <w:bottom w:val="none" w:sz="0" w:space="0" w:color="auto"/>
                <w:right w:val="none" w:sz="0" w:space="0" w:color="auto"/>
              </w:divBdr>
            </w:div>
          </w:divsChild>
        </w:div>
        <w:div w:id="727917640">
          <w:marLeft w:val="0"/>
          <w:marRight w:val="0"/>
          <w:marTop w:val="0"/>
          <w:marBottom w:val="0"/>
          <w:divBdr>
            <w:top w:val="none" w:sz="0" w:space="0" w:color="auto"/>
            <w:left w:val="none" w:sz="0" w:space="0" w:color="auto"/>
            <w:bottom w:val="none" w:sz="0" w:space="0" w:color="auto"/>
            <w:right w:val="none" w:sz="0" w:space="0" w:color="auto"/>
          </w:divBdr>
          <w:divsChild>
            <w:div w:id="106315964">
              <w:marLeft w:val="0"/>
              <w:marRight w:val="0"/>
              <w:marTop w:val="0"/>
              <w:marBottom w:val="0"/>
              <w:divBdr>
                <w:top w:val="none" w:sz="0" w:space="0" w:color="auto"/>
                <w:left w:val="none" w:sz="0" w:space="0" w:color="auto"/>
                <w:bottom w:val="none" w:sz="0" w:space="0" w:color="auto"/>
                <w:right w:val="none" w:sz="0" w:space="0" w:color="auto"/>
              </w:divBdr>
            </w:div>
            <w:div w:id="107822709">
              <w:marLeft w:val="0"/>
              <w:marRight w:val="0"/>
              <w:marTop w:val="0"/>
              <w:marBottom w:val="0"/>
              <w:divBdr>
                <w:top w:val="none" w:sz="0" w:space="0" w:color="auto"/>
                <w:left w:val="none" w:sz="0" w:space="0" w:color="auto"/>
                <w:bottom w:val="none" w:sz="0" w:space="0" w:color="auto"/>
                <w:right w:val="none" w:sz="0" w:space="0" w:color="auto"/>
              </w:divBdr>
            </w:div>
            <w:div w:id="161093193">
              <w:marLeft w:val="0"/>
              <w:marRight w:val="0"/>
              <w:marTop w:val="0"/>
              <w:marBottom w:val="0"/>
              <w:divBdr>
                <w:top w:val="none" w:sz="0" w:space="0" w:color="auto"/>
                <w:left w:val="none" w:sz="0" w:space="0" w:color="auto"/>
                <w:bottom w:val="none" w:sz="0" w:space="0" w:color="auto"/>
                <w:right w:val="none" w:sz="0" w:space="0" w:color="auto"/>
              </w:divBdr>
            </w:div>
            <w:div w:id="201940677">
              <w:marLeft w:val="0"/>
              <w:marRight w:val="0"/>
              <w:marTop w:val="0"/>
              <w:marBottom w:val="0"/>
              <w:divBdr>
                <w:top w:val="none" w:sz="0" w:space="0" w:color="auto"/>
                <w:left w:val="none" w:sz="0" w:space="0" w:color="auto"/>
                <w:bottom w:val="none" w:sz="0" w:space="0" w:color="auto"/>
                <w:right w:val="none" w:sz="0" w:space="0" w:color="auto"/>
              </w:divBdr>
            </w:div>
            <w:div w:id="344016361">
              <w:marLeft w:val="0"/>
              <w:marRight w:val="0"/>
              <w:marTop w:val="0"/>
              <w:marBottom w:val="0"/>
              <w:divBdr>
                <w:top w:val="none" w:sz="0" w:space="0" w:color="auto"/>
                <w:left w:val="none" w:sz="0" w:space="0" w:color="auto"/>
                <w:bottom w:val="none" w:sz="0" w:space="0" w:color="auto"/>
                <w:right w:val="none" w:sz="0" w:space="0" w:color="auto"/>
              </w:divBdr>
            </w:div>
            <w:div w:id="507452575">
              <w:marLeft w:val="0"/>
              <w:marRight w:val="0"/>
              <w:marTop w:val="0"/>
              <w:marBottom w:val="0"/>
              <w:divBdr>
                <w:top w:val="none" w:sz="0" w:space="0" w:color="auto"/>
                <w:left w:val="none" w:sz="0" w:space="0" w:color="auto"/>
                <w:bottom w:val="none" w:sz="0" w:space="0" w:color="auto"/>
                <w:right w:val="none" w:sz="0" w:space="0" w:color="auto"/>
              </w:divBdr>
            </w:div>
            <w:div w:id="609825560">
              <w:marLeft w:val="0"/>
              <w:marRight w:val="0"/>
              <w:marTop w:val="0"/>
              <w:marBottom w:val="0"/>
              <w:divBdr>
                <w:top w:val="none" w:sz="0" w:space="0" w:color="auto"/>
                <w:left w:val="none" w:sz="0" w:space="0" w:color="auto"/>
                <w:bottom w:val="none" w:sz="0" w:space="0" w:color="auto"/>
                <w:right w:val="none" w:sz="0" w:space="0" w:color="auto"/>
              </w:divBdr>
            </w:div>
            <w:div w:id="714084244">
              <w:marLeft w:val="0"/>
              <w:marRight w:val="0"/>
              <w:marTop w:val="0"/>
              <w:marBottom w:val="0"/>
              <w:divBdr>
                <w:top w:val="none" w:sz="0" w:space="0" w:color="auto"/>
                <w:left w:val="none" w:sz="0" w:space="0" w:color="auto"/>
                <w:bottom w:val="none" w:sz="0" w:space="0" w:color="auto"/>
                <w:right w:val="none" w:sz="0" w:space="0" w:color="auto"/>
              </w:divBdr>
            </w:div>
            <w:div w:id="1147631197">
              <w:marLeft w:val="0"/>
              <w:marRight w:val="0"/>
              <w:marTop w:val="0"/>
              <w:marBottom w:val="0"/>
              <w:divBdr>
                <w:top w:val="none" w:sz="0" w:space="0" w:color="auto"/>
                <w:left w:val="none" w:sz="0" w:space="0" w:color="auto"/>
                <w:bottom w:val="none" w:sz="0" w:space="0" w:color="auto"/>
                <w:right w:val="none" w:sz="0" w:space="0" w:color="auto"/>
              </w:divBdr>
            </w:div>
            <w:div w:id="1325890612">
              <w:marLeft w:val="0"/>
              <w:marRight w:val="0"/>
              <w:marTop w:val="0"/>
              <w:marBottom w:val="0"/>
              <w:divBdr>
                <w:top w:val="none" w:sz="0" w:space="0" w:color="auto"/>
                <w:left w:val="none" w:sz="0" w:space="0" w:color="auto"/>
                <w:bottom w:val="none" w:sz="0" w:space="0" w:color="auto"/>
                <w:right w:val="none" w:sz="0" w:space="0" w:color="auto"/>
              </w:divBdr>
            </w:div>
            <w:div w:id="1468619611">
              <w:marLeft w:val="0"/>
              <w:marRight w:val="0"/>
              <w:marTop w:val="0"/>
              <w:marBottom w:val="0"/>
              <w:divBdr>
                <w:top w:val="none" w:sz="0" w:space="0" w:color="auto"/>
                <w:left w:val="none" w:sz="0" w:space="0" w:color="auto"/>
                <w:bottom w:val="none" w:sz="0" w:space="0" w:color="auto"/>
                <w:right w:val="none" w:sz="0" w:space="0" w:color="auto"/>
              </w:divBdr>
            </w:div>
            <w:div w:id="1599486865">
              <w:marLeft w:val="0"/>
              <w:marRight w:val="0"/>
              <w:marTop w:val="0"/>
              <w:marBottom w:val="0"/>
              <w:divBdr>
                <w:top w:val="none" w:sz="0" w:space="0" w:color="auto"/>
                <w:left w:val="none" w:sz="0" w:space="0" w:color="auto"/>
                <w:bottom w:val="none" w:sz="0" w:space="0" w:color="auto"/>
                <w:right w:val="none" w:sz="0" w:space="0" w:color="auto"/>
              </w:divBdr>
            </w:div>
            <w:div w:id="1626545131">
              <w:marLeft w:val="0"/>
              <w:marRight w:val="0"/>
              <w:marTop w:val="0"/>
              <w:marBottom w:val="0"/>
              <w:divBdr>
                <w:top w:val="none" w:sz="0" w:space="0" w:color="auto"/>
                <w:left w:val="none" w:sz="0" w:space="0" w:color="auto"/>
                <w:bottom w:val="none" w:sz="0" w:space="0" w:color="auto"/>
                <w:right w:val="none" w:sz="0" w:space="0" w:color="auto"/>
              </w:divBdr>
            </w:div>
            <w:div w:id="1659529880">
              <w:marLeft w:val="0"/>
              <w:marRight w:val="0"/>
              <w:marTop w:val="0"/>
              <w:marBottom w:val="0"/>
              <w:divBdr>
                <w:top w:val="none" w:sz="0" w:space="0" w:color="auto"/>
                <w:left w:val="none" w:sz="0" w:space="0" w:color="auto"/>
                <w:bottom w:val="none" w:sz="0" w:space="0" w:color="auto"/>
                <w:right w:val="none" w:sz="0" w:space="0" w:color="auto"/>
              </w:divBdr>
            </w:div>
            <w:div w:id="1666545565">
              <w:marLeft w:val="0"/>
              <w:marRight w:val="0"/>
              <w:marTop w:val="0"/>
              <w:marBottom w:val="0"/>
              <w:divBdr>
                <w:top w:val="none" w:sz="0" w:space="0" w:color="auto"/>
                <w:left w:val="none" w:sz="0" w:space="0" w:color="auto"/>
                <w:bottom w:val="none" w:sz="0" w:space="0" w:color="auto"/>
                <w:right w:val="none" w:sz="0" w:space="0" w:color="auto"/>
              </w:divBdr>
            </w:div>
            <w:div w:id="1787233522">
              <w:marLeft w:val="0"/>
              <w:marRight w:val="0"/>
              <w:marTop w:val="0"/>
              <w:marBottom w:val="0"/>
              <w:divBdr>
                <w:top w:val="none" w:sz="0" w:space="0" w:color="auto"/>
                <w:left w:val="none" w:sz="0" w:space="0" w:color="auto"/>
                <w:bottom w:val="none" w:sz="0" w:space="0" w:color="auto"/>
                <w:right w:val="none" w:sz="0" w:space="0" w:color="auto"/>
              </w:divBdr>
            </w:div>
            <w:div w:id="1996107679">
              <w:marLeft w:val="0"/>
              <w:marRight w:val="0"/>
              <w:marTop w:val="0"/>
              <w:marBottom w:val="0"/>
              <w:divBdr>
                <w:top w:val="none" w:sz="0" w:space="0" w:color="auto"/>
                <w:left w:val="none" w:sz="0" w:space="0" w:color="auto"/>
                <w:bottom w:val="none" w:sz="0" w:space="0" w:color="auto"/>
                <w:right w:val="none" w:sz="0" w:space="0" w:color="auto"/>
              </w:divBdr>
            </w:div>
            <w:div w:id="2123958322">
              <w:marLeft w:val="0"/>
              <w:marRight w:val="0"/>
              <w:marTop w:val="0"/>
              <w:marBottom w:val="0"/>
              <w:divBdr>
                <w:top w:val="none" w:sz="0" w:space="0" w:color="auto"/>
                <w:left w:val="none" w:sz="0" w:space="0" w:color="auto"/>
                <w:bottom w:val="none" w:sz="0" w:space="0" w:color="auto"/>
                <w:right w:val="none" w:sz="0" w:space="0" w:color="auto"/>
              </w:divBdr>
            </w:div>
            <w:div w:id="2142964103">
              <w:marLeft w:val="0"/>
              <w:marRight w:val="0"/>
              <w:marTop w:val="0"/>
              <w:marBottom w:val="0"/>
              <w:divBdr>
                <w:top w:val="none" w:sz="0" w:space="0" w:color="auto"/>
                <w:left w:val="none" w:sz="0" w:space="0" w:color="auto"/>
                <w:bottom w:val="none" w:sz="0" w:space="0" w:color="auto"/>
                <w:right w:val="none" w:sz="0" w:space="0" w:color="auto"/>
              </w:divBdr>
            </w:div>
          </w:divsChild>
        </w:div>
        <w:div w:id="965745339">
          <w:marLeft w:val="0"/>
          <w:marRight w:val="0"/>
          <w:marTop w:val="0"/>
          <w:marBottom w:val="0"/>
          <w:divBdr>
            <w:top w:val="none" w:sz="0" w:space="0" w:color="auto"/>
            <w:left w:val="none" w:sz="0" w:space="0" w:color="auto"/>
            <w:bottom w:val="none" w:sz="0" w:space="0" w:color="auto"/>
            <w:right w:val="none" w:sz="0" w:space="0" w:color="auto"/>
          </w:divBdr>
          <w:divsChild>
            <w:div w:id="39131400">
              <w:marLeft w:val="0"/>
              <w:marRight w:val="0"/>
              <w:marTop w:val="0"/>
              <w:marBottom w:val="0"/>
              <w:divBdr>
                <w:top w:val="none" w:sz="0" w:space="0" w:color="auto"/>
                <w:left w:val="none" w:sz="0" w:space="0" w:color="auto"/>
                <w:bottom w:val="none" w:sz="0" w:space="0" w:color="auto"/>
                <w:right w:val="none" w:sz="0" w:space="0" w:color="auto"/>
              </w:divBdr>
            </w:div>
            <w:div w:id="42755904">
              <w:marLeft w:val="0"/>
              <w:marRight w:val="0"/>
              <w:marTop w:val="0"/>
              <w:marBottom w:val="0"/>
              <w:divBdr>
                <w:top w:val="none" w:sz="0" w:space="0" w:color="auto"/>
                <w:left w:val="none" w:sz="0" w:space="0" w:color="auto"/>
                <w:bottom w:val="none" w:sz="0" w:space="0" w:color="auto"/>
                <w:right w:val="none" w:sz="0" w:space="0" w:color="auto"/>
              </w:divBdr>
            </w:div>
            <w:div w:id="458689482">
              <w:marLeft w:val="0"/>
              <w:marRight w:val="0"/>
              <w:marTop w:val="0"/>
              <w:marBottom w:val="0"/>
              <w:divBdr>
                <w:top w:val="none" w:sz="0" w:space="0" w:color="auto"/>
                <w:left w:val="none" w:sz="0" w:space="0" w:color="auto"/>
                <w:bottom w:val="none" w:sz="0" w:space="0" w:color="auto"/>
                <w:right w:val="none" w:sz="0" w:space="0" w:color="auto"/>
              </w:divBdr>
            </w:div>
            <w:div w:id="465124765">
              <w:marLeft w:val="0"/>
              <w:marRight w:val="0"/>
              <w:marTop w:val="0"/>
              <w:marBottom w:val="0"/>
              <w:divBdr>
                <w:top w:val="none" w:sz="0" w:space="0" w:color="auto"/>
                <w:left w:val="none" w:sz="0" w:space="0" w:color="auto"/>
                <w:bottom w:val="none" w:sz="0" w:space="0" w:color="auto"/>
                <w:right w:val="none" w:sz="0" w:space="0" w:color="auto"/>
              </w:divBdr>
            </w:div>
            <w:div w:id="639503079">
              <w:marLeft w:val="0"/>
              <w:marRight w:val="0"/>
              <w:marTop w:val="0"/>
              <w:marBottom w:val="0"/>
              <w:divBdr>
                <w:top w:val="none" w:sz="0" w:space="0" w:color="auto"/>
                <w:left w:val="none" w:sz="0" w:space="0" w:color="auto"/>
                <w:bottom w:val="none" w:sz="0" w:space="0" w:color="auto"/>
                <w:right w:val="none" w:sz="0" w:space="0" w:color="auto"/>
              </w:divBdr>
            </w:div>
            <w:div w:id="666055290">
              <w:marLeft w:val="0"/>
              <w:marRight w:val="0"/>
              <w:marTop w:val="0"/>
              <w:marBottom w:val="0"/>
              <w:divBdr>
                <w:top w:val="none" w:sz="0" w:space="0" w:color="auto"/>
                <w:left w:val="none" w:sz="0" w:space="0" w:color="auto"/>
                <w:bottom w:val="none" w:sz="0" w:space="0" w:color="auto"/>
                <w:right w:val="none" w:sz="0" w:space="0" w:color="auto"/>
              </w:divBdr>
            </w:div>
            <w:div w:id="1044988112">
              <w:marLeft w:val="0"/>
              <w:marRight w:val="0"/>
              <w:marTop w:val="0"/>
              <w:marBottom w:val="0"/>
              <w:divBdr>
                <w:top w:val="none" w:sz="0" w:space="0" w:color="auto"/>
                <w:left w:val="none" w:sz="0" w:space="0" w:color="auto"/>
                <w:bottom w:val="none" w:sz="0" w:space="0" w:color="auto"/>
                <w:right w:val="none" w:sz="0" w:space="0" w:color="auto"/>
              </w:divBdr>
            </w:div>
            <w:div w:id="1108307335">
              <w:marLeft w:val="0"/>
              <w:marRight w:val="0"/>
              <w:marTop w:val="0"/>
              <w:marBottom w:val="0"/>
              <w:divBdr>
                <w:top w:val="none" w:sz="0" w:space="0" w:color="auto"/>
                <w:left w:val="none" w:sz="0" w:space="0" w:color="auto"/>
                <w:bottom w:val="none" w:sz="0" w:space="0" w:color="auto"/>
                <w:right w:val="none" w:sz="0" w:space="0" w:color="auto"/>
              </w:divBdr>
            </w:div>
            <w:div w:id="1162506615">
              <w:marLeft w:val="0"/>
              <w:marRight w:val="0"/>
              <w:marTop w:val="0"/>
              <w:marBottom w:val="0"/>
              <w:divBdr>
                <w:top w:val="none" w:sz="0" w:space="0" w:color="auto"/>
                <w:left w:val="none" w:sz="0" w:space="0" w:color="auto"/>
                <w:bottom w:val="none" w:sz="0" w:space="0" w:color="auto"/>
                <w:right w:val="none" w:sz="0" w:space="0" w:color="auto"/>
              </w:divBdr>
            </w:div>
            <w:div w:id="1176775012">
              <w:marLeft w:val="0"/>
              <w:marRight w:val="0"/>
              <w:marTop w:val="0"/>
              <w:marBottom w:val="0"/>
              <w:divBdr>
                <w:top w:val="none" w:sz="0" w:space="0" w:color="auto"/>
                <w:left w:val="none" w:sz="0" w:space="0" w:color="auto"/>
                <w:bottom w:val="none" w:sz="0" w:space="0" w:color="auto"/>
                <w:right w:val="none" w:sz="0" w:space="0" w:color="auto"/>
              </w:divBdr>
            </w:div>
            <w:div w:id="1285038994">
              <w:marLeft w:val="0"/>
              <w:marRight w:val="0"/>
              <w:marTop w:val="0"/>
              <w:marBottom w:val="0"/>
              <w:divBdr>
                <w:top w:val="none" w:sz="0" w:space="0" w:color="auto"/>
                <w:left w:val="none" w:sz="0" w:space="0" w:color="auto"/>
                <w:bottom w:val="none" w:sz="0" w:space="0" w:color="auto"/>
                <w:right w:val="none" w:sz="0" w:space="0" w:color="auto"/>
              </w:divBdr>
            </w:div>
            <w:div w:id="1675763670">
              <w:marLeft w:val="0"/>
              <w:marRight w:val="0"/>
              <w:marTop w:val="0"/>
              <w:marBottom w:val="0"/>
              <w:divBdr>
                <w:top w:val="none" w:sz="0" w:space="0" w:color="auto"/>
                <w:left w:val="none" w:sz="0" w:space="0" w:color="auto"/>
                <w:bottom w:val="none" w:sz="0" w:space="0" w:color="auto"/>
                <w:right w:val="none" w:sz="0" w:space="0" w:color="auto"/>
              </w:divBdr>
            </w:div>
            <w:div w:id="1809975950">
              <w:marLeft w:val="0"/>
              <w:marRight w:val="0"/>
              <w:marTop w:val="0"/>
              <w:marBottom w:val="0"/>
              <w:divBdr>
                <w:top w:val="none" w:sz="0" w:space="0" w:color="auto"/>
                <w:left w:val="none" w:sz="0" w:space="0" w:color="auto"/>
                <w:bottom w:val="none" w:sz="0" w:space="0" w:color="auto"/>
                <w:right w:val="none" w:sz="0" w:space="0" w:color="auto"/>
              </w:divBdr>
            </w:div>
            <w:div w:id="1832211048">
              <w:marLeft w:val="0"/>
              <w:marRight w:val="0"/>
              <w:marTop w:val="0"/>
              <w:marBottom w:val="0"/>
              <w:divBdr>
                <w:top w:val="none" w:sz="0" w:space="0" w:color="auto"/>
                <w:left w:val="none" w:sz="0" w:space="0" w:color="auto"/>
                <w:bottom w:val="none" w:sz="0" w:space="0" w:color="auto"/>
                <w:right w:val="none" w:sz="0" w:space="0" w:color="auto"/>
              </w:divBdr>
            </w:div>
            <w:div w:id="1865826685">
              <w:marLeft w:val="0"/>
              <w:marRight w:val="0"/>
              <w:marTop w:val="0"/>
              <w:marBottom w:val="0"/>
              <w:divBdr>
                <w:top w:val="none" w:sz="0" w:space="0" w:color="auto"/>
                <w:left w:val="none" w:sz="0" w:space="0" w:color="auto"/>
                <w:bottom w:val="none" w:sz="0" w:space="0" w:color="auto"/>
                <w:right w:val="none" w:sz="0" w:space="0" w:color="auto"/>
              </w:divBdr>
            </w:div>
            <w:div w:id="1881824458">
              <w:marLeft w:val="0"/>
              <w:marRight w:val="0"/>
              <w:marTop w:val="0"/>
              <w:marBottom w:val="0"/>
              <w:divBdr>
                <w:top w:val="none" w:sz="0" w:space="0" w:color="auto"/>
                <w:left w:val="none" w:sz="0" w:space="0" w:color="auto"/>
                <w:bottom w:val="none" w:sz="0" w:space="0" w:color="auto"/>
                <w:right w:val="none" w:sz="0" w:space="0" w:color="auto"/>
              </w:divBdr>
            </w:div>
            <w:div w:id="2101021930">
              <w:marLeft w:val="0"/>
              <w:marRight w:val="0"/>
              <w:marTop w:val="0"/>
              <w:marBottom w:val="0"/>
              <w:divBdr>
                <w:top w:val="none" w:sz="0" w:space="0" w:color="auto"/>
                <w:left w:val="none" w:sz="0" w:space="0" w:color="auto"/>
                <w:bottom w:val="none" w:sz="0" w:space="0" w:color="auto"/>
                <w:right w:val="none" w:sz="0" w:space="0" w:color="auto"/>
              </w:divBdr>
            </w:div>
          </w:divsChild>
        </w:div>
        <w:div w:id="1161000850">
          <w:marLeft w:val="0"/>
          <w:marRight w:val="0"/>
          <w:marTop w:val="0"/>
          <w:marBottom w:val="0"/>
          <w:divBdr>
            <w:top w:val="none" w:sz="0" w:space="0" w:color="auto"/>
            <w:left w:val="none" w:sz="0" w:space="0" w:color="auto"/>
            <w:bottom w:val="none" w:sz="0" w:space="0" w:color="auto"/>
            <w:right w:val="none" w:sz="0" w:space="0" w:color="auto"/>
          </w:divBdr>
          <w:divsChild>
            <w:div w:id="297534376">
              <w:marLeft w:val="0"/>
              <w:marRight w:val="0"/>
              <w:marTop w:val="0"/>
              <w:marBottom w:val="0"/>
              <w:divBdr>
                <w:top w:val="none" w:sz="0" w:space="0" w:color="auto"/>
                <w:left w:val="none" w:sz="0" w:space="0" w:color="auto"/>
                <w:bottom w:val="none" w:sz="0" w:space="0" w:color="auto"/>
                <w:right w:val="none" w:sz="0" w:space="0" w:color="auto"/>
              </w:divBdr>
            </w:div>
            <w:div w:id="466627742">
              <w:marLeft w:val="0"/>
              <w:marRight w:val="0"/>
              <w:marTop w:val="0"/>
              <w:marBottom w:val="0"/>
              <w:divBdr>
                <w:top w:val="none" w:sz="0" w:space="0" w:color="auto"/>
                <w:left w:val="none" w:sz="0" w:space="0" w:color="auto"/>
                <w:bottom w:val="none" w:sz="0" w:space="0" w:color="auto"/>
                <w:right w:val="none" w:sz="0" w:space="0" w:color="auto"/>
              </w:divBdr>
            </w:div>
            <w:div w:id="1165898107">
              <w:marLeft w:val="0"/>
              <w:marRight w:val="0"/>
              <w:marTop w:val="0"/>
              <w:marBottom w:val="0"/>
              <w:divBdr>
                <w:top w:val="none" w:sz="0" w:space="0" w:color="auto"/>
                <w:left w:val="none" w:sz="0" w:space="0" w:color="auto"/>
                <w:bottom w:val="none" w:sz="0" w:space="0" w:color="auto"/>
                <w:right w:val="none" w:sz="0" w:space="0" w:color="auto"/>
              </w:divBdr>
            </w:div>
            <w:div w:id="1402408014">
              <w:marLeft w:val="0"/>
              <w:marRight w:val="0"/>
              <w:marTop w:val="0"/>
              <w:marBottom w:val="0"/>
              <w:divBdr>
                <w:top w:val="none" w:sz="0" w:space="0" w:color="auto"/>
                <w:left w:val="none" w:sz="0" w:space="0" w:color="auto"/>
                <w:bottom w:val="none" w:sz="0" w:space="0" w:color="auto"/>
                <w:right w:val="none" w:sz="0" w:space="0" w:color="auto"/>
              </w:divBdr>
            </w:div>
          </w:divsChild>
        </w:div>
        <w:div w:id="1161114752">
          <w:marLeft w:val="0"/>
          <w:marRight w:val="0"/>
          <w:marTop w:val="0"/>
          <w:marBottom w:val="0"/>
          <w:divBdr>
            <w:top w:val="none" w:sz="0" w:space="0" w:color="auto"/>
            <w:left w:val="none" w:sz="0" w:space="0" w:color="auto"/>
            <w:bottom w:val="none" w:sz="0" w:space="0" w:color="auto"/>
            <w:right w:val="none" w:sz="0" w:space="0" w:color="auto"/>
          </w:divBdr>
          <w:divsChild>
            <w:div w:id="40639705">
              <w:marLeft w:val="0"/>
              <w:marRight w:val="0"/>
              <w:marTop w:val="0"/>
              <w:marBottom w:val="0"/>
              <w:divBdr>
                <w:top w:val="none" w:sz="0" w:space="0" w:color="auto"/>
                <w:left w:val="none" w:sz="0" w:space="0" w:color="auto"/>
                <w:bottom w:val="none" w:sz="0" w:space="0" w:color="auto"/>
                <w:right w:val="none" w:sz="0" w:space="0" w:color="auto"/>
              </w:divBdr>
            </w:div>
            <w:div w:id="140736333">
              <w:marLeft w:val="0"/>
              <w:marRight w:val="0"/>
              <w:marTop w:val="0"/>
              <w:marBottom w:val="0"/>
              <w:divBdr>
                <w:top w:val="none" w:sz="0" w:space="0" w:color="auto"/>
                <w:left w:val="none" w:sz="0" w:space="0" w:color="auto"/>
                <w:bottom w:val="none" w:sz="0" w:space="0" w:color="auto"/>
                <w:right w:val="none" w:sz="0" w:space="0" w:color="auto"/>
              </w:divBdr>
            </w:div>
            <w:div w:id="157815175">
              <w:marLeft w:val="0"/>
              <w:marRight w:val="0"/>
              <w:marTop w:val="0"/>
              <w:marBottom w:val="0"/>
              <w:divBdr>
                <w:top w:val="none" w:sz="0" w:space="0" w:color="auto"/>
                <w:left w:val="none" w:sz="0" w:space="0" w:color="auto"/>
                <w:bottom w:val="none" w:sz="0" w:space="0" w:color="auto"/>
                <w:right w:val="none" w:sz="0" w:space="0" w:color="auto"/>
              </w:divBdr>
            </w:div>
            <w:div w:id="646318930">
              <w:marLeft w:val="0"/>
              <w:marRight w:val="0"/>
              <w:marTop w:val="0"/>
              <w:marBottom w:val="0"/>
              <w:divBdr>
                <w:top w:val="none" w:sz="0" w:space="0" w:color="auto"/>
                <w:left w:val="none" w:sz="0" w:space="0" w:color="auto"/>
                <w:bottom w:val="none" w:sz="0" w:space="0" w:color="auto"/>
                <w:right w:val="none" w:sz="0" w:space="0" w:color="auto"/>
              </w:divBdr>
            </w:div>
            <w:div w:id="814881041">
              <w:marLeft w:val="0"/>
              <w:marRight w:val="0"/>
              <w:marTop w:val="0"/>
              <w:marBottom w:val="0"/>
              <w:divBdr>
                <w:top w:val="none" w:sz="0" w:space="0" w:color="auto"/>
                <w:left w:val="none" w:sz="0" w:space="0" w:color="auto"/>
                <w:bottom w:val="none" w:sz="0" w:space="0" w:color="auto"/>
                <w:right w:val="none" w:sz="0" w:space="0" w:color="auto"/>
              </w:divBdr>
            </w:div>
            <w:div w:id="914315235">
              <w:marLeft w:val="0"/>
              <w:marRight w:val="0"/>
              <w:marTop w:val="0"/>
              <w:marBottom w:val="0"/>
              <w:divBdr>
                <w:top w:val="none" w:sz="0" w:space="0" w:color="auto"/>
                <w:left w:val="none" w:sz="0" w:space="0" w:color="auto"/>
                <w:bottom w:val="none" w:sz="0" w:space="0" w:color="auto"/>
                <w:right w:val="none" w:sz="0" w:space="0" w:color="auto"/>
              </w:divBdr>
            </w:div>
            <w:div w:id="986740175">
              <w:marLeft w:val="0"/>
              <w:marRight w:val="0"/>
              <w:marTop w:val="0"/>
              <w:marBottom w:val="0"/>
              <w:divBdr>
                <w:top w:val="none" w:sz="0" w:space="0" w:color="auto"/>
                <w:left w:val="none" w:sz="0" w:space="0" w:color="auto"/>
                <w:bottom w:val="none" w:sz="0" w:space="0" w:color="auto"/>
                <w:right w:val="none" w:sz="0" w:space="0" w:color="auto"/>
              </w:divBdr>
            </w:div>
            <w:div w:id="1108818486">
              <w:marLeft w:val="0"/>
              <w:marRight w:val="0"/>
              <w:marTop w:val="0"/>
              <w:marBottom w:val="0"/>
              <w:divBdr>
                <w:top w:val="none" w:sz="0" w:space="0" w:color="auto"/>
                <w:left w:val="none" w:sz="0" w:space="0" w:color="auto"/>
                <w:bottom w:val="none" w:sz="0" w:space="0" w:color="auto"/>
                <w:right w:val="none" w:sz="0" w:space="0" w:color="auto"/>
              </w:divBdr>
            </w:div>
            <w:div w:id="1206790073">
              <w:marLeft w:val="0"/>
              <w:marRight w:val="0"/>
              <w:marTop w:val="0"/>
              <w:marBottom w:val="0"/>
              <w:divBdr>
                <w:top w:val="none" w:sz="0" w:space="0" w:color="auto"/>
                <w:left w:val="none" w:sz="0" w:space="0" w:color="auto"/>
                <w:bottom w:val="none" w:sz="0" w:space="0" w:color="auto"/>
                <w:right w:val="none" w:sz="0" w:space="0" w:color="auto"/>
              </w:divBdr>
            </w:div>
            <w:div w:id="1333679310">
              <w:marLeft w:val="0"/>
              <w:marRight w:val="0"/>
              <w:marTop w:val="0"/>
              <w:marBottom w:val="0"/>
              <w:divBdr>
                <w:top w:val="none" w:sz="0" w:space="0" w:color="auto"/>
                <w:left w:val="none" w:sz="0" w:space="0" w:color="auto"/>
                <w:bottom w:val="none" w:sz="0" w:space="0" w:color="auto"/>
                <w:right w:val="none" w:sz="0" w:space="0" w:color="auto"/>
              </w:divBdr>
            </w:div>
            <w:div w:id="1656641964">
              <w:marLeft w:val="0"/>
              <w:marRight w:val="0"/>
              <w:marTop w:val="0"/>
              <w:marBottom w:val="0"/>
              <w:divBdr>
                <w:top w:val="none" w:sz="0" w:space="0" w:color="auto"/>
                <w:left w:val="none" w:sz="0" w:space="0" w:color="auto"/>
                <w:bottom w:val="none" w:sz="0" w:space="0" w:color="auto"/>
                <w:right w:val="none" w:sz="0" w:space="0" w:color="auto"/>
              </w:divBdr>
            </w:div>
            <w:div w:id="1707758927">
              <w:marLeft w:val="0"/>
              <w:marRight w:val="0"/>
              <w:marTop w:val="0"/>
              <w:marBottom w:val="0"/>
              <w:divBdr>
                <w:top w:val="none" w:sz="0" w:space="0" w:color="auto"/>
                <w:left w:val="none" w:sz="0" w:space="0" w:color="auto"/>
                <w:bottom w:val="none" w:sz="0" w:space="0" w:color="auto"/>
                <w:right w:val="none" w:sz="0" w:space="0" w:color="auto"/>
              </w:divBdr>
            </w:div>
            <w:div w:id="1899777782">
              <w:marLeft w:val="0"/>
              <w:marRight w:val="0"/>
              <w:marTop w:val="0"/>
              <w:marBottom w:val="0"/>
              <w:divBdr>
                <w:top w:val="none" w:sz="0" w:space="0" w:color="auto"/>
                <w:left w:val="none" w:sz="0" w:space="0" w:color="auto"/>
                <w:bottom w:val="none" w:sz="0" w:space="0" w:color="auto"/>
                <w:right w:val="none" w:sz="0" w:space="0" w:color="auto"/>
              </w:divBdr>
            </w:div>
          </w:divsChild>
        </w:div>
        <w:div w:id="1235435889">
          <w:marLeft w:val="0"/>
          <w:marRight w:val="0"/>
          <w:marTop w:val="0"/>
          <w:marBottom w:val="0"/>
          <w:divBdr>
            <w:top w:val="none" w:sz="0" w:space="0" w:color="auto"/>
            <w:left w:val="none" w:sz="0" w:space="0" w:color="auto"/>
            <w:bottom w:val="none" w:sz="0" w:space="0" w:color="auto"/>
            <w:right w:val="none" w:sz="0" w:space="0" w:color="auto"/>
          </w:divBdr>
          <w:divsChild>
            <w:div w:id="222496804">
              <w:marLeft w:val="0"/>
              <w:marRight w:val="0"/>
              <w:marTop w:val="0"/>
              <w:marBottom w:val="0"/>
              <w:divBdr>
                <w:top w:val="none" w:sz="0" w:space="0" w:color="auto"/>
                <w:left w:val="none" w:sz="0" w:space="0" w:color="auto"/>
                <w:bottom w:val="none" w:sz="0" w:space="0" w:color="auto"/>
                <w:right w:val="none" w:sz="0" w:space="0" w:color="auto"/>
              </w:divBdr>
            </w:div>
            <w:div w:id="315838593">
              <w:marLeft w:val="0"/>
              <w:marRight w:val="0"/>
              <w:marTop w:val="0"/>
              <w:marBottom w:val="0"/>
              <w:divBdr>
                <w:top w:val="none" w:sz="0" w:space="0" w:color="auto"/>
                <w:left w:val="none" w:sz="0" w:space="0" w:color="auto"/>
                <w:bottom w:val="none" w:sz="0" w:space="0" w:color="auto"/>
                <w:right w:val="none" w:sz="0" w:space="0" w:color="auto"/>
              </w:divBdr>
            </w:div>
            <w:div w:id="317804181">
              <w:marLeft w:val="0"/>
              <w:marRight w:val="0"/>
              <w:marTop w:val="0"/>
              <w:marBottom w:val="0"/>
              <w:divBdr>
                <w:top w:val="none" w:sz="0" w:space="0" w:color="auto"/>
                <w:left w:val="none" w:sz="0" w:space="0" w:color="auto"/>
                <w:bottom w:val="none" w:sz="0" w:space="0" w:color="auto"/>
                <w:right w:val="none" w:sz="0" w:space="0" w:color="auto"/>
              </w:divBdr>
            </w:div>
            <w:div w:id="385446537">
              <w:marLeft w:val="0"/>
              <w:marRight w:val="0"/>
              <w:marTop w:val="0"/>
              <w:marBottom w:val="0"/>
              <w:divBdr>
                <w:top w:val="none" w:sz="0" w:space="0" w:color="auto"/>
                <w:left w:val="none" w:sz="0" w:space="0" w:color="auto"/>
                <w:bottom w:val="none" w:sz="0" w:space="0" w:color="auto"/>
                <w:right w:val="none" w:sz="0" w:space="0" w:color="auto"/>
              </w:divBdr>
            </w:div>
            <w:div w:id="386536984">
              <w:marLeft w:val="0"/>
              <w:marRight w:val="0"/>
              <w:marTop w:val="0"/>
              <w:marBottom w:val="0"/>
              <w:divBdr>
                <w:top w:val="none" w:sz="0" w:space="0" w:color="auto"/>
                <w:left w:val="none" w:sz="0" w:space="0" w:color="auto"/>
                <w:bottom w:val="none" w:sz="0" w:space="0" w:color="auto"/>
                <w:right w:val="none" w:sz="0" w:space="0" w:color="auto"/>
              </w:divBdr>
            </w:div>
            <w:div w:id="387193616">
              <w:marLeft w:val="0"/>
              <w:marRight w:val="0"/>
              <w:marTop w:val="0"/>
              <w:marBottom w:val="0"/>
              <w:divBdr>
                <w:top w:val="none" w:sz="0" w:space="0" w:color="auto"/>
                <w:left w:val="none" w:sz="0" w:space="0" w:color="auto"/>
                <w:bottom w:val="none" w:sz="0" w:space="0" w:color="auto"/>
                <w:right w:val="none" w:sz="0" w:space="0" w:color="auto"/>
              </w:divBdr>
            </w:div>
            <w:div w:id="504365708">
              <w:marLeft w:val="0"/>
              <w:marRight w:val="0"/>
              <w:marTop w:val="0"/>
              <w:marBottom w:val="0"/>
              <w:divBdr>
                <w:top w:val="none" w:sz="0" w:space="0" w:color="auto"/>
                <w:left w:val="none" w:sz="0" w:space="0" w:color="auto"/>
                <w:bottom w:val="none" w:sz="0" w:space="0" w:color="auto"/>
                <w:right w:val="none" w:sz="0" w:space="0" w:color="auto"/>
              </w:divBdr>
            </w:div>
            <w:div w:id="536771953">
              <w:marLeft w:val="0"/>
              <w:marRight w:val="0"/>
              <w:marTop w:val="0"/>
              <w:marBottom w:val="0"/>
              <w:divBdr>
                <w:top w:val="none" w:sz="0" w:space="0" w:color="auto"/>
                <w:left w:val="none" w:sz="0" w:space="0" w:color="auto"/>
                <w:bottom w:val="none" w:sz="0" w:space="0" w:color="auto"/>
                <w:right w:val="none" w:sz="0" w:space="0" w:color="auto"/>
              </w:divBdr>
            </w:div>
            <w:div w:id="688068075">
              <w:marLeft w:val="0"/>
              <w:marRight w:val="0"/>
              <w:marTop w:val="0"/>
              <w:marBottom w:val="0"/>
              <w:divBdr>
                <w:top w:val="none" w:sz="0" w:space="0" w:color="auto"/>
                <w:left w:val="none" w:sz="0" w:space="0" w:color="auto"/>
                <w:bottom w:val="none" w:sz="0" w:space="0" w:color="auto"/>
                <w:right w:val="none" w:sz="0" w:space="0" w:color="auto"/>
              </w:divBdr>
            </w:div>
            <w:div w:id="806165997">
              <w:marLeft w:val="0"/>
              <w:marRight w:val="0"/>
              <w:marTop w:val="0"/>
              <w:marBottom w:val="0"/>
              <w:divBdr>
                <w:top w:val="none" w:sz="0" w:space="0" w:color="auto"/>
                <w:left w:val="none" w:sz="0" w:space="0" w:color="auto"/>
                <w:bottom w:val="none" w:sz="0" w:space="0" w:color="auto"/>
                <w:right w:val="none" w:sz="0" w:space="0" w:color="auto"/>
              </w:divBdr>
            </w:div>
            <w:div w:id="842011333">
              <w:marLeft w:val="0"/>
              <w:marRight w:val="0"/>
              <w:marTop w:val="0"/>
              <w:marBottom w:val="0"/>
              <w:divBdr>
                <w:top w:val="none" w:sz="0" w:space="0" w:color="auto"/>
                <w:left w:val="none" w:sz="0" w:space="0" w:color="auto"/>
                <w:bottom w:val="none" w:sz="0" w:space="0" w:color="auto"/>
                <w:right w:val="none" w:sz="0" w:space="0" w:color="auto"/>
              </w:divBdr>
            </w:div>
            <w:div w:id="867569595">
              <w:marLeft w:val="0"/>
              <w:marRight w:val="0"/>
              <w:marTop w:val="0"/>
              <w:marBottom w:val="0"/>
              <w:divBdr>
                <w:top w:val="none" w:sz="0" w:space="0" w:color="auto"/>
                <w:left w:val="none" w:sz="0" w:space="0" w:color="auto"/>
                <w:bottom w:val="none" w:sz="0" w:space="0" w:color="auto"/>
                <w:right w:val="none" w:sz="0" w:space="0" w:color="auto"/>
              </w:divBdr>
            </w:div>
            <w:div w:id="1041052336">
              <w:marLeft w:val="0"/>
              <w:marRight w:val="0"/>
              <w:marTop w:val="0"/>
              <w:marBottom w:val="0"/>
              <w:divBdr>
                <w:top w:val="none" w:sz="0" w:space="0" w:color="auto"/>
                <w:left w:val="none" w:sz="0" w:space="0" w:color="auto"/>
                <w:bottom w:val="none" w:sz="0" w:space="0" w:color="auto"/>
                <w:right w:val="none" w:sz="0" w:space="0" w:color="auto"/>
              </w:divBdr>
            </w:div>
            <w:div w:id="1106731302">
              <w:marLeft w:val="0"/>
              <w:marRight w:val="0"/>
              <w:marTop w:val="0"/>
              <w:marBottom w:val="0"/>
              <w:divBdr>
                <w:top w:val="none" w:sz="0" w:space="0" w:color="auto"/>
                <w:left w:val="none" w:sz="0" w:space="0" w:color="auto"/>
                <w:bottom w:val="none" w:sz="0" w:space="0" w:color="auto"/>
                <w:right w:val="none" w:sz="0" w:space="0" w:color="auto"/>
              </w:divBdr>
            </w:div>
            <w:div w:id="1267420127">
              <w:marLeft w:val="0"/>
              <w:marRight w:val="0"/>
              <w:marTop w:val="0"/>
              <w:marBottom w:val="0"/>
              <w:divBdr>
                <w:top w:val="none" w:sz="0" w:space="0" w:color="auto"/>
                <w:left w:val="none" w:sz="0" w:space="0" w:color="auto"/>
                <w:bottom w:val="none" w:sz="0" w:space="0" w:color="auto"/>
                <w:right w:val="none" w:sz="0" w:space="0" w:color="auto"/>
              </w:divBdr>
            </w:div>
            <w:div w:id="1268660519">
              <w:marLeft w:val="0"/>
              <w:marRight w:val="0"/>
              <w:marTop w:val="0"/>
              <w:marBottom w:val="0"/>
              <w:divBdr>
                <w:top w:val="none" w:sz="0" w:space="0" w:color="auto"/>
                <w:left w:val="none" w:sz="0" w:space="0" w:color="auto"/>
                <w:bottom w:val="none" w:sz="0" w:space="0" w:color="auto"/>
                <w:right w:val="none" w:sz="0" w:space="0" w:color="auto"/>
              </w:divBdr>
            </w:div>
            <w:div w:id="1439791722">
              <w:marLeft w:val="0"/>
              <w:marRight w:val="0"/>
              <w:marTop w:val="0"/>
              <w:marBottom w:val="0"/>
              <w:divBdr>
                <w:top w:val="none" w:sz="0" w:space="0" w:color="auto"/>
                <w:left w:val="none" w:sz="0" w:space="0" w:color="auto"/>
                <w:bottom w:val="none" w:sz="0" w:space="0" w:color="auto"/>
                <w:right w:val="none" w:sz="0" w:space="0" w:color="auto"/>
              </w:divBdr>
            </w:div>
            <w:div w:id="1532307103">
              <w:marLeft w:val="0"/>
              <w:marRight w:val="0"/>
              <w:marTop w:val="0"/>
              <w:marBottom w:val="0"/>
              <w:divBdr>
                <w:top w:val="none" w:sz="0" w:space="0" w:color="auto"/>
                <w:left w:val="none" w:sz="0" w:space="0" w:color="auto"/>
                <w:bottom w:val="none" w:sz="0" w:space="0" w:color="auto"/>
                <w:right w:val="none" w:sz="0" w:space="0" w:color="auto"/>
              </w:divBdr>
            </w:div>
            <w:div w:id="1612853632">
              <w:marLeft w:val="0"/>
              <w:marRight w:val="0"/>
              <w:marTop w:val="0"/>
              <w:marBottom w:val="0"/>
              <w:divBdr>
                <w:top w:val="none" w:sz="0" w:space="0" w:color="auto"/>
                <w:left w:val="none" w:sz="0" w:space="0" w:color="auto"/>
                <w:bottom w:val="none" w:sz="0" w:space="0" w:color="auto"/>
                <w:right w:val="none" w:sz="0" w:space="0" w:color="auto"/>
              </w:divBdr>
            </w:div>
            <w:div w:id="1702365103">
              <w:marLeft w:val="0"/>
              <w:marRight w:val="0"/>
              <w:marTop w:val="0"/>
              <w:marBottom w:val="0"/>
              <w:divBdr>
                <w:top w:val="none" w:sz="0" w:space="0" w:color="auto"/>
                <w:left w:val="none" w:sz="0" w:space="0" w:color="auto"/>
                <w:bottom w:val="none" w:sz="0" w:space="0" w:color="auto"/>
                <w:right w:val="none" w:sz="0" w:space="0" w:color="auto"/>
              </w:divBdr>
            </w:div>
          </w:divsChild>
        </w:div>
        <w:div w:id="1266187998">
          <w:marLeft w:val="0"/>
          <w:marRight w:val="0"/>
          <w:marTop w:val="0"/>
          <w:marBottom w:val="0"/>
          <w:divBdr>
            <w:top w:val="none" w:sz="0" w:space="0" w:color="auto"/>
            <w:left w:val="none" w:sz="0" w:space="0" w:color="auto"/>
            <w:bottom w:val="none" w:sz="0" w:space="0" w:color="auto"/>
            <w:right w:val="none" w:sz="0" w:space="0" w:color="auto"/>
          </w:divBdr>
          <w:divsChild>
            <w:div w:id="177894167">
              <w:marLeft w:val="0"/>
              <w:marRight w:val="0"/>
              <w:marTop w:val="0"/>
              <w:marBottom w:val="0"/>
              <w:divBdr>
                <w:top w:val="none" w:sz="0" w:space="0" w:color="auto"/>
                <w:left w:val="none" w:sz="0" w:space="0" w:color="auto"/>
                <w:bottom w:val="none" w:sz="0" w:space="0" w:color="auto"/>
                <w:right w:val="none" w:sz="0" w:space="0" w:color="auto"/>
              </w:divBdr>
            </w:div>
            <w:div w:id="274097619">
              <w:marLeft w:val="0"/>
              <w:marRight w:val="0"/>
              <w:marTop w:val="0"/>
              <w:marBottom w:val="0"/>
              <w:divBdr>
                <w:top w:val="none" w:sz="0" w:space="0" w:color="auto"/>
                <w:left w:val="none" w:sz="0" w:space="0" w:color="auto"/>
                <w:bottom w:val="none" w:sz="0" w:space="0" w:color="auto"/>
                <w:right w:val="none" w:sz="0" w:space="0" w:color="auto"/>
              </w:divBdr>
            </w:div>
            <w:div w:id="324672588">
              <w:marLeft w:val="0"/>
              <w:marRight w:val="0"/>
              <w:marTop w:val="0"/>
              <w:marBottom w:val="0"/>
              <w:divBdr>
                <w:top w:val="none" w:sz="0" w:space="0" w:color="auto"/>
                <w:left w:val="none" w:sz="0" w:space="0" w:color="auto"/>
                <w:bottom w:val="none" w:sz="0" w:space="0" w:color="auto"/>
                <w:right w:val="none" w:sz="0" w:space="0" w:color="auto"/>
              </w:divBdr>
            </w:div>
            <w:div w:id="385422201">
              <w:marLeft w:val="0"/>
              <w:marRight w:val="0"/>
              <w:marTop w:val="0"/>
              <w:marBottom w:val="0"/>
              <w:divBdr>
                <w:top w:val="none" w:sz="0" w:space="0" w:color="auto"/>
                <w:left w:val="none" w:sz="0" w:space="0" w:color="auto"/>
                <w:bottom w:val="none" w:sz="0" w:space="0" w:color="auto"/>
                <w:right w:val="none" w:sz="0" w:space="0" w:color="auto"/>
              </w:divBdr>
            </w:div>
            <w:div w:id="397020430">
              <w:marLeft w:val="0"/>
              <w:marRight w:val="0"/>
              <w:marTop w:val="0"/>
              <w:marBottom w:val="0"/>
              <w:divBdr>
                <w:top w:val="none" w:sz="0" w:space="0" w:color="auto"/>
                <w:left w:val="none" w:sz="0" w:space="0" w:color="auto"/>
                <w:bottom w:val="none" w:sz="0" w:space="0" w:color="auto"/>
                <w:right w:val="none" w:sz="0" w:space="0" w:color="auto"/>
              </w:divBdr>
            </w:div>
            <w:div w:id="518159177">
              <w:marLeft w:val="0"/>
              <w:marRight w:val="0"/>
              <w:marTop w:val="0"/>
              <w:marBottom w:val="0"/>
              <w:divBdr>
                <w:top w:val="none" w:sz="0" w:space="0" w:color="auto"/>
                <w:left w:val="none" w:sz="0" w:space="0" w:color="auto"/>
                <w:bottom w:val="none" w:sz="0" w:space="0" w:color="auto"/>
                <w:right w:val="none" w:sz="0" w:space="0" w:color="auto"/>
              </w:divBdr>
            </w:div>
            <w:div w:id="599728346">
              <w:marLeft w:val="0"/>
              <w:marRight w:val="0"/>
              <w:marTop w:val="0"/>
              <w:marBottom w:val="0"/>
              <w:divBdr>
                <w:top w:val="none" w:sz="0" w:space="0" w:color="auto"/>
                <w:left w:val="none" w:sz="0" w:space="0" w:color="auto"/>
                <w:bottom w:val="none" w:sz="0" w:space="0" w:color="auto"/>
                <w:right w:val="none" w:sz="0" w:space="0" w:color="auto"/>
              </w:divBdr>
            </w:div>
            <w:div w:id="1094590893">
              <w:marLeft w:val="0"/>
              <w:marRight w:val="0"/>
              <w:marTop w:val="0"/>
              <w:marBottom w:val="0"/>
              <w:divBdr>
                <w:top w:val="none" w:sz="0" w:space="0" w:color="auto"/>
                <w:left w:val="none" w:sz="0" w:space="0" w:color="auto"/>
                <w:bottom w:val="none" w:sz="0" w:space="0" w:color="auto"/>
                <w:right w:val="none" w:sz="0" w:space="0" w:color="auto"/>
              </w:divBdr>
            </w:div>
            <w:div w:id="1118528369">
              <w:marLeft w:val="0"/>
              <w:marRight w:val="0"/>
              <w:marTop w:val="0"/>
              <w:marBottom w:val="0"/>
              <w:divBdr>
                <w:top w:val="none" w:sz="0" w:space="0" w:color="auto"/>
                <w:left w:val="none" w:sz="0" w:space="0" w:color="auto"/>
                <w:bottom w:val="none" w:sz="0" w:space="0" w:color="auto"/>
                <w:right w:val="none" w:sz="0" w:space="0" w:color="auto"/>
              </w:divBdr>
            </w:div>
            <w:div w:id="1213539918">
              <w:marLeft w:val="0"/>
              <w:marRight w:val="0"/>
              <w:marTop w:val="0"/>
              <w:marBottom w:val="0"/>
              <w:divBdr>
                <w:top w:val="none" w:sz="0" w:space="0" w:color="auto"/>
                <w:left w:val="none" w:sz="0" w:space="0" w:color="auto"/>
                <w:bottom w:val="none" w:sz="0" w:space="0" w:color="auto"/>
                <w:right w:val="none" w:sz="0" w:space="0" w:color="auto"/>
              </w:divBdr>
            </w:div>
            <w:div w:id="1316881595">
              <w:marLeft w:val="0"/>
              <w:marRight w:val="0"/>
              <w:marTop w:val="0"/>
              <w:marBottom w:val="0"/>
              <w:divBdr>
                <w:top w:val="none" w:sz="0" w:space="0" w:color="auto"/>
                <w:left w:val="none" w:sz="0" w:space="0" w:color="auto"/>
                <w:bottom w:val="none" w:sz="0" w:space="0" w:color="auto"/>
                <w:right w:val="none" w:sz="0" w:space="0" w:color="auto"/>
              </w:divBdr>
            </w:div>
            <w:div w:id="1403677456">
              <w:marLeft w:val="0"/>
              <w:marRight w:val="0"/>
              <w:marTop w:val="0"/>
              <w:marBottom w:val="0"/>
              <w:divBdr>
                <w:top w:val="none" w:sz="0" w:space="0" w:color="auto"/>
                <w:left w:val="none" w:sz="0" w:space="0" w:color="auto"/>
                <w:bottom w:val="none" w:sz="0" w:space="0" w:color="auto"/>
                <w:right w:val="none" w:sz="0" w:space="0" w:color="auto"/>
              </w:divBdr>
            </w:div>
            <w:div w:id="1431851210">
              <w:marLeft w:val="0"/>
              <w:marRight w:val="0"/>
              <w:marTop w:val="0"/>
              <w:marBottom w:val="0"/>
              <w:divBdr>
                <w:top w:val="none" w:sz="0" w:space="0" w:color="auto"/>
                <w:left w:val="none" w:sz="0" w:space="0" w:color="auto"/>
                <w:bottom w:val="none" w:sz="0" w:space="0" w:color="auto"/>
                <w:right w:val="none" w:sz="0" w:space="0" w:color="auto"/>
              </w:divBdr>
            </w:div>
            <w:div w:id="1576864005">
              <w:marLeft w:val="0"/>
              <w:marRight w:val="0"/>
              <w:marTop w:val="0"/>
              <w:marBottom w:val="0"/>
              <w:divBdr>
                <w:top w:val="none" w:sz="0" w:space="0" w:color="auto"/>
                <w:left w:val="none" w:sz="0" w:space="0" w:color="auto"/>
                <w:bottom w:val="none" w:sz="0" w:space="0" w:color="auto"/>
                <w:right w:val="none" w:sz="0" w:space="0" w:color="auto"/>
              </w:divBdr>
            </w:div>
            <w:div w:id="1604024500">
              <w:marLeft w:val="0"/>
              <w:marRight w:val="0"/>
              <w:marTop w:val="0"/>
              <w:marBottom w:val="0"/>
              <w:divBdr>
                <w:top w:val="none" w:sz="0" w:space="0" w:color="auto"/>
                <w:left w:val="none" w:sz="0" w:space="0" w:color="auto"/>
                <w:bottom w:val="none" w:sz="0" w:space="0" w:color="auto"/>
                <w:right w:val="none" w:sz="0" w:space="0" w:color="auto"/>
              </w:divBdr>
            </w:div>
            <w:div w:id="1701079106">
              <w:marLeft w:val="0"/>
              <w:marRight w:val="0"/>
              <w:marTop w:val="0"/>
              <w:marBottom w:val="0"/>
              <w:divBdr>
                <w:top w:val="none" w:sz="0" w:space="0" w:color="auto"/>
                <w:left w:val="none" w:sz="0" w:space="0" w:color="auto"/>
                <w:bottom w:val="none" w:sz="0" w:space="0" w:color="auto"/>
                <w:right w:val="none" w:sz="0" w:space="0" w:color="auto"/>
              </w:divBdr>
            </w:div>
            <w:div w:id="1897082062">
              <w:marLeft w:val="0"/>
              <w:marRight w:val="0"/>
              <w:marTop w:val="0"/>
              <w:marBottom w:val="0"/>
              <w:divBdr>
                <w:top w:val="none" w:sz="0" w:space="0" w:color="auto"/>
                <w:left w:val="none" w:sz="0" w:space="0" w:color="auto"/>
                <w:bottom w:val="none" w:sz="0" w:space="0" w:color="auto"/>
                <w:right w:val="none" w:sz="0" w:space="0" w:color="auto"/>
              </w:divBdr>
            </w:div>
            <w:div w:id="1992515907">
              <w:marLeft w:val="0"/>
              <w:marRight w:val="0"/>
              <w:marTop w:val="0"/>
              <w:marBottom w:val="0"/>
              <w:divBdr>
                <w:top w:val="none" w:sz="0" w:space="0" w:color="auto"/>
                <w:left w:val="none" w:sz="0" w:space="0" w:color="auto"/>
                <w:bottom w:val="none" w:sz="0" w:space="0" w:color="auto"/>
                <w:right w:val="none" w:sz="0" w:space="0" w:color="auto"/>
              </w:divBdr>
            </w:div>
            <w:div w:id="2008942099">
              <w:marLeft w:val="0"/>
              <w:marRight w:val="0"/>
              <w:marTop w:val="0"/>
              <w:marBottom w:val="0"/>
              <w:divBdr>
                <w:top w:val="none" w:sz="0" w:space="0" w:color="auto"/>
                <w:left w:val="none" w:sz="0" w:space="0" w:color="auto"/>
                <w:bottom w:val="none" w:sz="0" w:space="0" w:color="auto"/>
                <w:right w:val="none" w:sz="0" w:space="0" w:color="auto"/>
              </w:divBdr>
            </w:div>
            <w:div w:id="2093699143">
              <w:marLeft w:val="0"/>
              <w:marRight w:val="0"/>
              <w:marTop w:val="0"/>
              <w:marBottom w:val="0"/>
              <w:divBdr>
                <w:top w:val="none" w:sz="0" w:space="0" w:color="auto"/>
                <w:left w:val="none" w:sz="0" w:space="0" w:color="auto"/>
                <w:bottom w:val="none" w:sz="0" w:space="0" w:color="auto"/>
                <w:right w:val="none" w:sz="0" w:space="0" w:color="auto"/>
              </w:divBdr>
            </w:div>
          </w:divsChild>
        </w:div>
        <w:div w:id="1288582429">
          <w:marLeft w:val="0"/>
          <w:marRight w:val="0"/>
          <w:marTop w:val="0"/>
          <w:marBottom w:val="0"/>
          <w:divBdr>
            <w:top w:val="none" w:sz="0" w:space="0" w:color="auto"/>
            <w:left w:val="none" w:sz="0" w:space="0" w:color="auto"/>
            <w:bottom w:val="none" w:sz="0" w:space="0" w:color="auto"/>
            <w:right w:val="none" w:sz="0" w:space="0" w:color="auto"/>
          </w:divBdr>
          <w:divsChild>
            <w:div w:id="62726412">
              <w:marLeft w:val="0"/>
              <w:marRight w:val="0"/>
              <w:marTop w:val="0"/>
              <w:marBottom w:val="0"/>
              <w:divBdr>
                <w:top w:val="none" w:sz="0" w:space="0" w:color="auto"/>
                <w:left w:val="none" w:sz="0" w:space="0" w:color="auto"/>
                <w:bottom w:val="none" w:sz="0" w:space="0" w:color="auto"/>
                <w:right w:val="none" w:sz="0" w:space="0" w:color="auto"/>
              </w:divBdr>
            </w:div>
            <w:div w:id="136606077">
              <w:marLeft w:val="0"/>
              <w:marRight w:val="0"/>
              <w:marTop w:val="0"/>
              <w:marBottom w:val="0"/>
              <w:divBdr>
                <w:top w:val="none" w:sz="0" w:space="0" w:color="auto"/>
                <w:left w:val="none" w:sz="0" w:space="0" w:color="auto"/>
                <w:bottom w:val="none" w:sz="0" w:space="0" w:color="auto"/>
                <w:right w:val="none" w:sz="0" w:space="0" w:color="auto"/>
              </w:divBdr>
            </w:div>
            <w:div w:id="420219329">
              <w:marLeft w:val="0"/>
              <w:marRight w:val="0"/>
              <w:marTop w:val="0"/>
              <w:marBottom w:val="0"/>
              <w:divBdr>
                <w:top w:val="none" w:sz="0" w:space="0" w:color="auto"/>
                <w:left w:val="none" w:sz="0" w:space="0" w:color="auto"/>
                <w:bottom w:val="none" w:sz="0" w:space="0" w:color="auto"/>
                <w:right w:val="none" w:sz="0" w:space="0" w:color="auto"/>
              </w:divBdr>
            </w:div>
            <w:div w:id="761873226">
              <w:marLeft w:val="0"/>
              <w:marRight w:val="0"/>
              <w:marTop w:val="0"/>
              <w:marBottom w:val="0"/>
              <w:divBdr>
                <w:top w:val="none" w:sz="0" w:space="0" w:color="auto"/>
                <w:left w:val="none" w:sz="0" w:space="0" w:color="auto"/>
                <w:bottom w:val="none" w:sz="0" w:space="0" w:color="auto"/>
                <w:right w:val="none" w:sz="0" w:space="0" w:color="auto"/>
              </w:divBdr>
            </w:div>
            <w:div w:id="911499271">
              <w:marLeft w:val="0"/>
              <w:marRight w:val="0"/>
              <w:marTop w:val="0"/>
              <w:marBottom w:val="0"/>
              <w:divBdr>
                <w:top w:val="none" w:sz="0" w:space="0" w:color="auto"/>
                <w:left w:val="none" w:sz="0" w:space="0" w:color="auto"/>
                <w:bottom w:val="none" w:sz="0" w:space="0" w:color="auto"/>
                <w:right w:val="none" w:sz="0" w:space="0" w:color="auto"/>
              </w:divBdr>
            </w:div>
            <w:div w:id="939029128">
              <w:marLeft w:val="0"/>
              <w:marRight w:val="0"/>
              <w:marTop w:val="0"/>
              <w:marBottom w:val="0"/>
              <w:divBdr>
                <w:top w:val="none" w:sz="0" w:space="0" w:color="auto"/>
                <w:left w:val="none" w:sz="0" w:space="0" w:color="auto"/>
                <w:bottom w:val="none" w:sz="0" w:space="0" w:color="auto"/>
                <w:right w:val="none" w:sz="0" w:space="0" w:color="auto"/>
              </w:divBdr>
            </w:div>
            <w:div w:id="976497063">
              <w:marLeft w:val="0"/>
              <w:marRight w:val="0"/>
              <w:marTop w:val="0"/>
              <w:marBottom w:val="0"/>
              <w:divBdr>
                <w:top w:val="none" w:sz="0" w:space="0" w:color="auto"/>
                <w:left w:val="none" w:sz="0" w:space="0" w:color="auto"/>
                <w:bottom w:val="none" w:sz="0" w:space="0" w:color="auto"/>
                <w:right w:val="none" w:sz="0" w:space="0" w:color="auto"/>
              </w:divBdr>
            </w:div>
            <w:div w:id="1031079065">
              <w:marLeft w:val="0"/>
              <w:marRight w:val="0"/>
              <w:marTop w:val="0"/>
              <w:marBottom w:val="0"/>
              <w:divBdr>
                <w:top w:val="none" w:sz="0" w:space="0" w:color="auto"/>
                <w:left w:val="none" w:sz="0" w:space="0" w:color="auto"/>
                <w:bottom w:val="none" w:sz="0" w:space="0" w:color="auto"/>
                <w:right w:val="none" w:sz="0" w:space="0" w:color="auto"/>
              </w:divBdr>
            </w:div>
            <w:div w:id="1331060431">
              <w:marLeft w:val="0"/>
              <w:marRight w:val="0"/>
              <w:marTop w:val="0"/>
              <w:marBottom w:val="0"/>
              <w:divBdr>
                <w:top w:val="none" w:sz="0" w:space="0" w:color="auto"/>
                <w:left w:val="none" w:sz="0" w:space="0" w:color="auto"/>
                <w:bottom w:val="none" w:sz="0" w:space="0" w:color="auto"/>
                <w:right w:val="none" w:sz="0" w:space="0" w:color="auto"/>
              </w:divBdr>
            </w:div>
            <w:div w:id="1379627504">
              <w:marLeft w:val="0"/>
              <w:marRight w:val="0"/>
              <w:marTop w:val="0"/>
              <w:marBottom w:val="0"/>
              <w:divBdr>
                <w:top w:val="none" w:sz="0" w:space="0" w:color="auto"/>
                <w:left w:val="none" w:sz="0" w:space="0" w:color="auto"/>
                <w:bottom w:val="none" w:sz="0" w:space="0" w:color="auto"/>
                <w:right w:val="none" w:sz="0" w:space="0" w:color="auto"/>
              </w:divBdr>
            </w:div>
            <w:div w:id="1691759752">
              <w:marLeft w:val="0"/>
              <w:marRight w:val="0"/>
              <w:marTop w:val="0"/>
              <w:marBottom w:val="0"/>
              <w:divBdr>
                <w:top w:val="none" w:sz="0" w:space="0" w:color="auto"/>
                <w:left w:val="none" w:sz="0" w:space="0" w:color="auto"/>
                <w:bottom w:val="none" w:sz="0" w:space="0" w:color="auto"/>
                <w:right w:val="none" w:sz="0" w:space="0" w:color="auto"/>
              </w:divBdr>
            </w:div>
            <w:div w:id="1886217720">
              <w:marLeft w:val="0"/>
              <w:marRight w:val="0"/>
              <w:marTop w:val="0"/>
              <w:marBottom w:val="0"/>
              <w:divBdr>
                <w:top w:val="none" w:sz="0" w:space="0" w:color="auto"/>
                <w:left w:val="none" w:sz="0" w:space="0" w:color="auto"/>
                <w:bottom w:val="none" w:sz="0" w:space="0" w:color="auto"/>
                <w:right w:val="none" w:sz="0" w:space="0" w:color="auto"/>
              </w:divBdr>
            </w:div>
            <w:div w:id="1940211047">
              <w:marLeft w:val="0"/>
              <w:marRight w:val="0"/>
              <w:marTop w:val="0"/>
              <w:marBottom w:val="0"/>
              <w:divBdr>
                <w:top w:val="none" w:sz="0" w:space="0" w:color="auto"/>
                <w:left w:val="none" w:sz="0" w:space="0" w:color="auto"/>
                <w:bottom w:val="none" w:sz="0" w:space="0" w:color="auto"/>
                <w:right w:val="none" w:sz="0" w:space="0" w:color="auto"/>
              </w:divBdr>
            </w:div>
            <w:div w:id="2108962097">
              <w:marLeft w:val="0"/>
              <w:marRight w:val="0"/>
              <w:marTop w:val="0"/>
              <w:marBottom w:val="0"/>
              <w:divBdr>
                <w:top w:val="none" w:sz="0" w:space="0" w:color="auto"/>
                <w:left w:val="none" w:sz="0" w:space="0" w:color="auto"/>
                <w:bottom w:val="none" w:sz="0" w:space="0" w:color="auto"/>
                <w:right w:val="none" w:sz="0" w:space="0" w:color="auto"/>
              </w:divBdr>
            </w:div>
          </w:divsChild>
        </w:div>
        <w:div w:id="1312556805">
          <w:marLeft w:val="0"/>
          <w:marRight w:val="0"/>
          <w:marTop w:val="0"/>
          <w:marBottom w:val="0"/>
          <w:divBdr>
            <w:top w:val="none" w:sz="0" w:space="0" w:color="auto"/>
            <w:left w:val="none" w:sz="0" w:space="0" w:color="auto"/>
            <w:bottom w:val="none" w:sz="0" w:space="0" w:color="auto"/>
            <w:right w:val="none" w:sz="0" w:space="0" w:color="auto"/>
          </w:divBdr>
          <w:divsChild>
            <w:div w:id="1269972174">
              <w:marLeft w:val="-75"/>
              <w:marRight w:val="0"/>
              <w:marTop w:val="30"/>
              <w:marBottom w:val="30"/>
              <w:divBdr>
                <w:top w:val="none" w:sz="0" w:space="0" w:color="auto"/>
                <w:left w:val="none" w:sz="0" w:space="0" w:color="auto"/>
                <w:bottom w:val="none" w:sz="0" w:space="0" w:color="auto"/>
                <w:right w:val="none" w:sz="0" w:space="0" w:color="auto"/>
              </w:divBdr>
              <w:divsChild>
                <w:div w:id="8408333">
                  <w:marLeft w:val="0"/>
                  <w:marRight w:val="0"/>
                  <w:marTop w:val="0"/>
                  <w:marBottom w:val="0"/>
                  <w:divBdr>
                    <w:top w:val="none" w:sz="0" w:space="0" w:color="auto"/>
                    <w:left w:val="none" w:sz="0" w:space="0" w:color="auto"/>
                    <w:bottom w:val="none" w:sz="0" w:space="0" w:color="auto"/>
                    <w:right w:val="none" w:sz="0" w:space="0" w:color="auto"/>
                  </w:divBdr>
                  <w:divsChild>
                    <w:div w:id="896403800">
                      <w:marLeft w:val="0"/>
                      <w:marRight w:val="0"/>
                      <w:marTop w:val="0"/>
                      <w:marBottom w:val="0"/>
                      <w:divBdr>
                        <w:top w:val="none" w:sz="0" w:space="0" w:color="auto"/>
                        <w:left w:val="none" w:sz="0" w:space="0" w:color="auto"/>
                        <w:bottom w:val="none" w:sz="0" w:space="0" w:color="auto"/>
                        <w:right w:val="none" w:sz="0" w:space="0" w:color="auto"/>
                      </w:divBdr>
                    </w:div>
                  </w:divsChild>
                </w:div>
                <w:div w:id="42296578">
                  <w:marLeft w:val="0"/>
                  <w:marRight w:val="0"/>
                  <w:marTop w:val="0"/>
                  <w:marBottom w:val="0"/>
                  <w:divBdr>
                    <w:top w:val="none" w:sz="0" w:space="0" w:color="auto"/>
                    <w:left w:val="none" w:sz="0" w:space="0" w:color="auto"/>
                    <w:bottom w:val="none" w:sz="0" w:space="0" w:color="auto"/>
                    <w:right w:val="none" w:sz="0" w:space="0" w:color="auto"/>
                  </w:divBdr>
                  <w:divsChild>
                    <w:div w:id="1594392311">
                      <w:marLeft w:val="0"/>
                      <w:marRight w:val="0"/>
                      <w:marTop w:val="0"/>
                      <w:marBottom w:val="0"/>
                      <w:divBdr>
                        <w:top w:val="none" w:sz="0" w:space="0" w:color="auto"/>
                        <w:left w:val="none" w:sz="0" w:space="0" w:color="auto"/>
                        <w:bottom w:val="none" w:sz="0" w:space="0" w:color="auto"/>
                        <w:right w:val="none" w:sz="0" w:space="0" w:color="auto"/>
                      </w:divBdr>
                    </w:div>
                  </w:divsChild>
                </w:div>
                <w:div w:id="184905358">
                  <w:marLeft w:val="0"/>
                  <w:marRight w:val="0"/>
                  <w:marTop w:val="0"/>
                  <w:marBottom w:val="0"/>
                  <w:divBdr>
                    <w:top w:val="none" w:sz="0" w:space="0" w:color="auto"/>
                    <w:left w:val="none" w:sz="0" w:space="0" w:color="auto"/>
                    <w:bottom w:val="none" w:sz="0" w:space="0" w:color="auto"/>
                    <w:right w:val="none" w:sz="0" w:space="0" w:color="auto"/>
                  </w:divBdr>
                  <w:divsChild>
                    <w:div w:id="263349445">
                      <w:marLeft w:val="0"/>
                      <w:marRight w:val="0"/>
                      <w:marTop w:val="0"/>
                      <w:marBottom w:val="0"/>
                      <w:divBdr>
                        <w:top w:val="none" w:sz="0" w:space="0" w:color="auto"/>
                        <w:left w:val="none" w:sz="0" w:space="0" w:color="auto"/>
                        <w:bottom w:val="none" w:sz="0" w:space="0" w:color="auto"/>
                        <w:right w:val="none" w:sz="0" w:space="0" w:color="auto"/>
                      </w:divBdr>
                    </w:div>
                  </w:divsChild>
                </w:div>
                <w:div w:id="421145614">
                  <w:marLeft w:val="0"/>
                  <w:marRight w:val="0"/>
                  <w:marTop w:val="0"/>
                  <w:marBottom w:val="0"/>
                  <w:divBdr>
                    <w:top w:val="none" w:sz="0" w:space="0" w:color="auto"/>
                    <w:left w:val="none" w:sz="0" w:space="0" w:color="auto"/>
                    <w:bottom w:val="none" w:sz="0" w:space="0" w:color="auto"/>
                    <w:right w:val="none" w:sz="0" w:space="0" w:color="auto"/>
                  </w:divBdr>
                  <w:divsChild>
                    <w:div w:id="321007093">
                      <w:marLeft w:val="0"/>
                      <w:marRight w:val="0"/>
                      <w:marTop w:val="0"/>
                      <w:marBottom w:val="0"/>
                      <w:divBdr>
                        <w:top w:val="none" w:sz="0" w:space="0" w:color="auto"/>
                        <w:left w:val="none" w:sz="0" w:space="0" w:color="auto"/>
                        <w:bottom w:val="none" w:sz="0" w:space="0" w:color="auto"/>
                        <w:right w:val="none" w:sz="0" w:space="0" w:color="auto"/>
                      </w:divBdr>
                    </w:div>
                  </w:divsChild>
                </w:div>
                <w:div w:id="514467672">
                  <w:marLeft w:val="0"/>
                  <w:marRight w:val="0"/>
                  <w:marTop w:val="0"/>
                  <w:marBottom w:val="0"/>
                  <w:divBdr>
                    <w:top w:val="none" w:sz="0" w:space="0" w:color="auto"/>
                    <w:left w:val="none" w:sz="0" w:space="0" w:color="auto"/>
                    <w:bottom w:val="none" w:sz="0" w:space="0" w:color="auto"/>
                    <w:right w:val="none" w:sz="0" w:space="0" w:color="auto"/>
                  </w:divBdr>
                  <w:divsChild>
                    <w:div w:id="1952931360">
                      <w:marLeft w:val="0"/>
                      <w:marRight w:val="0"/>
                      <w:marTop w:val="0"/>
                      <w:marBottom w:val="0"/>
                      <w:divBdr>
                        <w:top w:val="none" w:sz="0" w:space="0" w:color="auto"/>
                        <w:left w:val="none" w:sz="0" w:space="0" w:color="auto"/>
                        <w:bottom w:val="none" w:sz="0" w:space="0" w:color="auto"/>
                        <w:right w:val="none" w:sz="0" w:space="0" w:color="auto"/>
                      </w:divBdr>
                    </w:div>
                  </w:divsChild>
                </w:div>
                <w:div w:id="554660664">
                  <w:marLeft w:val="0"/>
                  <w:marRight w:val="0"/>
                  <w:marTop w:val="0"/>
                  <w:marBottom w:val="0"/>
                  <w:divBdr>
                    <w:top w:val="none" w:sz="0" w:space="0" w:color="auto"/>
                    <w:left w:val="none" w:sz="0" w:space="0" w:color="auto"/>
                    <w:bottom w:val="none" w:sz="0" w:space="0" w:color="auto"/>
                    <w:right w:val="none" w:sz="0" w:space="0" w:color="auto"/>
                  </w:divBdr>
                  <w:divsChild>
                    <w:div w:id="800004582">
                      <w:marLeft w:val="0"/>
                      <w:marRight w:val="0"/>
                      <w:marTop w:val="0"/>
                      <w:marBottom w:val="0"/>
                      <w:divBdr>
                        <w:top w:val="none" w:sz="0" w:space="0" w:color="auto"/>
                        <w:left w:val="none" w:sz="0" w:space="0" w:color="auto"/>
                        <w:bottom w:val="none" w:sz="0" w:space="0" w:color="auto"/>
                        <w:right w:val="none" w:sz="0" w:space="0" w:color="auto"/>
                      </w:divBdr>
                    </w:div>
                  </w:divsChild>
                </w:div>
                <w:div w:id="616450809">
                  <w:marLeft w:val="0"/>
                  <w:marRight w:val="0"/>
                  <w:marTop w:val="0"/>
                  <w:marBottom w:val="0"/>
                  <w:divBdr>
                    <w:top w:val="none" w:sz="0" w:space="0" w:color="auto"/>
                    <w:left w:val="none" w:sz="0" w:space="0" w:color="auto"/>
                    <w:bottom w:val="none" w:sz="0" w:space="0" w:color="auto"/>
                    <w:right w:val="none" w:sz="0" w:space="0" w:color="auto"/>
                  </w:divBdr>
                  <w:divsChild>
                    <w:div w:id="98306553">
                      <w:marLeft w:val="0"/>
                      <w:marRight w:val="0"/>
                      <w:marTop w:val="0"/>
                      <w:marBottom w:val="0"/>
                      <w:divBdr>
                        <w:top w:val="none" w:sz="0" w:space="0" w:color="auto"/>
                        <w:left w:val="none" w:sz="0" w:space="0" w:color="auto"/>
                        <w:bottom w:val="none" w:sz="0" w:space="0" w:color="auto"/>
                        <w:right w:val="none" w:sz="0" w:space="0" w:color="auto"/>
                      </w:divBdr>
                    </w:div>
                  </w:divsChild>
                </w:div>
                <w:div w:id="666908753">
                  <w:marLeft w:val="0"/>
                  <w:marRight w:val="0"/>
                  <w:marTop w:val="0"/>
                  <w:marBottom w:val="0"/>
                  <w:divBdr>
                    <w:top w:val="none" w:sz="0" w:space="0" w:color="auto"/>
                    <w:left w:val="none" w:sz="0" w:space="0" w:color="auto"/>
                    <w:bottom w:val="none" w:sz="0" w:space="0" w:color="auto"/>
                    <w:right w:val="none" w:sz="0" w:space="0" w:color="auto"/>
                  </w:divBdr>
                  <w:divsChild>
                    <w:div w:id="941181044">
                      <w:marLeft w:val="0"/>
                      <w:marRight w:val="0"/>
                      <w:marTop w:val="0"/>
                      <w:marBottom w:val="0"/>
                      <w:divBdr>
                        <w:top w:val="none" w:sz="0" w:space="0" w:color="auto"/>
                        <w:left w:val="none" w:sz="0" w:space="0" w:color="auto"/>
                        <w:bottom w:val="none" w:sz="0" w:space="0" w:color="auto"/>
                        <w:right w:val="none" w:sz="0" w:space="0" w:color="auto"/>
                      </w:divBdr>
                    </w:div>
                  </w:divsChild>
                </w:div>
                <w:div w:id="763763432">
                  <w:marLeft w:val="0"/>
                  <w:marRight w:val="0"/>
                  <w:marTop w:val="0"/>
                  <w:marBottom w:val="0"/>
                  <w:divBdr>
                    <w:top w:val="none" w:sz="0" w:space="0" w:color="auto"/>
                    <w:left w:val="none" w:sz="0" w:space="0" w:color="auto"/>
                    <w:bottom w:val="none" w:sz="0" w:space="0" w:color="auto"/>
                    <w:right w:val="none" w:sz="0" w:space="0" w:color="auto"/>
                  </w:divBdr>
                  <w:divsChild>
                    <w:div w:id="1052969275">
                      <w:marLeft w:val="0"/>
                      <w:marRight w:val="0"/>
                      <w:marTop w:val="0"/>
                      <w:marBottom w:val="0"/>
                      <w:divBdr>
                        <w:top w:val="none" w:sz="0" w:space="0" w:color="auto"/>
                        <w:left w:val="none" w:sz="0" w:space="0" w:color="auto"/>
                        <w:bottom w:val="none" w:sz="0" w:space="0" w:color="auto"/>
                        <w:right w:val="none" w:sz="0" w:space="0" w:color="auto"/>
                      </w:divBdr>
                    </w:div>
                  </w:divsChild>
                </w:div>
                <w:div w:id="811871491">
                  <w:marLeft w:val="0"/>
                  <w:marRight w:val="0"/>
                  <w:marTop w:val="0"/>
                  <w:marBottom w:val="0"/>
                  <w:divBdr>
                    <w:top w:val="none" w:sz="0" w:space="0" w:color="auto"/>
                    <w:left w:val="none" w:sz="0" w:space="0" w:color="auto"/>
                    <w:bottom w:val="none" w:sz="0" w:space="0" w:color="auto"/>
                    <w:right w:val="none" w:sz="0" w:space="0" w:color="auto"/>
                  </w:divBdr>
                  <w:divsChild>
                    <w:div w:id="1437675605">
                      <w:marLeft w:val="0"/>
                      <w:marRight w:val="0"/>
                      <w:marTop w:val="0"/>
                      <w:marBottom w:val="0"/>
                      <w:divBdr>
                        <w:top w:val="none" w:sz="0" w:space="0" w:color="auto"/>
                        <w:left w:val="none" w:sz="0" w:space="0" w:color="auto"/>
                        <w:bottom w:val="none" w:sz="0" w:space="0" w:color="auto"/>
                        <w:right w:val="none" w:sz="0" w:space="0" w:color="auto"/>
                      </w:divBdr>
                    </w:div>
                  </w:divsChild>
                </w:div>
                <w:div w:id="872576135">
                  <w:marLeft w:val="0"/>
                  <w:marRight w:val="0"/>
                  <w:marTop w:val="0"/>
                  <w:marBottom w:val="0"/>
                  <w:divBdr>
                    <w:top w:val="none" w:sz="0" w:space="0" w:color="auto"/>
                    <w:left w:val="none" w:sz="0" w:space="0" w:color="auto"/>
                    <w:bottom w:val="none" w:sz="0" w:space="0" w:color="auto"/>
                    <w:right w:val="none" w:sz="0" w:space="0" w:color="auto"/>
                  </w:divBdr>
                  <w:divsChild>
                    <w:div w:id="419832055">
                      <w:marLeft w:val="0"/>
                      <w:marRight w:val="0"/>
                      <w:marTop w:val="0"/>
                      <w:marBottom w:val="0"/>
                      <w:divBdr>
                        <w:top w:val="none" w:sz="0" w:space="0" w:color="auto"/>
                        <w:left w:val="none" w:sz="0" w:space="0" w:color="auto"/>
                        <w:bottom w:val="none" w:sz="0" w:space="0" w:color="auto"/>
                        <w:right w:val="none" w:sz="0" w:space="0" w:color="auto"/>
                      </w:divBdr>
                    </w:div>
                  </w:divsChild>
                </w:div>
                <w:div w:id="880901566">
                  <w:marLeft w:val="0"/>
                  <w:marRight w:val="0"/>
                  <w:marTop w:val="0"/>
                  <w:marBottom w:val="0"/>
                  <w:divBdr>
                    <w:top w:val="none" w:sz="0" w:space="0" w:color="auto"/>
                    <w:left w:val="none" w:sz="0" w:space="0" w:color="auto"/>
                    <w:bottom w:val="none" w:sz="0" w:space="0" w:color="auto"/>
                    <w:right w:val="none" w:sz="0" w:space="0" w:color="auto"/>
                  </w:divBdr>
                  <w:divsChild>
                    <w:div w:id="206919747">
                      <w:marLeft w:val="0"/>
                      <w:marRight w:val="0"/>
                      <w:marTop w:val="0"/>
                      <w:marBottom w:val="0"/>
                      <w:divBdr>
                        <w:top w:val="none" w:sz="0" w:space="0" w:color="auto"/>
                        <w:left w:val="none" w:sz="0" w:space="0" w:color="auto"/>
                        <w:bottom w:val="none" w:sz="0" w:space="0" w:color="auto"/>
                        <w:right w:val="none" w:sz="0" w:space="0" w:color="auto"/>
                      </w:divBdr>
                    </w:div>
                  </w:divsChild>
                </w:div>
                <w:div w:id="948009542">
                  <w:marLeft w:val="0"/>
                  <w:marRight w:val="0"/>
                  <w:marTop w:val="0"/>
                  <w:marBottom w:val="0"/>
                  <w:divBdr>
                    <w:top w:val="none" w:sz="0" w:space="0" w:color="auto"/>
                    <w:left w:val="none" w:sz="0" w:space="0" w:color="auto"/>
                    <w:bottom w:val="none" w:sz="0" w:space="0" w:color="auto"/>
                    <w:right w:val="none" w:sz="0" w:space="0" w:color="auto"/>
                  </w:divBdr>
                  <w:divsChild>
                    <w:div w:id="1015810036">
                      <w:marLeft w:val="0"/>
                      <w:marRight w:val="0"/>
                      <w:marTop w:val="0"/>
                      <w:marBottom w:val="0"/>
                      <w:divBdr>
                        <w:top w:val="none" w:sz="0" w:space="0" w:color="auto"/>
                        <w:left w:val="none" w:sz="0" w:space="0" w:color="auto"/>
                        <w:bottom w:val="none" w:sz="0" w:space="0" w:color="auto"/>
                        <w:right w:val="none" w:sz="0" w:space="0" w:color="auto"/>
                      </w:divBdr>
                    </w:div>
                  </w:divsChild>
                </w:div>
                <w:div w:id="957372176">
                  <w:marLeft w:val="0"/>
                  <w:marRight w:val="0"/>
                  <w:marTop w:val="0"/>
                  <w:marBottom w:val="0"/>
                  <w:divBdr>
                    <w:top w:val="none" w:sz="0" w:space="0" w:color="auto"/>
                    <w:left w:val="none" w:sz="0" w:space="0" w:color="auto"/>
                    <w:bottom w:val="none" w:sz="0" w:space="0" w:color="auto"/>
                    <w:right w:val="none" w:sz="0" w:space="0" w:color="auto"/>
                  </w:divBdr>
                  <w:divsChild>
                    <w:div w:id="189297784">
                      <w:marLeft w:val="0"/>
                      <w:marRight w:val="0"/>
                      <w:marTop w:val="0"/>
                      <w:marBottom w:val="0"/>
                      <w:divBdr>
                        <w:top w:val="none" w:sz="0" w:space="0" w:color="auto"/>
                        <w:left w:val="none" w:sz="0" w:space="0" w:color="auto"/>
                        <w:bottom w:val="none" w:sz="0" w:space="0" w:color="auto"/>
                        <w:right w:val="none" w:sz="0" w:space="0" w:color="auto"/>
                      </w:divBdr>
                    </w:div>
                  </w:divsChild>
                </w:div>
                <w:div w:id="1038357352">
                  <w:marLeft w:val="0"/>
                  <w:marRight w:val="0"/>
                  <w:marTop w:val="0"/>
                  <w:marBottom w:val="0"/>
                  <w:divBdr>
                    <w:top w:val="none" w:sz="0" w:space="0" w:color="auto"/>
                    <w:left w:val="none" w:sz="0" w:space="0" w:color="auto"/>
                    <w:bottom w:val="none" w:sz="0" w:space="0" w:color="auto"/>
                    <w:right w:val="none" w:sz="0" w:space="0" w:color="auto"/>
                  </w:divBdr>
                  <w:divsChild>
                    <w:div w:id="329065146">
                      <w:marLeft w:val="0"/>
                      <w:marRight w:val="0"/>
                      <w:marTop w:val="0"/>
                      <w:marBottom w:val="0"/>
                      <w:divBdr>
                        <w:top w:val="none" w:sz="0" w:space="0" w:color="auto"/>
                        <w:left w:val="none" w:sz="0" w:space="0" w:color="auto"/>
                        <w:bottom w:val="none" w:sz="0" w:space="0" w:color="auto"/>
                        <w:right w:val="none" w:sz="0" w:space="0" w:color="auto"/>
                      </w:divBdr>
                    </w:div>
                  </w:divsChild>
                </w:div>
                <w:div w:id="1199782560">
                  <w:marLeft w:val="0"/>
                  <w:marRight w:val="0"/>
                  <w:marTop w:val="0"/>
                  <w:marBottom w:val="0"/>
                  <w:divBdr>
                    <w:top w:val="none" w:sz="0" w:space="0" w:color="auto"/>
                    <w:left w:val="none" w:sz="0" w:space="0" w:color="auto"/>
                    <w:bottom w:val="none" w:sz="0" w:space="0" w:color="auto"/>
                    <w:right w:val="none" w:sz="0" w:space="0" w:color="auto"/>
                  </w:divBdr>
                  <w:divsChild>
                    <w:div w:id="351107356">
                      <w:marLeft w:val="0"/>
                      <w:marRight w:val="0"/>
                      <w:marTop w:val="0"/>
                      <w:marBottom w:val="0"/>
                      <w:divBdr>
                        <w:top w:val="none" w:sz="0" w:space="0" w:color="auto"/>
                        <w:left w:val="none" w:sz="0" w:space="0" w:color="auto"/>
                        <w:bottom w:val="none" w:sz="0" w:space="0" w:color="auto"/>
                        <w:right w:val="none" w:sz="0" w:space="0" w:color="auto"/>
                      </w:divBdr>
                    </w:div>
                  </w:divsChild>
                </w:div>
                <w:div w:id="1222012099">
                  <w:marLeft w:val="0"/>
                  <w:marRight w:val="0"/>
                  <w:marTop w:val="0"/>
                  <w:marBottom w:val="0"/>
                  <w:divBdr>
                    <w:top w:val="none" w:sz="0" w:space="0" w:color="auto"/>
                    <w:left w:val="none" w:sz="0" w:space="0" w:color="auto"/>
                    <w:bottom w:val="none" w:sz="0" w:space="0" w:color="auto"/>
                    <w:right w:val="none" w:sz="0" w:space="0" w:color="auto"/>
                  </w:divBdr>
                  <w:divsChild>
                    <w:div w:id="976573281">
                      <w:marLeft w:val="0"/>
                      <w:marRight w:val="0"/>
                      <w:marTop w:val="0"/>
                      <w:marBottom w:val="0"/>
                      <w:divBdr>
                        <w:top w:val="none" w:sz="0" w:space="0" w:color="auto"/>
                        <w:left w:val="none" w:sz="0" w:space="0" w:color="auto"/>
                        <w:bottom w:val="none" w:sz="0" w:space="0" w:color="auto"/>
                        <w:right w:val="none" w:sz="0" w:space="0" w:color="auto"/>
                      </w:divBdr>
                    </w:div>
                  </w:divsChild>
                </w:div>
                <w:div w:id="1283875908">
                  <w:marLeft w:val="0"/>
                  <w:marRight w:val="0"/>
                  <w:marTop w:val="0"/>
                  <w:marBottom w:val="0"/>
                  <w:divBdr>
                    <w:top w:val="none" w:sz="0" w:space="0" w:color="auto"/>
                    <w:left w:val="none" w:sz="0" w:space="0" w:color="auto"/>
                    <w:bottom w:val="none" w:sz="0" w:space="0" w:color="auto"/>
                    <w:right w:val="none" w:sz="0" w:space="0" w:color="auto"/>
                  </w:divBdr>
                  <w:divsChild>
                    <w:div w:id="2018266790">
                      <w:marLeft w:val="0"/>
                      <w:marRight w:val="0"/>
                      <w:marTop w:val="0"/>
                      <w:marBottom w:val="0"/>
                      <w:divBdr>
                        <w:top w:val="none" w:sz="0" w:space="0" w:color="auto"/>
                        <w:left w:val="none" w:sz="0" w:space="0" w:color="auto"/>
                        <w:bottom w:val="none" w:sz="0" w:space="0" w:color="auto"/>
                        <w:right w:val="none" w:sz="0" w:space="0" w:color="auto"/>
                      </w:divBdr>
                    </w:div>
                  </w:divsChild>
                </w:div>
                <w:div w:id="1311211301">
                  <w:marLeft w:val="0"/>
                  <w:marRight w:val="0"/>
                  <w:marTop w:val="0"/>
                  <w:marBottom w:val="0"/>
                  <w:divBdr>
                    <w:top w:val="none" w:sz="0" w:space="0" w:color="auto"/>
                    <w:left w:val="none" w:sz="0" w:space="0" w:color="auto"/>
                    <w:bottom w:val="none" w:sz="0" w:space="0" w:color="auto"/>
                    <w:right w:val="none" w:sz="0" w:space="0" w:color="auto"/>
                  </w:divBdr>
                  <w:divsChild>
                    <w:div w:id="1588921970">
                      <w:marLeft w:val="0"/>
                      <w:marRight w:val="0"/>
                      <w:marTop w:val="0"/>
                      <w:marBottom w:val="0"/>
                      <w:divBdr>
                        <w:top w:val="none" w:sz="0" w:space="0" w:color="auto"/>
                        <w:left w:val="none" w:sz="0" w:space="0" w:color="auto"/>
                        <w:bottom w:val="none" w:sz="0" w:space="0" w:color="auto"/>
                        <w:right w:val="none" w:sz="0" w:space="0" w:color="auto"/>
                      </w:divBdr>
                    </w:div>
                  </w:divsChild>
                </w:div>
                <w:div w:id="1490906877">
                  <w:marLeft w:val="0"/>
                  <w:marRight w:val="0"/>
                  <w:marTop w:val="0"/>
                  <w:marBottom w:val="0"/>
                  <w:divBdr>
                    <w:top w:val="none" w:sz="0" w:space="0" w:color="auto"/>
                    <w:left w:val="none" w:sz="0" w:space="0" w:color="auto"/>
                    <w:bottom w:val="none" w:sz="0" w:space="0" w:color="auto"/>
                    <w:right w:val="none" w:sz="0" w:space="0" w:color="auto"/>
                  </w:divBdr>
                  <w:divsChild>
                    <w:div w:id="944849567">
                      <w:marLeft w:val="0"/>
                      <w:marRight w:val="0"/>
                      <w:marTop w:val="0"/>
                      <w:marBottom w:val="0"/>
                      <w:divBdr>
                        <w:top w:val="none" w:sz="0" w:space="0" w:color="auto"/>
                        <w:left w:val="none" w:sz="0" w:space="0" w:color="auto"/>
                        <w:bottom w:val="none" w:sz="0" w:space="0" w:color="auto"/>
                        <w:right w:val="none" w:sz="0" w:space="0" w:color="auto"/>
                      </w:divBdr>
                    </w:div>
                  </w:divsChild>
                </w:div>
                <w:div w:id="1526285938">
                  <w:marLeft w:val="0"/>
                  <w:marRight w:val="0"/>
                  <w:marTop w:val="0"/>
                  <w:marBottom w:val="0"/>
                  <w:divBdr>
                    <w:top w:val="none" w:sz="0" w:space="0" w:color="auto"/>
                    <w:left w:val="none" w:sz="0" w:space="0" w:color="auto"/>
                    <w:bottom w:val="none" w:sz="0" w:space="0" w:color="auto"/>
                    <w:right w:val="none" w:sz="0" w:space="0" w:color="auto"/>
                  </w:divBdr>
                  <w:divsChild>
                    <w:div w:id="363865960">
                      <w:marLeft w:val="0"/>
                      <w:marRight w:val="0"/>
                      <w:marTop w:val="0"/>
                      <w:marBottom w:val="0"/>
                      <w:divBdr>
                        <w:top w:val="none" w:sz="0" w:space="0" w:color="auto"/>
                        <w:left w:val="none" w:sz="0" w:space="0" w:color="auto"/>
                        <w:bottom w:val="none" w:sz="0" w:space="0" w:color="auto"/>
                        <w:right w:val="none" w:sz="0" w:space="0" w:color="auto"/>
                      </w:divBdr>
                    </w:div>
                  </w:divsChild>
                </w:div>
                <w:div w:id="1609582295">
                  <w:marLeft w:val="0"/>
                  <w:marRight w:val="0"/>
                  <w:marTop w:val="0"/>
                  <w:marBottom w:val="0"/>
                  <w:divBdr>
                    <w:top w:val="none" w:sz="0" w:space="0" w:color="auto"/>
                    <w:left w:val="none" w:sz="0" w:space="0" w:color="auto"/>
                    <w:bottom w:val="none" w:sz="0" w:space="0" w:color="auto"/>
                    <w:right w:val="none" w:sz="0" w:space="0" w:color="auto"/>
                  </w:divBdr>
                  <w:divsChild>
                    <w:div w:id="1339428037">
                      <w:marLeft w:val="0"/>
                      <w:marRight w:val="0"/>
                      <w:marTop w:val="0"/>
                      <w:marBottom w:val="0"/>
                      <w:divBdr>
                        <w:top w:val="none" w:sz="0" w:space="0" w:color="auto"/>
                        <w:left w:val="none" w:sz="0" w:space="0" w:color="auto"/>
                        <w:bottom w:val="none" w:sz="0" w:space="0" w:color="auto"/>
                        <w:right w:val="none" w:sz="0" w:space="0" w:color="auto"/>
                      </w:divBdr>
                    </w:div>
                  </w:divsChild>
                </w:div>
                <w:div w:id="1728145682">
                  <w:marLeft w:val="0"/>
                  <w:marRight w:val="0"/>
                  <w:marTop w:val="0"/>
                  <w:marBottom w:val="0"/>
                  <w:divBdr>
                    <w:top w:val="none" w:sz="0" w:space="0" w:color="auto"/>
                    <w:left w:val="none" w:sz="0" w:space="0" w:color="auto"/>
                    <w:bottom w:val="none" w:sz="0" w:space="0" w:color="auto"/>
                    <w:right w:val="none" w:sz="0" w:space="0" w:color="auto"/>
                  </w:divBdr>
                  <w:divsChild>
                    <w:div w:id="643048036">
                      <w:marLeft w:val="0"/>
                      <w:marRight w:val="0"/>
                      <w:marTop w:val="0"/>
                      <w:marBottom w:val="0"/>
                      <w:divBdr>
                        <w:top w:val="none" w:sz="0" w:space="0" w:color="auto"/>
                        <w:left w:val="none" w:sz="0" w:space="0" w:color="auto"/>
                        <w:bottom w:val="none" w:sz="0" w:space="0" w:color="auto"/>
                        <w:right w:val="none" w:sz="0" w:space="0" w:color="auto"/>
                      </w:divBdr>
                    </w:div>
                  </w:divsChild>
                </w:div>
                <w:div w:id="2089450220">
                  <w:marLeft w:val="0"/>
                  <w:marRight w:val="0"/>
                  <w:marTop w:val="0"/>
                  <w:marBottom w:val="0"/>
                  <w:divBdr>
                    <w:top w:val="none" w:sz="0" w:space="0" w:color="auto"/>
                    <w:left w:val="none" w:sz="0" w:space="0" w:color="auto"/>
                    <w:bottom w:val="none" w:sz="0" w:space="0" w:color="auto"/>
                    <w:right w:val="none" w:sz="0" w:space="0" w:color="auto"/>
                  </w:divBdr>
                  <w:divsChild>
                    <w:div w:id="3427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35879">
          <w:marLeft w:val="0"/>
          <w:marRight w:val="0"/>
          <w:marTop w:val="0"/>
          <w:marBottom w:val="0"/>
          <w:divBdr>
            <w:top w:val="none" w:sz="0" w:space="0" w:color="auto"/>
            <w:left w:val="none" w:sz="0" w:space="0" w:color="auto"/>
            <w:bottom w:val="none" w:sz="0" w:space="0" w:color="auto"/>
            <w:right w:val="none" w:sz="0" w:space="0" w:color="auto"/>
          </w:divBdr>
          <w:divsChild>
            <w:div w:id="1006134541">
              <w:marLeft w:val="0"/>
              <w:marRight w:val="0"/>
              <w:marTop w:val="0"/>
              <w:marBottom w:val="0"/>
              <w:divBdr>
                <w:top w:val="none" w:sz="0" w:space="0" w:color="auto"/>
                <w:left w:val="none" w:sz="0" w:space="0" w:color="auto"/>
                <w:bottom w:val="none" w:sz="0" w:space="0" w:color="auto"/>
                <w:right w:val="none" w:sz="0" w:space="0" w:color="auto"/>
              </w:divBdr>
            </w:div>
            <w:div w:id="1068726742">
              <w:marLeft w:val="0"/>
              <w:marRight w:val="0"/>
              <w:marTop w:val="0"/>
              <w:marBottom w:val="0"/>
              <w:divBdr>
                <w:top w:val="none" w:sz="0" w:space="0" w:color="auto"/>
                <w:left w:val="none" w:sz="0" w:space="0" w:color="auto"/>
                <w:bottom w:val="none" w:sz="0" w:space="0" w:color="auto"/>
                <w:right w:val="none" w:sz="0" w:space="0" w:color="auto"/>
              </w:divBdr>
            </w:div>
            <w:div w:id="1944992083">
              <w:marLeft w:val="0"/>
              <w:marRight w:val="0"/>
              <w:marTop w:val="0"/>
              <w:marBottom w:val="0"/>
              <w:divBdr>
                <w:top w:val="none" w:sz="0" w:space="0" w:color="auto"/>
                <w:left w:val="none" w:sz="0" w:space="0" w:color="auto"/>
                <w:bottom w:val="none" w:sz="0" w:space="0" w:color="auto"/>
                <w:right w:val="none" w:sz="0" w:space="0" w:color="auto"/>
              </w:divBdr>
            </w:div>
          </w:divsChild>
        </w:div>
        <w:div w:id="1762723646">
          <w:marLeft w:val="0"/>
          <w:marRight w:val="0"/>
          <w:marTop w:val="0"/>
          <w:marBottom w:val="0"/>
          <w:divBdr>
            <w:top w:val="none" w:sz="0" w:space="0" w:color="auto"/>
            <w:left w:val="none" w:sz="0" w:space="0" w:color="auto"/>
            <w:bottom w:val="none" w:sz="0" w:space="0" w:color="auto"/>
            <w:right w:val="none" w:sz="0" w:space="0" w:color="auto"/>
          </w:divBdr>
          <w:divsChild>
            <w:div w:id="463743054">
              <w:marLeft w:val="0"/>
              <w:marRight w:val="0"/>
              <w:marTop w:val="0"/>
              <w:marBottom w:val="0"/>
              <w:divBdr>
                <w:top w:val="none" w:sz="0" w:space="0" w:color="auto"/>
                <w:left w:val="none" w:sz="0" w:space="0" w:color="auto"/>
                <w:bottom w:val="none" w:sz="0" w:space="0" w:color="auto"/>
                <w:right w:val="none" w:sz="0" w:space="0" w:color="auto"/>
              </w:divBdr>
            </w:div>
            <w:div w:id="776019557">
              <w:marLeft w:val="0"/>
              <w:marRight w:val="0"/>
              <w:marTop w:val="0"/>
              <w:marBottom w:val="0"/>
              <w:divBdr>
                <w:top w:val="none" w:sz="0" w:space="0" w:color="auto"/>
                <w:left w:val="none" w:sz="0" w:space="0" w:color="auto"/>
                <w:bottom w:val="none" w:sz="0" w:space="0" w:color="auto"/>
                <w:right w:val="none" w:sz="0" w:space="0" w:color="auto"/>
              </w:divBdr>
            </w:div>
            <w:div w:id="794256852">
              <w:marLeft w:val="0"/>
              <w:marRight w:val="0"/>
              <w:marTop w:val="0"/>
              <w:marBottom w:val="0"/>
              <w:divBdr>
                <w:top w:val="none" w:sz="0" w:space="0" w:color="auto"/>
                <w:left w:val="none" w:sz="0" w:space="0" w:color="auto"/>
                <w:bottom w:val="none" w:sz="0" w:space="0" w:color="auto"/>
                <w:right w:val="none" w:sz="0" w:space="0" w:color="auto"/>
              </w:divBdr>
            </w:div>
            <w:div w:id="900142594">
              <w:marLeft w:val="0"/>
              <w:marRight w:val="0"/>
              <w:marTop w:val="0"/>
              <w:marBottom w:val="0"/>
              <w:divBdr>
                <w:top w:val="none" w:sz="0" w:space="0" w:color="auto"/>
                <w:left w:val="none" w:sz="0" w:space="0" w:color="auto"/>
                <w:bottom w:val="none" w:sz="0" w:space="0" w:color="auto"/>
                <w:right w:val="none" w:sz="0" w:space="0" w:color="auto"/>
              </w:divBdr>
            </w:div>
            <w:div w:id="1046872724">
              <w:marLeft w:val="0"/>
              <w:marRight w:val="0"/>
              <w:marTop w:val="0"/>
              <w:marBottom w:val="0"/>
              <w:divBdr>
                <w:top w:val="none" w:sz="0" w:space="0" w:color="auto"/>
                <w:left w:val="none" w:sz="0" w:space="0" w:color="auto"/>
                <w:bottom w:val="none" w:sz="0" w:space="0" w:color="auto"/>
                <w:right w:val="none" w:sz="0" w:space="0" w:color="auto"/>
              </w:divBdr>
            </w:div>
            <w:div w:id="1085420389">
              <w:marLeft w:val="0"/>
              <w:marRight w:val="0"/>
              <w:marTop w:val="0"/>
              <w:marBottom w:val="0"/>
              <w:divBdr>
                <w:top w:val="none" w:sz="0" w:space="0" w:color="auto"/>
                <w:left w:val="none" w:sz="0" w:space="0" w:color="auto"/>
                <w:bottom w:val="none" w:sz="0" w:space="0" w:color="auto"/>
                <w:right w:val="none" w:sz="0" w:space="0" w:color="auto"/>
              </w:divBdr>
            </w:div>
            <w:div w:id="1199782011">
              <w:marLeft w:val="0"/>
              <w:marRight w:val="0"/>
              <w:marTop w:val="0"/>
              <w:marBottom w:val="0"/>
              <w:divBdr>
                <w:top w:val="none" w:sz="0" w:space="0" w:color="auto"/>
                <w:left w:val="none" w:sz="0" w:space="0" w:color="auto"/>
                <w:bottom w:val="none" w:sz="0" w:space="0" w:color="auto"/>
                <w:right w:val="none" w:sz="0" w:space="0" w:color="auto"/>
              </w:divBdr>
            </w:div>
            <w:div w:id="1262832295">
              <w:marLeft w:val="0"/>
              <w:marRight w:val="0"/>
              <w:marTop w:val="0"/>
              <w:marBottom w:val="0"/>
              <w:divBdr>
                <w:top w:val="none" w:sz="0" w:space="0" w:color="auto"/>
                <w:left w:val="none" w:sz="0" w:space="0" w:color="auto"/>
                <w:bottom w:val="none" w:sz="0" w:space="0" w:color="auto"/>
                <w:right w:val="none" w:sz="0" w:space="0" w:color="auto"/>
              </w:divBdr>
            </w:div>
            <w:div w:id="1605963565">
              <w:marLeft w:val="0"/>
              <w:marRight w:val="0"/>
              <w:marTop w:val="0"/>
              <w:marBottom w:val="0"/>
              <w:divBdr>
                <w:top w:val="none" w:sz="0" w:space="0" w:color="auto"/>
                <w:left w:val="none" w:sz="0" w:space="0" w:color="auto"/>
                <w:bottom w:val="none" w:sz="0" w:space="0" w:color="auto"/>
                <w:right w:val="none" w:sz="0" w:space="0" w:color="auto"/>
              </w:divBdr>
            </w:div>
            <w:div w:id="1755930195">
              <w:marLeft w:val="0"/>
              <w:marRight w:val="0"/>
              <w:marTop w:val="0"/>
              <w:marBottom w:val="0"/>
              <w:divBdr>
                <w:top w:val="none" w:sz="0" w:space="0" w:color="auto"/>
                <w:left w:val="none" w:sz="0" w:space="0" w:color="auto"/>
                <w:bottom w:val="none" w:sz="0" w:space="0" w:color="auto"/>
                <w:right w:val="none" w:sz="0" w:space="0" w:color="auto"/>
              </w:divBdr>
            </w:div>
            <w:div w:id="1820461928">
              <w:marLeft w:val="0"/>
              <w:marRight w:val="0"/>
              <w:marTop w:val="0"/>
              <w:marBottom w:val="0"/>
              <w:divBdr>
                <w:top w:val="none" w:sz="0" w:space="0" w:color="auto"/>
                <w:left w:val="none" w:sz="0" w:space="0" w:color="auto"/>
                <w:bottom w:val="none" w:sz="0" w:space="0" w:color="auto"/>
                <w:right w:val="none" w:sz="0" w:space="0" w:color="auto"/>
              </w:divBdr>
            </w:div>
            <w:div w:id="1981496433">
              <w:marLeft w:val="0"/>
              <w:marRight w:val="0"/>
              <w:marTop w:val="0"/>
              <w:marBottom w:val="0"/>
              <w:divBdr>
                <w:top w:val="none" w:sz="0" w:space="0" w:color="auto"/>
                <w:left w:val="none" w:sz="0" w:space="0" w:color="auto"/>
                <w:bottom w:val="none" w:sz="0" w:space="0" w:color="auto"/>
                <w:right w:val="none" w:sz="0" w:space="0" w:color="auto"/>
              </w:divBdr>
            </w:div>
            <w:div w:id="1994799179">
              <w:marLeft w:val="0"/>
              <w:marRight w:val="0"/>
              <w:marTop w:val="0"/>
              <w:marBottom w:val="0"/>
              <w:divBdr>
                <w:top w:val="none" w:sz="0" w:space="0" w:color="auto"/>
                <w:left w:val="none" w:sz="0" w:space="0" w:color="auto"/>
                <w:bottom w:val="none" w:sz="0" w:space="0" w:color="auto"/>
                <w:right w:val="none" w:sz="0" w:space="0" w:color="auto"/>
              </w:divBdr>
            </w:div>
          </w:divsChild>
        </w:div>
        <w:div w:id="1767845499">
          <w:marLeft w:val="0"/>
          <w:marRight w:val="0"/>
          <w:marTop w:val="0"/>
          <w:marBottom w:val="0"/>
          <w:divBdr>
            <w:top w:val="none" w:sz="0" w:space="0" w:color="auto"/>
            <w:left w:val="none" w:sz="0" w:space="0" w:color="auto"/>
            <w:bottom w:val="none" w:sz="0" w:space="0" w:color="auto"/>
            <w:right w:val="none" w:sz="0" w:space="0" w:color="auto"/>
          </w:divBdr>
          <w:divsChild>
            <w:div w:id="41878123">
              <w:marLeft w:val="0"/>
              <w:marRight w:val="0"/>
              <w:marTop w:val="0"/>
              <w:marBottom w:val="0"/>
              <w:divBdr>
                <w:top w:val="none" w:sz="0" w:space="0" w:color="auto"/>
                <w:left w:val="none" w:sz="0" w:space="0" w:color="auto"/>
                <w:bottom w:val="none" w:sz="0" w:space="0" w:color="auto"/>
                <w:right w:val="none" w:sz="0" w:space="0" w:color="auto"/>
              </w:divBdr>
            </w:div>
            <w:div w:id="203175517">
              <w:marLeft w:val="0"/>
              <w:marRight w:val="0"/>
              <w:marTop w:val="0"/>
              <w:marBottom w:val="0"/>
              <w:divBdr>
                <w:top w:val="none" w:sz="0" w:space="0" w:color="auto"/>
                <w:left w:val="none" w:sz="0" w:space="0" w:color="auto"/>
                <w:bottom w:val="none" w:sz="0" w:space="0" w:color="auto"/>
                <w:right w:val="none" w:sz="0" w:space="0" w:color="auto"/>
              </w:divBdr>
            </w:div>
            <w:div w:id="279410805">
              <w:marLeft w:val="0"/>
              <w:marRight w:val="0"/>
              <w:marTop w:val="0"/>
              <w:marBottom w:val="0"/>
              <w:divBdr>
                <w:top w:val="none" w:sz="0" w:space="0" w:color="auto"/>
                <w:left w:val="none" w:sz="0" w:space="0" w:color="auto"/>
                <w:bottom w:val="none" w:sz="0" w:space="0" w:color="auto"/>
                <w:right w:val="none" w:sz="0" w:space="0" w:color="auto"/>
              </w:divBdr>
            </w:div>
            <w:div w:id="339503652">
              <w:marLeft w:val="0"/>
              <w:marRight w:val="0"/>
              <w:marTop w:val="0"/>
              <w:marBottom w:val="0"/>
              <w:divBdr>
                <w:top w:val="none" w:sz="0" w:space="0" w:color="auto"/>
                <w:left w:val="none" w:sz="0" w:space="0" w:color="auto"/>
                <w:bottom w:val="none" w:sz="0" w:space="0" w:color="auto"/>
                <w:right w:val="none" w:sz="0" w:space="0" w:color="auto"/>
              </w:divBdr>
            </w:div>
            <w:div w:id="545726979">
              <w:marLeft w:val="0"/>
              <w:marRight w:val="0"/>
              <w:marTop w:val="0"/>
              <w:marBottom w:val="0"/>
              <w:divBdr>
                <w:top w:val="none" w:sz="0" w:space="0" w:color="auto"/>
                <w:left w:val="none" w:sz="0" w:space="0" w:color="auto"/>
                <w:bottom w:val="none" w:sz="0" w:space="0" w:color="auto"/>
                <w:right w:val="none" w:sz="0" w:space="0" w:color="auto"/>
              </w:divBdr>
            </w:div>
            <w:div w:id="741411386">
              <w:marLeft w:val="0"/>
              <w:marRight w:val="0"/>
              <w:marTop w:val="0"/>
              <w:marBottom w:val="0"/>
              <w:divBdr>
                <w:top w:val="none" w:sz="0" w:space="0" w:color="auto"/>
                <w:left w:val="none" w:sz="0" w:space="0" w:color="auto"/>
                <w:bottom w:val="none" w:sz="0" w:space="0" w:color="auto"/>
                <w:right w:val="none" w:sz="0" w:space="0" w:color="auto"/>
              </w:divBdr>
            </w:div>
            <w:div w:id="884027721">
              <w:marLeft w:val="0"/>
              <w:marRight w:val="0"/>
              <w:marTop w:val="0"/>
              <w:marBottom w:val="0"/>
              <w:divBdr>
                <w:top w:val="none" w:sz="0" w:space="0" w:color="auto"/>
                <w:left w:val="none" w:sz="0" w:space="0" w:color="auto"/>
                <w:bottom w:val="none" w:sz="0" w:space="0" w:color="auto"/>
                <w:right w:val="none" w:sz="0" w:space="0" w:color="auto"/>
              </w:divBdr>
            </w:div>
            <w:div w:id="1158881403">
              <w:marLeft w:val="0"/>
              <w:marRight w:val="0"/>
              <w:marTop w:val="0"/>
              <w:marBottom w:val="0"/>
              <w:divBdr>
                <w:top w:val="none" w:sz="0" w:space="0" w:color="auto"/>
                <w:left w:val="none" w:sz="0" w:space="0" w:color="auto"/>
                <w:bottom w:val="none" w:sz="0" w:space="0" w:color="auto"/>
                <w:right w:val="none" w:sz="0" w:space="0" w:color="auto"/>
              </w:divBdr>
            </w:div>
            <w:div w:id="1263877331">
              <w:marLeft w:val="0"/>
              <w:marRight w:val="0"/>
              <w:marTop w:val="0"/>
              <w:marBottom w:val="0"/>
              <w:divBdr>
                <w:top w:val="none" w:sz="0" w:space="0" w:color="auto"/>
                <w:left w:val="none" w:sz="0" w:space="0" w:color="auto"/>
                <w:bottom w:val="none" w:sz="0" w:space="0" w:color="auto"/>
                <w:right w:val="none" w:sz="0" w:space="0" w:color="auto"/>
              </w:divBdr>
            </w:div>
            <w:div w:id="1409497153">
              <w:marLeft w:val="0"/>
              <w:marRight w:val="0"/>
              <w:marTop w:val="0"/>
              <w:marBottom w:val="0"/>
              <w:divBdr>
                <w:top w:val="none" w:sz="0" w:space="0" w:color="auto"/>
                <w:left w:val="none" w:sz="0" w:space="0" w:color="auto"/>
                <w:bottom w:val="none" w:sz="0" w:space="0" w:color="auto"/>
                <w:right w:val="none" w:sz="0" w:space="0" w:color="auto"/>
              </w:divBdr>
            </w:div>
            <w:div w:id="1413699852">
              <w:marLeft w:val="0"/>
              <w:marRight w:val="0"/>
              <w:marTop w:val="0"/>
              <w:marBottom w:val="0"/>
              <w:divBdr>
                <w:top w:val="none" w:sz="0" w:space="0" w:color="auto"/>
                <w:left w:val="none" w:sz="0" w:space="0" w:color="auto"/>
                <w:bottom w:val="none" w:sz="0" w:space="0" w:color="auto"/>
                <w:right w:val="none" w:sz="0" w:space="0" w:color="auto"/>
              </w:divBdr>
            </w:div>
            <w:div w:id="1471822879">
              <w:marLeft w:val="0"/>
              <w:marRight w:val="0"/>
              <w:marTop w:val="0"/>
              <w:marBottom w:val="0"/>
              <w:divBdr>
                <w:top w:val="none" w:sz="0" w:space="0" w:color="auto"/>
                <w:left w:val="none" w:sz="0" w:space="0" w:color="auto"/>
                <w:bottom w:val="none" w:sz="0" w:space="0" w:color="auto"/>
                <w:right w:val="none" w:sz="0" w:space="0" w:color="auto"/>
              </w:divBdr>
            </w:div>
            <w:div w:id="1492407953">
              <w:marLeft w:val="0"/>
              <w:marRight w:val="0"/>
              <w:marTop w:val="0"/>
              <w:marBottom w:val="0"/>
              <w:divBdr>
                <w:top w:val="none" w:sz="0" w:space="0" w:color="auto"/>
                <w:left w:val="none" w:sz="0" w:space="0" w:color="auto"/>
                <w:bottom w:val="none" w:sz="0" w:space="0" w:color="auto"/>
                <w:right w:val="none" w:sz="0" w:space="0" w:color="auto"/>
              </w:divBdr>
            </w:div>
            <w:div w:id="1866362713">
              <w:marLeft w:val="0"/>
              <w:marRight w:val="0"/>
              <w:marTop w:val="0"/>
              <w:marBottom w:val="0"/>
              <w:divBdr>
                <w:top w:val="none" w:sz="0" w:space="0" w:color="auto"/>
                <w:left w:val="none" w:sz="0" w:space="0" w:color="auto"/>
                <w:bottom w:val="none" w:sz="0" w:space="0" w:color="auto"/>
                <w:right w:val="none" w:sz="0" w:space="0" w:color="auto"/>
              </w:divBdr>
            </w:div>
            <w:div w:id="2007901451">
              <w:marLeft w:val="0"/>
              <w:marRight w:val="0"/>
              <w:marTop w:val="0"/>
              <w:marBottom w:val="0"/>
              <w:divBdr>
                <w:top w:val="none" w:sz="0" w:space="0" w:color="auto"/>
                <w:left w:val="none" w:sz="0" w:space="0" w:color="auto"/>
                <w:bottom w:val="none" w:sz="0" w:space="0" w:color="auto"/>
                <w:right w:val="none" w:sz="0" w:space="0" w:color="auto"/>
              </w:divBdr>
            </w:div>
          </w:divsChild>
        </w:div>
        <w:div w:id="1837332224">
          <w:marLeft w:val="0"/>
          <w:marRight w:val="0"/>
          <w:marTop w:val="0"/>
          <w:marBottom w:val="0"/>
          <w:divBdr>
            <w:top w:val="none" w:sz="0" w:space="0" w:color="auto"/>
            <w:left w:val="none" w:sz="0" w:space="0" w:color="auto"/>
            <w:bottom w:val="none" w:sz="0" w:space="0" w:color="auto"/>
            <w:right w:val="none" w:sz="0" w:space="0" w:color="auto"/>
          </w:divBdr>
          <w:divsChild>
            <w:div w:id="166948836">
              <w:marLeft w:val="0"/>
              <w:marRight w:val="0"/>
              <w:marTop w:val="0"/>
              <w:marBottom w:val="0"/>
              <w:divBdr>
                <w:top w:val="none" w:sz="0" w:space="0" w:color="auto"/>
                <w:left w:val="none" w:sz="0" w:space="0" w:color="auto"/>
                <w:bottom w:val="none" w:sz="0" w:space="0" w:color="auto"/>
                <w:right w:val="none" w:sz="0" w:space="0" w:color="auto"/>
              </w:divBdr>
            </w:div>
            <w:div w:id="168644412">
              <w:marLeft w:val="0"/>
              <w:marRight w:val="0"/>
              <w:marTop w:val="0"/>
              <w:marBottom w:val="0"/>
              <w:divBdr>
                <w:top w:val="none" w:sz="0" w:space="0" w:color="auto"/>
                <w:left w:val="none" w:sz="0" w:space="0" w:color="auto"/>
                <w:bottom w:val="none" w:sz="0" w:space="0" w:color="auto"/>
                <w:right w:val="none" w:sz="0" w:space="0" w:color="auto"/>
              </w:divBdr>
            </w:div>
            <w:div w:id="364212794">
              <w:marLeft w:val="0"/>
              <w:marRight w:val="0"/>
              <w:marTop w:val="0"/>
              <w:marBottom w:val="0"/>
              <w:divBdr>
                <w:top w:val="none" w:sz="0" w:space="0" w:color="auto"/>
                <w:left w:val="none" w:sz="0" w:space="0" w:color="auto"/>
                <w:bottom w:val="none" w:sz="0" w:space="0" w:color="auto"/>
                <w:right w:val="none" w:sz="0" w:space="0" w:color="auto"/>
              </w:divBdr>
            </w:div>
            <w:div w:id="452406216">
              <w:marLeft w:val="0"/>
              <w:marRight w:val="0"/>
              <w:marTop w:val="0"/>
              <w:marBottom w:val="0"/>
              <w:divBdr>
                <w:top w:val="none" w:sz="0" w:space="0" w:color="auto"/>
                <w:left w:val="none" w:sz="0" w:space="0" w:color="auto"/>
                <w:bottom w:val="none" w:sz="0" w:space="0" w:color="auto"/>
                <w:right w:val="none" w:sz="0" w:space="0" w:color="auto"/>
              </w:divBdr>
            </w:div>
            <w:div w:id="672101308">
              <w:marLeft w:val="0"/>
              <w:marRight w:val="0"/>
              <w:marTop w:val="0"/>
              <w:marBottom w:val="0"/>
              <w:divBdr>
                <w:top w:val="none" w:sz="0" w:space="0" w:color="auto"/>
                <w:left w:val="none" w:sz="0" w:space="0" w:color="auto"/>
                <w:bottom w:val="none" w:sz="0" w:space="0" w:color="auto"/>
                <w:right w:val="none" w:sz="0" w:space="0" w:color="auto"/>
              </w:divBdr>
            </w:div>
            <w:div w:id="718405864">
              <w:marLeft w:val="0"/>
              <w:marRight w:val="0"/>
              <w:marTop w:val="0"/>
              <w:marBottom w:val="0"/>
              <w:divBdr>
                <w:top w:val="none" w:sz="0" w:space="0" w:color="auto"/>
                <w:left w:val="none" w:sz="0" w:space="0" w:color="auto"/>
                <w:bottom w:val="none" w:sz="0" w:space="0" w:color="auto"/>
                <w:right w:val="none" w:sz="0" w:space="0" w:color="auto"/>
              </w:divBdr>
            </w:div>
            <w:div w:id="727336119">
              <w:marLeft w:val="0"/>
              <w:marRight w:val="0"/>
              <w:marTop w:val="0"/>
              <w:marBottom w:val="0"/>
              <w:divBdr>
                <w:top w:val="none" w:sz="0" w:space="0" w:color="auto"/>
                <w:left w:val="none" w:sz="0" w:space="0" w:color="auto"/>
                <w:bottom w:val="none" w:sz="0" w:space="0" w:color="auto"/>
                <w:right w:val="none" w:sz="0" w:space="0" w:color="auto"/>
              </w:divBdr>
            </w:div>
            <w:div w:id="911890364">
              <w:marLeft w:val="0"/>
              <w:marRight w:val="0"/>
              <w:marTop w:val="0"/>
              <w:marBottom w:val="0"/>
              <w:divBdr>
                <w:top w:val="none" w:sz="0" w:space="0" w:color="auto"/>
                <w:left w:val="none" w:sz="0" w:space="0" w:color="auto"/>
                <w:bottom w:val="none" w:sz="0" w:space="0" w:color="auto"/>
                <w:right w:val="none" w:sz="0" w:space="0" w:color="auto"/>
              </w:divBdr>
            </w:div>
            <w:div w:id="1081829584">
              <w:marLeft w:val="0"/>
              <w:marRight w:val="0"/>
              <w:marTop w:val="0"/>
              <w:marBottom w:val="0"/>
              <w:divBdr>
                <w:top w:val="none" w:sz="0" w:space="0" w:color="auto"/>
                <w:left w:val="none" w:sz="0" w:space="0" w:color="auto"/>
                <w:bottom w:val="none" w:sz="0" w:space="0" w:color="auto"/>
                <w:right w:val="none" w:sz="0" w:space="0" w:color="auto"/>
              </w:divBdr>
            </w:div>
            <w:div w:id="1083599969">
              <w:marLeft w:val="0"/>
              <w:marRight w:val="0"/>
              <w:marTop w:val="0"/>
              <w:marBottom w:val="0"/>
              <w:divBdr>
                <w:top w:val="none" w:sz="0" w:space="0" w:color="auto"/>
                <w:left w:val="none" w:sz="0" w:space="0" w:color="auto"/>
                <w:bottom w:val="none" w:sz="0" w:space="0" w:color="auto"/>
                <w:right w:val="none" w:sz="0" w:space="0" w:color="auto"/>
              </w:divBdr>
            </w:div>
            <w:div w:id="1100763028">
              <w:marLeft w:val="0"/>
              <w:marRight w:val="0"/>
              <w:marTop w:val="0"/>
              <w:marBottom w:val="0"/>
              <w:divBdr>
                <w:top w:val="none" w:sz="0" w:space="0" w:color="auto"/>
                <w:left w:val="none" w:sz="0" w:space="0" w:color="auto"/>
                <w:bottom w:val="none" w:sz="0" w:space="0" w:color="auto"/>
                <w:right w:val="none" w:sz="0" w:space="0" w:color="auto"/>
              </w:divBdr>
            </w:div>
            <w:div w:id="1265384717">
              <w:marLeft w:val="0"/>
              <w:marRight w:val="0"/>
              <w:marTop w:val="0"/>
              <w:marBottom w:val="0"/>
              <w:divBdr>
                <w:top w:val="none" w:sz="0" w:space="0" w:color="auto"/>
                <w:left w:val="none" w:sz="0" w:space="0" w:color="auto"/>
                <w:bottom w:val="none" w:sz="0" w:space="0" w:color="auto"/>
                <w:right w:val="none" w:sz="0" w:space="0" w:color="auto"/>
              </w:divBdr>
            </w:div>
            <w:div w:id="1337729665">
              <w:marLeft w:val="0"/>
              <w:marRight w:val="0"/>
              <w:marTop w:val="0"/>
              <w:marBottom w:val="0"/>
              <w:divBdr>
                <w:top w:val="none" w:sz="0" w:space="0" w:color="auto"/>
                <w:left w:val="none" w:sz="0" w:space="0" w:color="auto"/>
                <w:bottom w:val="none" w:sz="0" w:space="0" w:color="auto"/>
                <w:right w:val="none" w:sz="0" w:space="0" w:color="auto"/>
              </w:divBdr>
            </w:div>
            <w:div w:id="1462646043">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543058789">
              <w:marLeft w:val="0"/>
              <w:marRight w:val="0"/>
              <w:marTop w:val="0"/>
              <w:marBottom w:val="0"/>
              <w:divBdr>
                <w:top w:val="none" w:sz="0" w:space="0" w:color="auto"/>
                <w:left w:val="none" w:sz="0" w:space="0" w:color="auto"/>
                <w:bottom w:val="none" w:sz="0" w:space="0" w:color="auto"/>
                <w:right w:val="none" w:sz="0" w:space="0" w:color="auto"/>
              </w:divBdr>
            </w:div>
            <w:div w:id="2030182394">
              <w:marLeft w:val="0"/>
              <w:marRight w:val="0"/>
              <w:marTop w:val="0"/>
              <w:marBottom w:val="0"/>
              <w:divBdr>
                <w:top w:val="none" w:sz="0" w:space="0" w:color="auto"/>
                <w:left w:val="none" w:sz="0" w:space="0" w:color="auto"/>
                <w:bottom w:val="none" w:sz="0" w:space="0" w:color="auto"/>
                <w:right w:val="none" w:sz="0" w:space="0" w:color="auto"/>
              </w:divBdr>
            </w:div>
            <w:div w:id="2113084517">
              <w:marLeft w:val="0"/>
              <w:marRight w:val="0"/>
              <w:marTop w:val="0"/>
              <w:marBottom w:val="0"/>
              <w:divBdr>
                <w:top w:val="none" w:sz="0" w:space="0" w:color="auto"/>
                <w:left w:val="none" w:sz="0" w:space="0" w:color="auto"/>
                <w:bottom w:val="none" w:sz="0" w:space="0" w:color="auto"/>
                <w:right w:val="none" w:sz="0" w:space="0" w:color="auto"/>
              </w:divBdr>
            </w:div>
          </w:divsChild>
        </w:div>
        <w:div w:id="1887331649">
          <w:marLeft w:val="0"/>
          <w:marRight w:val="0"/>
          <w:marTop w:val="0"/>
          <w:marBottom w:val="0"/>
          <w:divBdr>
            <w:top w:val="none" w:sz="0" w:space="0" w:color="auto"/>
            <w:left w:val="none" w:sz="0" w:space="0" w:color="auto"/>
            <w:bottom w:val="none" w:sz="0" w:space="0" w:color="auto"/>
            <w:right w:val="none" w:sz="0" w:space="0" w:color="auto"/>
          </w:divBdr>
          <w:divsChild>
            <w:div w:id="17048631">
              <w:marLeft w:val="0"/>
              <w:marRight w:val="0"/>
              <w:marTop w:val="0"/>
              <w:marBottom w:val="0"/>
              <w:divBdr>
                <w:top w:val="none" w:sz="0" w:space="0" w:color="auto"/>
                <w:left w:val="none" w:sz="0" w:space="0" w:color="auto"/>
                <w:bottom w:val="none" w:sz="0" w:space="0" w:color="auto"/>
                <w:right w:val="none" w:sz="0" w:space="0" w:color="auto"/>
              </w:divBdr>
            </w:div>
            <w:div w:id="266934394">
              <w:marLeft w:val="0"/>
              <w:marRight w:val="0"/>
              <w:marTop w:val="0"/>
              <w:marBottom w:val="0"/>
              <w:divBdr>
                <w:top w:val="none" w:sz="0" w:space="0" w:color="auto"/>
                <w:left w:val="none" w:sz="0" w:space="0" w:color="auto"/>
                <w:bottom w:val="none" w:sz="0" w:space="0" w:color="auto"/>
                <w:right w:val="none" w:sz="0" w:space="0" w:color="auto"/>
              </w:divBdr>
            </w:div>
            <w:div w:id="275605081">
              <w:marLeft w:val="0"/>
              <w:marRight w:val="0"/>
              <w:marTop w:val="0"/>
              <w:marBottom w:val="0"/>
              <w:divBdr>
                <w:top w:val="none" w:sz="0" w:space="0" w:color="auto"/>
                <w:left w:val="none" w:sz="0" w:space="0" w:color="auto"/>
                <w:bottom w:val="none" w:sz="0" w:space="0" w:color="auto"/>
                <w:right w:val="none" w:sz="0" w:space="0" w:color="auto"/>
              </w:divBdr>
            </w:div>
            <w:div w:id="533495399">
              <w:marLeft w:val="0"/>
              <w:marRight w:val="0"/>
              <w:marTop w:val="0"/>
              <w:marBottom w:val="0"/>
              <w:divBdr>
                <w:top w:val="none" w:sz="0" w:space="0" w:color="auto"/>
                <w:left w:val="none" w:sz="0" w:space="0" w:color="auto"/>
                <w:bottom w:val="none" w:sz="0" w:space="0" w:color="auto"/>
                <w:right w:val="none" w:sz="0" w:space="0" w:color="auto"/>
              </w:divBdr>
            </w:div>
            <w:div w:id="545484116">
              <w:marLeft w:val="0"/>
              <w:marRight w:val="0"/>
              <w:marTop w:val="0"/>
              <w:marBottom w:val="0"/>
              <w:divBdr>
                <w:top w:val="none" w:sz="0" w:space="0" w:color="auto"/>
                <w:left w:val="none" w:sz="0" w:space="0" w:color="auto"/>
                <w:bottom w:val="none" w:sz="0" w:space="0" w:color="auto"/>
                <w:right w:val="none" w:sz="0" w:space="0" w:color="auto"/>
              </w:divBdr>
            </w:div>
            <w:div w:id="708384893">
              <w:marLeft w:val="0"/>
              <w:marRight w:val="0"/>
              <w:marTop w:val="0"/>
              <w:marBottom w:val="0"/>
              <w:divBdr>
                <w:top w:val="none" w:sz="0" w:space="0" w:color="auto"/>
                <w:left w:val="none" w:sz="0" w:space="0" w:color="auto"/>
                <w:bottom w:val="none" w:sz="0" w:space="0" w:color="auto"/>
                <w:right w:val="none" w:sz="0" w:space="0" w:color="auto"/>
              </w:divBdr>
            </w:div>
            <w:div w:id="762147606">
              <w:marLeft w:val="0"/>
              <w:marRight w:val="0"/>
              <w:marTop w:val="0"/>
              <w:marBottom w:val="0"/>
              <w:divBdr>
                <w:top w:val="none" w:sz="0" w:space="0" w:color="auto"/>
                <w:left w:val="none" w:sz="0" w:space="0" w:color="auto"/>
                <w:bottom w:val="none" w:sz="0" w:space="0" w:color="auto"/>
                <w:right w:val="none" w:sz="0" w:space="0" w:color="auto"/>
              </w:divBdr>
            </w:div>
            <w:div w:id="779489890">
              <w:marLeft w:val="0"/>
              <w:marRight w:val="0"/>
              <w:marTop w:val="0"/>
              <w:marBottom w:val="0"/>
              <w:divBdr>
                <w:top w:val="none" w:sz="0" w:space="0" w:color="auto"/>
                <w:left w:val="none" w:sz="0" w:space="0" w:color="auto"/>
                <w:bottom w:val="none" w:sz="0" w:space="0" w:color="auto"/>
                <w:right w:val="none" w:sz="0" w:space="0" w:color="auto"/>
              </w:divBdr>
            </w:div>
            <w:div w:id="917903038">
              <w:marLeft w:val="0"/>
              <w:marRight w:val="0"/>
              <w:marTop w:val="0"/>
              <w:marBottom w:val="0"/>
              <w:divBdr>
                <w:top w:val="none" w:sz="0" w:space="0" w:color="auto"/>
                <w:left w:val="none" w:sz="0" w:space="0" w:color="auto"/>
                <w:bottom w:val="none" w:sz="0" w:space="0" w:color="auto"/>
                <w:right w:val="none" w:sz="0" w:space="0" w:color="auto"/>
              </w:divBdr>
            </w:div>
            <w:div w:id="1072966658">
              <w:marLeft w:val="0"/>
              <w:marRight w:val="0"/>
              <w:marTop w:val="0"/>
              <w:marBottom w:val="0"/>
              <w:divBdr>
                <w:top w:val="none" w:sz="0" w:space="0" w:color="auto"/>
                <w:left w:val="none" w:sz="0" w:space="0" w:color="auto"/>
                <w:bottom w:val="none" w:sz="0" w:space="0" w:color="auto"/>
                <w:right w:val="none" w:sz="0" w:space="0" w:color="auto"/>
              </w:divBdr>
            </w:div>
            <w:div w:id="1163009662">
              <w:marLeft w:val="0"/>
              <w:marRight w:val="0"/>
              <w:marTop w:val="0"/>
              <w:marBottom w:val="0"/>
              <w:divBdr>
                <w:top w:val="none" w:sz="0" w:space="0" w:color="auto"/>
                <w:left w:val="none" w:sz="0" w:space="0" w:color="auto"/>
                <w:bottom w:val="none" w:sz="0" w:space="0" w:color="auto"/>
                <w:right w:val="none" w:sz="0" w:space="0" w:color="auto"/>
              </w:divBdr>
            </w:div>
            <w:div w:id="1541162607">
              <w:marLeft w:val="0"/>
              <w:marRight w:val="0"/>
              <w:marTop w:val="0"/>
              <w:marBottom w:val="0"/>
              <w:divBdr>
                <w:top w:val="none" w:sz="0" w:space="0" w:color="auto"/>
                <w:left w:val="none" w:sz="0" w:space="0" w:color="auto"/>
                <w:bottom w:val="none" w:sz="0" w:space="0" w:color="auto"/>
                <w:right w:val="none" w:sz="0" w:space="0" w:color="auto"/>
              </w:divBdr>
            </w:div>
            <w:div w:id="1650481586">
              <w:marLeft w:val="0"/>
              <w:marRight w:val="0"/>
              <w:marTop w:val="0"/>
              <w:marBottom w:val="0"/>
              <w:divBdr>
                <w:top w:val="none" w:sz="0" w:space="0" w:color="auto"/>
                <w:left w:val="none" w:sz="0" w:space="0" w:color="auto"/>
                <w:bottom w:val="none" w:sz="0" w:space="0" w:color="auto"/>
                <w:right w:val="none" w:sz="0" w:space="0" w:color="auto"/>
              </w:divBdr>
            </w:div>
            <w:div w:id="1653437913">
              <w:marLeft w:val="0"/>
              <w:marRight w:val="0"/>
              <w:marTop w:val="0"/>
              <w:marBottom w:val="0"/>
              <w:divBdr>
                <w:top w:val="none" w:sz="0" w:space="0" w:color="auto"/>
                <w:left w:val="none" w:sz="0" w:space="0" w:color="auto"/>
                <w:bottom w:val="none" w:sz="0" w:space="0" w:color="auto"/>
                <w:right w:val="none" w:sz="0" w:space="0" w:color="auto"/>
              </w:divBdr>
            </w:div>
            <w:div w:id="1655449868">
              <w:marLeft w:val="0"/>
              <w:marRight w:val="0"/>
              <w:marTop w:val="0"/>
              <w:marBottom w:val="0"/>
              <w:divBdr>
                <w:top w:val="none" w:sz="0" w:space="0" w:color="auto"/>
                <w:left w:val="none" w:sz="0" w:space="0" w:color="auto"/>
                <w:bottom w:val="none" w:sz="0" w:space="0" w:color="auto"/>
                <w:right w:val="none" w:sz="0" w:space="0" w:color="auto"/>
              </w:divBdr>
            </w:div>
            <w:div w:id="1682974032">
              <w:marLeft w:val="0"/>
              <w:marRight w:val="0"/>
              <w:marTop w:val="0"/>
              <w:marBottom w:val="0"/>
              <w:divBdr>
                <w:top w:val="none" w:sz="0" w:space="0" w:color="auto"/>
                <w:left w:val="none" w:sz="0" w:space="0" w:color="auto"/>
                <w:bottom w:val="none" w:sz="0" w:space="0" w:color="auto"/>
                <w:right w:val="none" w:sz="0" w:space="0" w:color="auto"/>
              </w:divBdr>
            </w:div>
            <w:div w:id="2111317207">
              <w:marLeft w:val="0"/>
              <w:marRight w:val="0"/>
              <w:marTop w:val="0"/>
              <w:marBottom w:val="0"/>
              <w:divBdr>
                <w:top w:val="none" w:sz="0" w:space="0" w:color="auto"/>
                <w:left w:val="none" w:sz="0" w:space="0" w:color="auto"/>
                <w:bottom w:val="none" w:sz="0" w:space="0" w:color="auto"/>
                <w:right w:val="none" w:sz="0" w:space="0" w:color="auto"/>
              </w:divBdr>
            </w:div>
          </w:divsChild>
        </w:div>
        <w:div w:id="1961567463">
          <w:marLeft w:val="0"/>
          <w:marRight w:val="0"/>
          <w:marTop w:val="0"/>
          <w:marBottom w:val="0"/>
          <w:divBdr>
            <w:top w:val="none" w:sz="0" w:space="0" w:color="auto"/>
            <w:left w:val="none" w:sz="0" w:space="0" w:color="auto"/>
            <w:bottom w:val="none" w:sz="0" w:space="0" w:color="auto"/>
            <w:right w:val="none" w:sz="0" w:space="0" w:color="auto"/>
          </w:divBdr>
          <w:divsChild>
            <w:div w:id="1200137">
              <w:marLeft w:val="0"/>
              <w:marRight w:val="0"/>
              <w:marTop w:val="0"/>
              <w:marBottom w:val="0"/>
              <w:divBdr>
                <w:top w:val="none" w:sz="0" w:space="0" w:color="auto"/>
                <w:left w:val="none" w:sz="0" w:space="0" w:color="auto"/>
                <w:bottom w:val="none" w:sz="0" w:space="0" w:color="auto"/>
                <w:right w:val="none" w:sz="0" w:space="0" w:color="auto"/>
              </w:divBdr>
            </w:div>
            <w:div w:id="80027941">
              <w:marLeft w:val="0"/>
              <w:marRight w:val="0"/>
              <w:marTop w:val="0"/>
              <w:marBottom w:val="0"/>
              <w:divBdr>
                <w:top w:val="none" w:sz="0" w:space="0" w:color="auto"/>
                <w:left w:val="none" w:sz="0" w:space="0" w:color="auto"/>
                <w:bottom w:val="none" w:sz="0" w:space="0" w:color="auto"/>
                <w:right w:val="none" w:sz="0" w:space="0" w:color="auto"/>
              </w:divBdr>
            </w:div>
            <w:div w:id="141234483">
              <w:marLeft w:val="0"/>
              <w:marRight w:val="0"/>
              <w:marTop w:val="0"/>
              <w:marBottom w:val="0"/>
              <w:divBdr>
                <w:top w:val="none" w:sz="0" w:space="0" w:color="auto"/>
                <w:left w:val="none" w:sz="0" w:space="0" w:color="auto"/>
                <w:bottom w:val="none" w:sz="0" w:space="0" w:color="auto"/>
                <w:right w:val="none" w:sz="0" w:space="0" w:color="auto"/>
              </w:divBdr>
            </w:div>
            <w:div w:id="149640660">
              <w:marLeft w:val="0"/>
              <w:marRight w:val="0"/>
              <w:marTop w:val="0"/>
              <w:marBottom w:val="0"/>
              <w:divBdr>
                <w:top w:val="none" w:sz="0" w:space="0" w:color="auto"/>
                <w:left w:val="none" w:sz="0" w:space="0" w:color="auto"/>
                <w:bottom w:val="none" w:sz="0" w:space="0" w:color="auto"/>
                <w:right w:val="none" w:sz="0" w:space="0" w:color="auto"/>
              </w:divBdr>
            </w:div>
            <w:div w:id="173501259">
              <w:marLeft w:val="0"/>
              <w:marRight w:val="0"/>
              <w:marTop w:val="0"/>
              <w:marBottom w:val="0"/>
              <w:divBdr>
                <w:top w:val="none" w:sz="0" w:space="0" w:color="auto"/>
                <w:left w:val="none" w:sz="0" w:space="0" w:color="auto"/>
                <w:bottom w:val="none" w:sz="0" w:space="0" w:color="auto"/>
                <w:right w:val="none" w:sz="0" w:space="0" w:color="auto"/>
              </w:divBdr>
            </w:div>
            <w:div w:id="259266326">
              <w:marLeft w:val="0"/>
              <w:marRight w:val="0"/>
              <w:marTop w:val="0"/>
              <w:marBottom w:val="0"/>
              <w:divBdr>
                <w:top w:val="none" w:sz="0" w:space="0" w:color="auto"/>
                <w:left w:val="none" w:sz="0" w:space="0" w:color="auto"/>
                <w:bottom w:val="none" w:sz="0" w:space="0" w:color="auto"/>
                <w:right w:val="none" w:sz="0" w:space="0" w:color="auto"/>
              </w:divBdr>
            </w:div>
            <w:div w:id="267584501">
              <w:marLeft w:val="0"/>
              <w:marRight w:val="0"/>
              <w:marTop w:val="0"/>
              <w:marBottom w:val="0"/>
              <w:divBdr>
                <w:top w:val="none" w:sz="0" w:space="0" w:color="auto"/>
                <w:left w:val="none" w:sz="0" w:space="0" w:color="auto"/>
                <w:bottom w:val="none" w:sz="0" w:space="0" w:color="auto"/>
                <w:right w:val="none" w:sz="0" w:space="0" w:color="auto"/>
              </w:divBdr>
            </w:div>
            <w:div w:id="322245220">
              <w:marLeft w:val="0"/>
              <w:marRight w:val="0"/>
              <w:marTop w:val="0"/>
              <w:marBottom w:val="0"/>
              <w:divBdr>
                <w:top w:val="none" w:sz="0" w:space="0" w:color="auto"/>
                <w:left w:val="none" w:sz="0" w:space="0" w:color="auto"/>
                <w:bottom w:val="none" w:sz="0" w:space="0" w:color="auto"/>
                <w:right w:val="none" w:sz="0" w:space="0" w:color="auto"/>
              </w:divBdr>
            </w:div>
            <w:div w:id="850534976">
              <w:marLeft w:val="0"/>
              <w:marRight w:val="0"/>
              <w:marTop w:val="0"/>
              <w:marBottom w:val="0"/>
              <w:divBdr>
                <w:top w:val="none" w:sz="0" w:space="0" w:color="auto"/>
                <w:left w:val="none" w:sz="0" w:space="0" w:color="auto"/>
                <w:bottom w:val="none" w:sz="0" w:space="0" w:color="auto"/>
                <w:right w:val="none" w:sz="0" w:space="0" w:color="auto"/>
              </w:divBdr>
            </w:div>
            <w:div w:id="931860644">
              <w:marLeft w:val="0"/>
              <w:marRight w:val="0"/>
              <w:marTop w:val="0"/>
              <w:marBottom w:val="0"/>
              <w:divBdr>
                <w:top w:val="none" w:sz="0" w:space="0" w:color="auto"/>
                <w:left w:val="none" w:sz="0" w:space="0" w:color="auto"/>
                <w:bottom w:val="none" w:sz="0" w:space="0" w:color="auto"/>
                <w:right w:val="none" w:sz="0" w:space="0" w:color="auto"/>
              </w:divBdr>
            </w:div>
            <w:div w:id="1077554557">
              <w:marLeft w:val="0"/>
              <w:marRight w:val="0"/>
              <w:marTop w:val="0"/>
              <w:marBottom w:val="0"/>
              <w:divBdr>
                <w:top w:val="none" w:sz="0" w:space="0" w:color="auto"/>
                <w:left w:val="none" w:sz="0" w:space="0" w:color="auto"/>
                <w:bottom w:val="none" w:sz="0" w:space="0" w:color="auto"/>
                <w:right w:val="none" w:sz="0" w:space="0" w:color="auto"/>
              </w:divBdr>
            </w:div>
            <w:div w:id="1172525187">
              <w:marLeft w:val="0"/>
              <w:marRight w:val="0"/>
              <w:marTop w:val="0"/>
              <w:marBottom w:val="0"/>
              <w:divBdr>
                <w:top w:val="none" w:sz="0" w:space="0" w:color="auto"/>
                <w:left w:val="none" w:sz="0" w:space="0" w:color="auto"/>
                <w:bottom w:val="none" w:sz="0" w:space="0" w:color="auto"/>
                <w:right w:val="none" w:sz="0" w:space="0" w:color="auto"/>
              </w:divBdr>
            </w:div>
            <w:div w:id="1196043487">
              <w:marLeft w:val="0"/>
              <w:marRight w:val="0"/>
              <w:marTop w:val="0"/>
              <w:marBottom w:val="0"/>
              <w:divBdr>
                <w:top w:val="none" w:sz="0" w:space="0" w:color="auto"/>
                <w:left w:val="none" w:sz="0" w:space="0" w:color="auto"/>
                <w:bottom w:val="none" w:sz="0" w:space="0" w:color="auto"/>
                <w:right w:val="none" w:sz="0" w:space="0" w:color="auto"/>
              </w:divBdr>
            </w:div>
            <w:div w:id="1204053829">
              <w:marLeft w:val="0"/>
              <w:marRight w:val="0"/>
              <w:marTop w:val="0"/>
              <w:marBottom w:val="0"/>
              <w:divBdr>
                <w:top w:val="none" w:sz="0" w:space="0" w:color="auto"/>
                <w:left w:val="none" w:sz="0" w:space="0" w:color="auto"/>
                <w:bottom w:val="none" w:sz="0" w:space="0" w:color="auto"/>
                <w:right w:val="none" w:sz="0" w:space="0" w:color="auto"/>
              </w:divBdr>
            </w:div>
            <w:div w:id="1476218313">
              <w:marLeft w:val="0"/>
              <w:marRight w:val="0"/>
              <w:marTop w:val="0"/>
              <w:marBottom w:val="0"/>
              <w:divBdr>
                <w:top w:val="none" w:sz="0" w:space="0" w:color="auto"/>
                <w:left w:val="none" w:sz="0" w:space="0" w:color="auto"/>
                <w:bottom w:val="none" w:sz="0" w:space="0" w:color="auto"/>
                <w:right w:val="none" w:sz="0" w:space="0" w:color="auto"/>
              </w:divBdr>
            </w:div>
            <w:div w:id="1729377984">
              <w:marLeft w:val="0"/>
              <w:marRight w:val="0"/>
              <w:marTop w:val="0"/>
              <w:marBottom w:val="0"/>
              <w:divBdr>
                <w:top w:val="none" w:sz="0" w:space="0" w:color="auto"/>
                <w:left w:val="none" w:sz="0" w:space="0" w:color="auto"/>
                <w:bottom w:val="none" w:sz="0" w:space="0" w:color="auto"/>
                <w:right w:val="none" w:sz="0" w:space="0" w:color="auto"/>
              </w:divBdr>
            </w:div>
            <w:div w:id="1926258715">
              <w:marLeft w:val="0"/>
              <w:marRight w:val="0"/>
              <w:marTop w:val="0"/>
              <w:marBottom w:val="0"/>
              <w:divBdr>
                <w:top w:val="none" w:sz="0" w:space="0" w:color="auto"/>
                <w:left w:val="none" w:sz="0" w:space="0" w:color="auto"/>
                <w:bottom w:val="none" w:sz="0" w:space="0" w:color="auto"/>
                <w:right w:val="none" w:sz="0" w:space="0" w:color="auto"/>
              </w:divBdr>
            </w:div>
          </w:divsChild>
        </w:div>
        <w:div w:id="2040931998">
          <w:marLeft w:val="0"/>
          <w:marRight w:val="0"/>
          <w:marTop w:val="0"/>
          <w:marBottom w:val="0"/>
          <w:divBdr>
            <w:top w:val="none" w:sz="0" w:space="0" w:color="auto"/>
            <w:left w:val="none" w:sz="0" w:space="0" w:color="auto"/>
            <w:bottom w:val="none" w:sz="0" w:space="0" w:color="auto"/>
            <w:right w:val="none" w:sz="0" w:space="0" w:color="auto"/>
          </w:divBdr>
          <w:divsChild>
            <w:div w:id="287588231">
              <w:marLeft w:val="0"/>
              <w:marRight w:val="0"/>
              <w:marTop w:val="0"/>
              <w:marBottom w:val="0"/>
              <w:divBdr>
                <w:top w:val="none" w:sz="0" w:space="0" w:color="auto"/>
                <w:left w:val="none" w:sz="0" w:space="0" w:color="auto"/>
                <w:bottom w:val="none" w:sz="0" w:space="0" w:color="auto"/>
                <w:right w:val="none" w:sz="0" w:space="0" w:color="auto"/>
              </w:divBdr>
            </w:div>
            <w:div w:id="376054760">
              <w:marLeft w:val="0"/>
              <w:marRight w:val="0"/>
              <w:marTop w:val="0"/>
              <w:marBottom w:val="0"/>
              <w:divBdr>
                <w:top w:val="none" w:sz="0" w:space="0" w:color="auto"/>
                <w:left w:val="none" w:sz="0" w:space="0" w:color="auto"/>
                <w:bottom w:val="none" w:sz="0" w:space="0" w:color="auto"/>
                <w:right w:val="none" w:sz="0" w:space="0" w:color="auto"/>
              </w:divBdr>
            </w:div>
            <w:div w:id="537548348">
              <w:marLeft w:val="0"/>
              <w:marRight w:val="0"/>
              <w:marTop w:val="0"/>
              <w:marBottom w:val="0"/>
              <w:divBdr>
                <w:top w:val="none" w:sz="0" w:space="0" w:color="auto"/>
                <w:left w:val="none" w:sz="0" w:space="0" w:color="auto"/>
                <w:bottom w:val="none" w:sz="0" w:space="0" w:color="auto"/>
                <w:right w:val="none" w:sz="0" w:space="0" w:color="auto"/>
              </w:divBdr>
            </w:div>
            <w:div w:id="649797811">
              <w:marLeft w:val="0"/>
              <w:marRight w:val="0"/>
              <w:marTop w:val="0"/>
              <w:marBottom w:val="0"/>
              <w:divBdr>
                <w:top w:val="none" w:sz="0" w:space="0" w:color="auto"/>
                <w:left w:val="none" w:sz="0" w:space="0" w:color="auto"/>
                <w:bottom w:val="none" w:sz="0" w:space="0" w:color="auto"/>
                <w:right w:val="none" w:sz="0" w:space="0" w:color="auto"/>
              </w:divBdr>
            </w:div>
            <w:div w:id="777918368">
              <w:marLeft w:val="0"/>
              <w:marRight w:val="0"/>
              <w:marTop w:val="0"/>
              <w:marBottom w:val="0"/>
              <w:divBdr>
                <w:top w:val="none" w:sz="0" w:space="0" w:color="auto"/>
                <w:left w:val="none" w:sz="0" w:space="0" w:color="auto"/>
                <w:bottom w:val="none" w:sz="0" w:space="0" w:color="auto"/>
                <w:right w:val="none" w:sz="0" w:space="0" w:color="auto"/>
              </w:divBdr>
            </w:div>
            <w:div w:id="1116172060">
              <w:marLeft w:val="0"/>
              <w:marRight w:val="0"/>
              <w:marTop w:val="0"/>
              <w:marBottom w:val="0"/>
              <w:divBdr>
                <w:top w:val="none" w:sz="0" w:space="0" w:color="auto"/>
                <w:left w:val="none" w:sz="0" w:space="0" w:color="auto"/>
                <w:bottom w:val="none" w:sz="0" w:space="0" w:color="auto"/>
                <w:right w:val="none" w:sz="0" w:space="0" w:color="auto"/>
              </w:divBdr>
            </w:div>
            <w:div w:id="1288659350">
              <w:marLeft w:val="0"/>
              <w:marRight w:val="0"/>
              <w:marTop w:val="0"/>
              <w:marBottom w:val="0"/>
              <w:divBdr>
                <w:top w:val="none" w:sz="0" w:space="0" w:color="auto"/>
                <w:left w:val="none" w:sz="0" w:space="0" w:color="auto"/>
                <w:bottom w:val="none" w:sz="0" w:space="0" w:color="auto"/>
                <w:right w:val="none" w:sz="0" w:space="0" w:color="auto"/>
              </w:divBdr>
            </w:div>
            <w:div w:id="1420374462">
              <w:marLeft w:val="0"/>
              <w:marRight w:val="0"/>
              <w:marTop w:val="0"/>
              <w:marBottom w:val="0"/>
              <w:divBdr>
                <w:top w:val="none" w:sz="0" w:space="0" w:color="auto"/>
                <w:left w:val="none" w:sz="0" w:space="0" w:color="auto"/>
                <w:bottom w:val="none" w:sz="0" w:space="0" w:color="auto"/>
                <w:right w:val="none" w:sz="0" w:space="0" w:color="auto"/>
              </w:divBdr>
            </w:div>
            <w:div w:id="1421607059">
              <w:marLeft w:val="0"/>
              <w:marRight w:val="0"/>
              <w:marTop w:val="0"/>
              <w:marBottom w:val="0"/>
              <w:divBdr>
                <w:top w:val="none" w:sz="0" w:space="0" w:color="auto"/>
                <w:left w:val="none" w:sz="0" w:space="0" w:color="auto"/>
                <w:bottom w:val="none" w:sz="0" w:space="0" w:color="auto"/>
                <w:right w:val="none" w:sz="0" w:space="0" w:color="auto"/>
              </w:divBdr>
            </w:div>
            <w:div w:id="1634407299">
              <w:marLeft w:val="0"/>
              <w:marRight w:val="0"/>
              <w:marTop w:val="0"/>
              <w:marBottom w:val="0"/>
              <w:divBdr>
                <w:top w:val="none" w:sz="0" w:space="0" w:color="auto"/>
                <w:left w:val="none" w:sz="0" w:space="0" w:color="auto"/>
                <w:bottom w:val="none" w:sz="0" w:space="0" w:color="auto"/>
                <w:right w:val="none" w:sz="0" w:space="0" w:color="auto"/>
              </w:divBdr>
            </w:div>
            <w:div w:id="1673215442">
              <w:marLeft w:val="0"/>
              <w:marRight w:val="0"/>
              <w:marTop w:val="0"/>
              <w:marBottom w:val="0"/>
              <w:divBdr>
                <w:top w:val="none" w:sz="0" w:space="0" w:color="auto"/>
                <w:left w:val="none" w:sz="0" w:space="0" w:color="auto"/>
                <w:bottom w:val="none" w:sz="0" w:space="0" w:color="auto"/>
                <w:right w:val="none" w:sz="0" w:space="0" w:color="auto"/>
              </w:divBdr>
            </w:div>
            <w:div w:id="1680348810">
              <w:marLeft w:val="0"/>
              <w:marRight w:val="0"/>
              <w:marTop w:val="0"/>
              <w:marBottom w:val="0"/>
              <w:divBdr>
                <w:top w:val="none" w:sz="0" w:space="0" w:color="auto"/>
                <w:left w:val="none" w:sz="0" w:space="0" w:color="auto"/>
                <w:bottom w:val="none" w:sz="0" w:space="0" w:color="auto"/>
                <w:right w:val="none" w:sz="0" w:space="0" w:color="auto"/>
              </w:divBdr>
            </w:div>
            <w:div w:id="1701929708">
              <w:marLeft w:val="0"/>
              <w:marRight w:val="0"/>
              <w:marTop w:val="0"/>
              <w:marBottom w:val="0"/>
              <w:divBdr>
                <w:top w:val="none" w:sz="0" w:space="0" w:color="auto"/>
                <w:left w:val="none" w:sz="0" w:space="0" w:color="auto"/>
                <w:bottom w:val="none" w:sz="0" w:space="0" w:color="auto"/>
                <w:right w:val="none" w:sz="0" w:space="0" w:color="auto"/>
              </w:divBdr>
            </w:div>
            <w:div w:id="1710060474">
              <w:marLeft w:val="0"/>
              <w:marRight w:val="0"/>
              <w:marTop w:val="0"/>
              <w:marBottom w:val="0"/>
              <w:divBdr>
                <w:top w:val="none" w:sz="0" w:space="0" w:color="auto"/>
                <w:left w:val="none" w:sz="0" w:space="0" w:color="auto"/>
                <w:bottom w:val="none" w:sz="0" w:space="0" w:color="auto"/>
                <w:right w:val="none" w:sz="0" w:space="0" w:color="auto"/>
              </w:divBdr>
            </w:div>
            <w:div w:id="1816289267">
              <w:marLeft w:val="0"/>
              <w:marRight w:val="0"/>
              <w:marTop w:val="0"/>
              <w:marBottom w:val="0"/>
              <w:divBdr>
                <w:top w:val="none" w:sz="0" w:space="0" w:color="auto"/>
                <w:left w:val="none" w:sz="0" w:space="0" w:color="auto"/>
                <w:bottom w:val="none" w:sz="0" w:space="0" w:color="auto"/>
                <w:right w:val="none" w:sz="0" w:space="0" w:color="auto"/>
              </w:divBdr>
            </w:div>
            <w:div w:id="1856455115">
              <w:marLeft w:val="0"/>
              <w:marRight w:val="0"/>
              <w:marTop w:val="0"/>
              <w:marBottom w:val="0"/>
              <w:divBdr>
                <w:top w:val="none" w:sz="0" w:space="0" w:color="auto"/>
                <w:left w:val="none" w:sz="0" w:space="0" w:color="auto"/>
                <w:bottom w:val="none" w:sz="0" w:space="0" w:color="auto"/>
                <w:right w:val="none" w:sz="0" w:space="0" w:color="auto"/>
              </w:divBdr>
            </w:div>
            <w:div w:id="208563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46">
      <w:bodyDiv w:val="1"/>
      <w:marLeft w:val="0"/>
      <w:marRight w:val="0"/>
      <w:marTop w:val="0"/>
      <w:marBottom w:val="0"/>
      <w:divBdr>
        <w:top w:val="none" w:sz="0" w:space="0" w:color="auto"/>
        <w:left w:val="none" w:sz="0" w:space="0" w:color="auto"/>
        <w:bottom w:val="none" w:sz="0" w:space="0" w:color="auto"/>
        <w:right w:val="none" w:sz="0" w:space="0" w:color="auto"/>
      </w:divBdr>
      <w:divsChild>
        <w:div w:id="220409904">
          <w:marLeft w:val="0"/>
          <w:marRight w:val="0"/>
          <w:marTop w:val="0"/>
          <w:marBottom w:val="0"/>
          <w:divBdr>
            <w:top w:val="none" w:sz="0" w:space="0" w:color="auto"/>
            <w:left w:val="none" w:sz="0" w:space="0" w:color="auto"/>
            <w:bottom w:val="none" w:sz="0" w:space="0" w:color="auto"/>
            <w:right w:val="none" w:sz="0" w:space="0" w:color="auto"/>
          </w:divBdr>
          <w:divsChild>
            <w:div w:id="1424181864">
              <w:marLeft w:val="0"/>
              <w:marRight w:val="0"/>
              <w:marTop w:val="0"/>
              <w:marBottom w:val="0"/>
              <w:divBdr>
                <w:top w:val="none" w:sz="0" w:space="0" w:color="auto"/>
                <w:left w:val="none" w:sz="0" w:space="0" w:color="auto"/>
                <w:bottom w:val="none" w:sz="0" w:space="0" w:color="auto"/>
                <w:right w:val="none" w:sz="0" w:space="0" w:color="auto"/>
              </w:divBdr>
            </w:div>
            <w:div w:id="299845395">
              <w:marLeft w:val="0"/>
              <w:marRight w:val="0"/>
              <w:marTop w:val="0"/>
              <w:marBottom w:val="0"/>
              <w:divBdr>
                <w:top w:val="none" w:sz="0" w:space="0" w:color="auto"/>
                <w:left w:val="none" w:sz="0" w:space="0" w:color="auto"/>
                <w:bottom w:val="none" w:sz="0" w:space="0" w:color="auto"/>
                <w:right w:val="none" w:sz="0" w:space="0" w:color="auto"/>
              </w:divBdr>
            </w:div>
            <w:div w:id="2116165535">
              <w:marLeft w:val="0"/>
              <w:marRight w:val="0"/>
              <w:marTop w:val="0"/>
              <w:marBottom w:val="0"/>
              <w:divBdr>
                <w:top w:val="none" w:sz="0" w:space="0" w:color="auto"/>
                <w:left w:val="none" w:sz="0" w:space="0" w:color="auto"/>
                <w:bottom w:val="none" w:sz="0" w:space="0" w:color="auto"/>
                <w:right w:val="none" w:sz="0" w:space="0" w:color="auto"/>
              </w:divBdr>
            </w:div>
            <w:div w:id="527452748">
              <w:marLeft w:val="0"/>
              <w:marRight w:val="0"/>
              <w:marTop w:val="0"/>
              <w:marBottom w:val="0"/>
              <w:divBdr>
                <w:top w:val="none" w:sz="0" w:space="0" w:color="auto"/>
                <w:left w:val="none" w:sz="0" w:space="0" w:color="auto"/>
                <w:bottom w:val="none" w:sz="0" w:space="0" w:color="auto"/>
                <w:right w:val="none" w:sz="0" w:space="0" w:color="auto"/>
              </w:divBdr>
            </w:div>
            <w:div w:id="1246962169">
              <w:marLeft w:val="0"/>
              <w:marRight w:val="0"/>
              <w:marTop w:val="0"/>
              <w:marBottom w:val="0"/>
              <w:divBdr>
                <w:top w:val="none" w:sz="0" w:space="0" w:color="auto"/>
                <w:left w:val="none" w:sz="0" w:space="0" w:color="auto"/>
                <w:bottom w:val="none" w:sz="0" w:space="0" w:color="auto"/>
                <w:right w:val="none" w:sz="0" w:space="0" w:color="auto"/>
              </w:divBdr>
            </w:div>
            <w:div w:id="1867909868">
              <w:marLeft w:val="0"/>
              <w:marRight w:val="0"/>
              <w:marTop w:val="0"/>
              <w:marBottom w:val="0"/>
              <w:divBdr>
                <w:top w:val="none" w:sz="0" w:space="0" w:color="auto"/>
                <w:left w:val="none" w:sz="0" w:space="0" w:color="auto"/>
                <w:bottom w:val="none" w:sz="0" w:space="0" w:color="auto"/>
                <w:right w:val="none" w:sz="0" w:space="0" w:color="auto"/>
              </w:divBdr>
            </w:div>
            <w:div w:id="493378516">
              <w:marLeft w:val="0"/>
              <w:marRight w:val="0"/>
              <w:marTop w:val="0"/>
              <w:marBottom w:val="0"/>
              <w:divBdr>
                <w:top w:val="none" w:sz="0" w:space="0" w:color="auto"/>
                <w:left w:val="none" w:sz="0" w:space="0" w:color="auto"/>
                <w:bottom w:val="none" w:sz="0" w:space="0" w:color="auto"/>
                <w:right w:val="none" w:sz="0" w:space="0" w:color="auto"/>
              </w:divBdr>
            </w:div>
            <w:div w:id="2146776061">
              <w:marLeft w:val="0"/>
              <w:marRight w:val="0"/>
              <w:marTop w:val="0"/>
              <w:marBottom w:val="0"/>
              <w:divBdr>
                <w:top w:val="none" w:sz="0" w:space="0" w:color="auto"/>
                <w:left w:val="none" w:sz="0" w:space="0" w:color="auto"/>
                <w:bottom w:val="none" w:sz="0" w:space="0" w:color="auto"/>
                <w:right w:val="none" w:sz="0" w:space="0" w:color="auto"/>
              </w:divBdr>
            </w:div>
            <w:div w:id="89813832">
              <w:marLeft w:val="0"/>
              <w:marRight w:val="0"/>
              <w:marTop w:val="0"/>
              <w:marBottom w:val="0"/>
              <w:divBdr>
                <w:top w:val="none" w:sz="0" w:space="0" w:color="auto"/>
                <w:left w:val="none" w:sz="0" w:space="0" w:color="auto"/>
                <w:bottom w:val="none" w:sz="0" w:space="0" w:color="auto"/>
                <w:right w:val="none" w:sz="0" w:space="0" w:color="auto"/>
              </w:divBdr>
            </w:div>
            <w:div w:id="1078138947">
              <w:marLeft w:val="0"/>
              <w:marRight w:val="0"/>
              <w:marTop w:val="0"/>
              <w:marBottom w:val="0"/>
              <w:divBdr>
                <w:top w:val="none" w:sz="0" w:space="0" w:color="auto"/>
                <w:left w:val="none" w:sz="0" w:space="0" w:color="auto"/>
                <w:bottom w:val="none" w:sz="0" w:space="0" w:color="auto"/>
                <w:right w:val="none" w:sz="0" w:space="0" w:color="auto"/>
              </w:divBdr>
            </w:div>
            <w:div w:id="1447390061">
              <w:marLeft w:val="0"/>
              <w:marRight w:val="0"/>
              <w:marTop w:val="0"/>
              <w:marBottom w:val="0"/>
              <w:divBdr>
                <w:top w:val="none" w:sz="0" w:space="0" w:color="auto"/>
                <w:left w:val="none" w:sz="0" w:space="0" w:color="auto"/>
                <w:bottom w:val="none" w:sz="0" w:space="0" w:color="auto"/>
                <w:right w:val="none" w:sz="0" w:space="0" w:color="auto"/>
              </w:divBdr>
            </w:div>
            <w:div w:id="1535075272">
              <w:marLeft w:val="0"/>
              <w:marRight w:val="0"/>
              <w:marTop w:val="0"/>
              <w:marBottom w:val="0"/>
              <w:divBdr>
                <w:top w:val="none" w:sz="0" w:space="0" w:color="auto"/>
                <w:left w:val="none" w:sz="0" w:space="0" w:color="auto"/>
                <w:bottom w:val="none" w:sz="0" w:space="0" w:color="auto"/>
                <w:right w:val="none" w:sz="0" w:space="0" w:color="auto"/>
              </w:divBdr>
            </w:div>
          </w:divsChild>
        </w:div>
        <w:div w:id="915091804">
          <w:marLeft w:val="0"/>
          <w:marRight w:val="0"/>
          <w:marTop w:val="0"/>
          <w:marBottom w:val="0"/>
          <w:divBdr>
            <w:top w:val="none" w:sz="0" w:space="0" w:color="auto"/>
            <w:left w:val="none" w:sz="0" w:space="0" w:color="auto"/>
            <w:bottom w:val="none" w:sz="0" w:space="0" w:color="auto"/>
            <w:right w:val="none" w:sz="0" w:space="0" w:color="auto"/>
          </w:divBdr>
        </w:div>
        <w:div w:id="727997250">
          <w:marLeft w:val="0"/>
          <w:marRight w:val="0"/>
          <w:marTop w:val="0"/>
          <w:marBottom w:val="0"/>
          <w:divBdr>
            <w:top w:val="none" w:sz="0" w:space="0" w:color="auto"/>
            <w:left w:val="none" w:sz="0" w:space="0" w:color="auto"/>
            <w:bottom w:val="none" w:sz="0" w:space="0" w:color="auto"/>
            <w:right w:val="none" w:sz="0" w:space="0" w:color="auto"/>
          </w:divBdr>
        </w:div>
        <w:div w:id="205334412">
          <w:marLeft w:val="0"/>
          <w:marRight w:val="0"/>
          <w:marTop w:val="0"/>
          <w:marBottom w:val="0"/>
          <w:divBdr>
            <w:top w:val="none" w:sz="0" w:space="0" w:color="auto"/>
            <w:left w:val="none" w:sz="0" w:space="0" w:color="auto"/>
            <w:bottom w:val="none" w:sz="0" w:space="0" w:color="auto"/>
            <w:right w:val="none" w:sz="0" w:space="0" w:color="auto"/>
          </w:divBdr>
        </w:div>
        <w:div w:id="1049568040">
          <w:marLeft w:val="0"/>
          <w:marRight w:val="0"/>
          <w:marTop w:val="0"/>
          <w:marBottom w:val="0"/>
          <w:divBdr>
            <w:top w:val="none" w:sz="0" w:space="0" w:color="auto"/>
            <w:left w:val="none" w:sz="0" w:space="0" w:color="auto"/>
            <w:bottom w:val="none" w:sz="0" w:space="0" w:color="auto"/>
            <w:right w:val="none" w:sz="0" w:space="0" w:color="auto"/>
          </w:divBdr>
        </w:div>
        <w:div w:id="1274823019">
          <w:marLeft w:val="0"/>
          <w:marRight w:val="0"/>
          <w:marTop w:val="0"/>
          <w:marBottom w:val="0"/>
          <w:divBdr>
            <w:top w:val="none" w:sz="0" w:space="0" w:color="auto"/>
            <w:left w:val="none" w:sz="0" w:space="0" w:color="auto"/>
            <w:bottom w:val="none" w:sz="0" w:space="0" w:color="auto"/>
            <w:right w:val="none" w:sz="0" w:space="0" w:color="auto"/>
          </w:divBdr>
        </w:div>
        <w:div w:id="1329023264">
          <w:marLeft w:val="0"/>
          <w:marRight w:val="0"/>
          <w:marTop w:val="0"/>
          <w:marBottom w:val="0"/>
          <w:divBdr>
            <w:top w:val="none" w:sz="0" w:space="0" w:color="auto"/>
            <w:left w:val="none" w:sz="0" w:space="0" w:color="auto"/>
            <w:bottom w:val="none" w:sz="0" w:space="0" w:color="auto"/>
            <w:right w:val="none" w:sz="0" w:space="0" w:color="auto"/>
          </w:divBdr>
        </w:div>
        <w:div w:id="1852991124">
          <w:marLeft w:val="0"/>
          <w:marRight w:val="0"/>
          <w:marTop w:val="0"/>
          <w:marBottom w:val="0"/>
          <w:divBdr>
            <w:top w:val="none" w:sz="0" w:space="0" w:color="auto"/>
            <w:left w:val="none" w:sz="0" w:space="0" w:color="auto"/>
            <w:bottom w:val="none" w:sz="0" w:space="0" w:color="auto"/>
            <w:right w:val="none" w:sz="0" w:space="0" w:color="auto"/>
          </w:divBdr>
        </w:div>
        <w:div w:id="1696274795">
          <w:marLeft w:val="0"/>
          <w:marRight w:val="0"/>
          <w:marTop w:val="0"/>
          <w:marBottom w:val="0"/>
          <w:divBdr>
            <w:top w:val="none" w:sz="0" w:space="0" w:color="auto"/>
            <w:left w:val="none" w:sz="0" w:space="0" w:color="auto"/>
            <w:bottom w:val="none" w:sz="0" w:space="0" w:color="auto"/>
            <w:right w:val="none" w:sz="0" w:space="0" w:color="auto"/>
          </w:divBdr>
        </w:div>
        <w:div w:id="937252631">
          <w:marLeft w:val="0"/>
          <w:marRight w:val="0"/>
          <w:marTop w:val="0"/>
          <w:marBottom w:val="0"/>
          <w:divBdr>
            <w:top w:val="none" w:sz="0" w:space="0" w:color="auto"/>
            <w:left w:val="none" w:sz="0" w:space="0" w:color="auto"/>
            <w:bottom w:val="none" w:sz="0" w:space="0" w:color="auto"/>
            <w:right w:val="none" w:sz="0" w:space="0" w:color="auto"/>
          </w:divBdr>
        </w:div>
        <w:div w:id="1027947634">
          <w:marLeft w:val="0"/>
          <w:marRight w:val="0"/>
          <w:marTop w:val="0"/>
          <w:marBottom w:val="0"/>
          <w:divBdr>
            <w:top w:val="none" w:sz="0" w:space="0" w:color="auto"/>
            <w:left w:val="none" w:sz="0" w:space="0" w:color="auto"/>
            <w:bottom w:val="none" w:sz="0" w:space="0" w:color="auto"/>
            <w:right w:val="none" w:sz="0" w:space="0" w:color="auto"/>
          </w:divBdr>
        </w:div>
        <w:div w:id="2134710456">
          <w:marLeft w:val="0"/>
          <w:marRight w:val="0"/>
          <w:marTop w:val="0"/>
          <w:marBottom w:val="0"/>
          <w:divBdr>
            <w:top w:val="none" w:sz="0" w:space="0" w:color="auto"/>
            <w:left w:val="none" w:sz="0" w:space="0" w:color="auto"/>
            <w:bottom w:val="none" w:sz="0" w:space="0" w:color="auto"/>
            <w:right w:val="none" w:sz="0" w:space="0" w:color="auto"/>
          </w:divBdr>
        </w:div>
        <w:div w:id="1679768520">
          <w:marLeft w:val="0"/>
          <w:marRight w:val="0"/>
          <w:marTop w:val="0"/>
          <w:marBottom w:val="0"/>
          <w:divBdr>
            <w:top w:val="none" w:sz="0" w:space="0" w:color="auto"/>
            <w:left w:val="none" w:sz="0" w:space="0" w:color="auto"/>
            <w:bottom w:val="none" w:sz="0" w:space="0" w:color="auto"/>
            <w:right w:val="none" w:sz="0" w:space="0" w:color="auto"/>
          </w:divBdr>
        </w:div>
        <w:div w:id="1422989004">
          <w:marLeft w:val="0"/>
          <w:marRight w:val="0"/>
          <w:marTop w:val="0"/>
          <w:marBottom w:val="0"/>
          <w:divBdr>
            <w:top w:val="none" w:sz="0" w:space="0" w:color="auto"/>
            <w:left w:val="none" w:sz="0" w:space="0" w:color="auto"/>
            <w:bottom w:val="none" w:sz="0" w:space="0" w:color="auto"/>
            <w:right w:val="none" w:sz="0" w:space="0" w:color="auto"/>
          </w:divBdr>
          <w:divsChild>
            <w:div w:id="2034838523">
              <w:marLeft w:val="-75"/>
              <w:marRight w:val="0"/>
              <w:marTop w:val="30"/>
              <w:marBottom w:val="30"/>
              <w:divBdr>
                <w:top w:val="none" w:sz="0" w:space="0" w:color="auto"/>
                <w:left w:val="none" w:sz="0" w:space="0" w:color="auto"/>
                <w:bottom w:val="none" w:sz="0" w:space="0" w:color="auto"/>
                <w:right w:val="none" w:sz="0" w:space="0" w:color="auto"/>
              </w:divBdr>
              <w:divsChild>
                <w:div w:id="1156846191">
                  <w:marLeft w:val="0"/>
                  <w:marRight w:val="0"/>
                  <w:marTop w:val="0"/>
                  <w:marBottom w:val="0"/>
                  <w:divBdr>
                    <w:top w:val="none" w:sz="0" w:space="0" w:color="auto"/>
                    <w:left w:val="none" w:sz="0" w:space="0" w:color="auto"/>
                    <w:bottom w:val="none" w:sz="0" w:space="0" w:color="auto"/>
                    <w:right w:val="none" w:sz="0" w:space="0" w:color="auto"/>
                  </w:divBdr>
                  <w:divsChild>
                    <w:div w:id="327908816">
                      <w:marLeft w:val="0"/>
                      <w:marRight w:val="0"/>
                      <w:marTop w:val="0"/>
                      <w:marBottom w:val="0"/>
                      <w:divBdr>
                        <w:top w:val="none" w:sz="0" w:space="0" w:color="auto"/>
                        <w:left w:val="none" w:sz="0" w:space="0" w:color="auto"/>
                        <w:bottom w:val="none" w:sz="0" w:space="0" w:color="auto"/>
                        <w:right w:val="none" w:sz="0" w:space="0" w:color="auto"/>
                      </w:divBdr>
                    </w:div>
                  </w:divsChild>
                </w:div>
                <w:div w:id="812717412">
                  <w:marLeft w:val="0"/>
                  <w:marRight w:val="0"/>
                  <w:marTop w:val="0"/>
                  <w:marBottom w:val="0"/>
                  <w:divBdr>
                    <w:top w:val="none" w:sz="0" w:space="0" w:color="auto"/>
                    <w:left w:val="none" w:sz="0" w:space="0" w:color="auto"/>
                    <w:bottom w:val="none" w:sz="0" w:space="0" w:color="auto"/>
                    <w:right w:val="none" w:sz="0" w:space="0" w:color="auto"/>
                  </w:divBdr>
                  <w:divsChild>
                    <w:div w:id="1015814250">
                      <w:marLeft w:val="0"/>
                      <w:marRight w:val="0"/>
                      <w:marTop w:val="0"/>
                      <w:marBottom w:val="0"/>
                      <w:divBdr>
                        <w:top w:val="none" w:sz="0" w:space="0" w:color="auto"/>
                        <w:left w:val="none" w:sz="0" w:space="0" w:color="auto"/>
                        <w:bottom w:val="none" w:sz="0" w:space="0" w:color="auto"/>
                        <w:right w:val="none" w:sz="0" w:space="0" w:color="auto"/>
                      </w:divBdr>
                    </w:div>
                    <w:div w:id="412511818">
                      <w:marLeft w:val="0"/>
                      <w:marRight w:val="0"/>
                      <w:marTop w:val="0"/>
                      <w:marBottom w:val="0"/>
                      <w:divBdr>
                        <w:top w:val="none" w:sz="0" w:space="0" w:color="auto"/>
                        <w:left w:val="none" w:sz="0" w:space="0" w:color="auto"/>
                        <w:bottom w:val="none" w:sz="0" w:space="0" w:color="auto"/>
                        <w:right w:val="none" w:sz="0" w:space="0" w:color="auto"/>
                      </w:divBdr>
                    </w:div>
                  </w:divsChild>
                </w:div>
                <w:div w:id="1867014170">
                  <w:marLeft w:val="0"/>
                  <w:marRight w:val="0"/>
                  <w:marTop w:val="0"/>
                  <w:marBottom w:val="0"/>
                  <w:divBdr>
                    <w:top w:val="none" w:sz="0" w:space="0" w:color="auto"/>
                    <w:left w:val="none" w:sz="0" w:space="0" w:color="auto"/>
                    <w:bottom w:val="none" w:sz="0" w:space="0" w:color="auto"/>
                    <w:right w:val="none" w:sz="0" w:space="0" w:color="auto"/>
                  </w:divBdr>
                  <w:divsChild>
                    <w:div w:id="490801452">
                      <w:marLeft w:val="0"/>
                      <w:marRight w:val="0"/>
                      <w:marTop w:val="0"/>
                      <w:marBottom w:val="0"/>
                      <w:divBdr>
                        <w:top w:val="none" w:sz="0" w:space="0" w:color="auto"/>
                        <w:left w:val="none" w:sz="0" w:space="0" w:color="auto"/>
                        <w:bottom w:val="none" w:sz="0" w:space="0" w:color="auto"/>
                        <w:right w:val="none" w:sz="0" w:space="0" w:color="auto"/>
                      </w:divBdr>
                    </w:div>
                  </w:divsChild>
                </w:div>
                <w:div w:id="1487546596">
                  <w:marLeft w:val="0"/>
                  <w:marRight w:val="0"/>
                  <w:marTop w:val="0"/>
                  <w:marBottom w:val="0"/>
                  <w:divBdr>
                    <w:top w:val="none" w:sz="0" w:space="0" w:color="auto"/>
                    <w:left w:val="none" w:sz="0" w:space="0" w:color="auto"/>
                    <w:bottom w:val="none" w:sz="0" w:space="0" w:color="auto"/>
                    <w:right w:val="none" w:sz="0" w:space="0" w:color="auto"/>
                  </w:divBdr>
                  <w:divsChild>
                    <w:div w:id="1714424598">
                      <w:marLeft w:val="0"/>
                      <w:marRight w:val="0"/>
                      <w:marTop w:val="0"/>
                      <w:marBottom w:val="0"/>
                      <w:divBdr>
                        <w:top w:val="none" w:sz="0" w:space="0" w:color="auto"/>
                        <w:left w:val="none" w:sz="0" w:space="0" w:color="auto"/>
                        <w:bottom w:val="none" w:sz="0" w:space="0" w:color="auto"/>
                        <w:right w:val="none" w:sz="0" w:space="0" w:color="auto"/>
                      </w:divBdr>
                    </w:div>
                  </w:divsChild>
                </w:div>
                <w:div w:id="384061972">
                  <w:marLeft w:val="0"/>
                  <w:marRight w:val="0"/>
                  <w:marTop w:val="0"/>
                  <w:marBottom w:val="0"/>
                  <w:divBdr>
                    <w:top w:val="none" w:sz="0" w:space="0" w:color="auto"/>
                    <w:left w:val="none" w:sz="0" w:space="0" w:color="auto"/>
                    <w:bottom w:val="none" w:sz="0" w:space="0" w:color="auto"/>
                    <w:right w:val="none" w:sz="0" w:space="0" w:color="auto"/>
                  </w:divBdr>
                  <w:divsChild>
                    <w:div w:id="1070620893">
                      <w:marLeft w:val="0"/>
                      <w:marRight w:val="0"/>
                      <w:marTop w:val="0"/>
                      <w:marBottom w:val="0"/>
                      <w:divBdr>
                        <w:top w:val="none" w:sz="0" w:space="0" w:color="auto"/>
                        <w:left w:val="none" w:sz="0" w:space="0" w:color="auto"/>
                        <w:bottom w:val="none" w:sz="0" w:space="0" w:color="auto"/>
                        <w:right w:val="none" w:sz="0" w:space="0" w:color="auto"/>
                      </w:divBdr>
                    </w:div>
                  </w:divsChild>
                </w:div>
                <w:div w:id="157229858">
                  <w:marLeft w:val="0"/>
                  <w:marRight w:val="0"/>
                  <w:marTop w:val="0"/>
                  <w:marBottom w:val="0"/>
                  <w:divBdr>
                    <w:top w:val="none" w:sz="0" w:space="0" w:color="auto"/>
                    <w:left w:val="none" w:sz="0" w:space="0" w:color="auto"/>
                    <w:bottom w:val="none" w:sz="0" w:space="0" w:color="auto"/>
                    <w:right w:val="none" w:sz="0" w:space="0" w:color="auto"/>
                  </w:divBdr>
                  <w:divsChild>
                    <w:div w:id="1488086720">
                      <w:marLeft w:val="0"/>
                      <w:marRight w:val="0"/>
                      <w:marTop w:val="0"/>
                      <w:marBottom w:val="0"/>
                      <w:divBdr>
                        <w:top w:val="none" w:sz="0" w:space="0" w:color="auto"/>
                        <w:left w:val="none" w:sz="0" w:space="0" w:color="auto"/>
                        <w:bottom w:val="none" w:sz="0" w:space="0" w:color="auto"/>
                        <w:right w:val="none" w:sz="0" w:space="0" w:color="auto"/>
                      </w:divBdr>
                    </w:div>
                  </w:divsChild>
                </w:div>
                <w:div w:id="1701474599">
                  <w:marLeft w:val="0"/>
                  <w:marRight w:val="0"/>
                  <w:marTop w:val="0"/>
                  <w:marBottom w:val="0"/>
                  <w:divBdr>
                    <w:top w:val="none" w:sz="0" w:space="0" w:color="auto"/>
                    <w:left w:val="none" w:sz="0" w:space="0" w:color="auto"/>
                    <w:bottom w:val="none" w:sz="0" w:space="0" w:color="auto"/>
                    <w:right w:val="none" w:sz="0" w:space="0" w:color="auto"/>
                  </w:divBdr>
                  <w:divsChild>
                    <w:div w:id="1686708756">
                      <w:marLeft w:val="0"/>
                      <w:marRight w:val="0"/>
                      <w:marTop w:val="0"/>
                      <w:marBottom w:val="0"/>
                      <w:divBdr>
                        <w:top w:val="none" w:sz="0" w:space="0" w:color="auto"/>
                        <w:left w:val="none" w:sz="0" w:space="0" w:color="auto"/>
                        <w:bottom w:val="none" w:sz="0" w:space="0" w:color="auto"/>
                        <w:right w:val="none" w:sz="0" w:space="0" w:color="auto"/>
                      </w:divBdr>
                    </w:div>
                  </w:divsChild>
                </w:div>
                <w:div w:id="603155802">
                  <w:marLeft w:val="0"/>
                  <w:marRight w:val="0"/>
                  <w:marTop w:val="0"/>
                  <w:marBottom w:val="0"/>
                  <w:divBdr>
                    <w:top w:val="none" w:sz="0" w:space="0" w:color="auto"/>
                    <w:left w:val="none" w:sz="0" w:space="0" w:color="auto"/>
                    <w:bottom w:val="none" w:sz="0" w:space="0" w:color="auto"/>
                    <w:right w:val="none" w:sz="0" w:space="0" w:color="auto"/>
                  </w:divBdr>
                  <w:divsChild>
                    <w:div w:id="350421456">
                      <w:marLeft w:val="0"/>
                      <w:marRight w:val="0"/>
                      <w:marTop w:val="0"/>
                      <w:marBottom w:val="0"/>
                      <w:divBdr>
                        <w:top w:val="none" w:sz="0" w:space="0" w:color="auto"/>
                        <w:left w:val="none" w:sz="0" w:space="0" w:color="auto"/>
                        <w:bottom w:val="none" w:sz="0" w:space="0" w:color="auto"/>
                        <w:right w:val="none" w:sz="0" w:space="0" w:color="auto"/>
                      </w:divBdr>
                    </w:div>
                  </w:divsChild>
                </w:div>
                <w:div w:id="1289314021">
                  <w:marLeft w:val="0"/>
                  <w:marRight w:val="0"/>
                  <w:marTop w:val="0"/>
                  <w:marBottom w:val="0"/>
                  <w:divBdr>
                    <w:top w:val="none" w:sz="0" w:space="0" w:color="auto"/>
                    <w:left w:val="none" w:sz="0" w:space="0" w:color="auto"/>
                    <w:bottom w:val="none" w:sz="0" w:space="0" w:color="auto"/>
                    <w:right w:val="none" w:sz="0" w:space="0" w:color="auto"/>
                  </w:divBdr>
                  <w:divsChild>
                    <w:div w:id="880047638">
                      <w:marLeft w:val="0"/>
                      <w:marRight w:val="0"/>
                      <w:marTop w:val="0"/>
                      <w:marBottom w:val="0"/>
                      <w:divBdr>
                        <w:top w:val="none" w:sz="0" w:space="0" w:color="auto"/>
                        <w:left w:val="none" w:sz="0" w:space="0" w:color="auto"/>
                        <w:bottom w:val="none" w:sz="0" w:space="0" w:color="auto"/>
                        <w:right w:val="none" w:sz="0" w:space="0" w:color="auto"/>
                      </w:divBdr>
                    </w:div>
                  </w:divsChild>
                </w:div>
                <w:div w:id="719550392">
                  <w:marLeft w:val="0"/>
                  <w:marRight w:val="0"/>
                  <w:marTop w:val="0"/>
                  <w:marBottom w:val="0"/>
                  <w:divBdr>
                    <w:top w:val="none" w:sz="0" w:space="0" w:color="auto"/>
                    <w:left w:val="none" w:sz="0" w:space="0" w:color="auto"/>
                    <w:bottom w:val="none" w:sz="0" w:space="0" w:color="auto"/>
                    <w:right w:val="none" w:sz="0" w:space="0" w:color="auto"/>
                  </w:divBdr>
                  <w:divsChild>
                    <w:div w:id="386225312">
                      <w:marLeft w:val="0"/>
                      <w:marRight w:val="0"/>
                      <w:marTop w:val="0"/>
                      <w:marBottom w:val="0"/>
                      <w:divBdr>
                        <w:top w:val="none" w:sz="0" w:space="0" w:color="auto"/>
                        <w:left w:val="none" w:sz="0" w:space="0" w:color="auto"/>
                        <w:bottom w:val="none" w:sz="0" w:space="0" w:color="auto"/>
                        <w:right w:val="none" w:sz="0" w:space="0" w:color="auto"/>
                      </w:divBdr>
                    </w:div>
                  </w:divsChild>
                </w:div>
                <w:div w:id="1928609207">
                  <w:marLeft w:val="0"/>
                  <w:marRight w:val="0"/>
                  <w:marTop w:val="0"/>
                  <w:marBottom w:val="0"/>
                  <w:divBdr>
                    <w:top w:val="none" w:sz="0" w:space="0" w:color="auto"/>
                    <w:left w:val="none" w:sz="0" w:space="0" w:color="auto"/>
                    <w:bottom w:val="none" w:sz="0" w:space="0" w:color="auto"/>
                    <w:right w:val="none" w:sz="0" w:space="0" w:color="auto"/>
                  </w:divBdr>
                  <w:divsChild>
                    <w:div w:id="144011095">
                      <w:marLeft w:val="0"/>
                      <w:marRight w:val="0"/>
                      <w:marTop w:val="0"/>
                      <w:marBottom w:val="0"/>
                      <w:divBdr>
                        <w:top w:val="none" w:sz="0" w:space="0" w:color="auto"/>
                        <w:left w:val="none" w:sz="0" w:space="0" w:color="auto"/>
                        <w:bottom w:val="none" w:sz="0" w:space="0" w:color="auto"/>
                        <w:right w:val="none" w:sz="0" w:space="0" w:color="auto"/>
                      </w:divBdr>
                    </w:div>
                  </w:divsChild>
                </w:div>
                <w:div w:id="665398242">
                  <w:marLeft w:val="0"/>
                  <w:marRight w:val="0"/>
                  <w:marTop w:val="0"/>
                  <w:marBottom w:val="0"/>
                  <w:divBdr>
                    <w:top w:val="none" w:sz="0" w:space="0" w:color="auto"/>
                    <w:left w:val="none" w:sz="0" w:space="0" w:color="auto"/>
                    <w:bottom w:val="none" w:sz="0" w:space="0" w:color="auto"/>
                    <w:right w:val="none" w:sz="0" w:space="0" w:color="auto"/>
                  </w:divBdr>
                  <w:divsChild>
                    <w:div w:id="837427080">
                      <w:marLeft w:val="0"/>
                      <w:marRight w:val="0"/>
                      <w:marTop w:val="0"/>
                      <w:marBottom w:val="0"/>
                      <w:divBdr>
                        <w:top w:val="none" w:sz="0" w:space="0" w:color="auto"/>
                        <w:left w:val="none" w:sz="0" w:space="0" w:color="auto"/>
                        <w:bottom w:val="none" w:sz="0" w:space="0" w:color="auto"/>
                        <w:right w:val="none" w:sz="0" w:space="0" w:color="auto"/>
                      </w:divBdr>
                    </w:div>
                  </w:divsChild>
                </w:div>
                <w:div w:id="174072799">
                  <w:marLeft w:val="0"/>
                  <w:marRight w:val="0"/>
                  <w:marTop w:val="0"/>
                  <w:marBottom w:val="0"/>
                  <w:divBdr>
                    <w:top w:val="none" w:sz="0" w:space="0" w:color="auto"/>
                    <w:left w:val="none" w:sz="0" w:space="0" w:color="auto"/>
                    <w:bottom w:val="none" w:sz="0" w:space="0" w:color="auto"/>
                    <w:right w:val="none" w:sz="0" w:space="0" w:color="auto"/>
                  </w:divBdr>
                  <w:divsChild>
                    <w:div w:id="274479582">
                      <w:marLeft w:val="0"/>
                      <w:marRight w:val="0"/>
                      <w:marTop w:val="0"/>
                      <w:marBottom w:val="0"/>
                      <w:divBdr>
                        <w:top w:val="none" w:sz="0" w:space="0" w:color="auto"/>
                        <w:left w:val="none" w:sz="0" w:space="0" w:color="auto"/>
                        <w:bottom w:val="none" w:sz="0" w:space="0" w:color="auto"/>
                        <w:right w:val="none" w:sz="0" w:space="0" w:color="auto"/>
                      </w:divBdr>
                    </w:div>
                  </w:divsChild>
                </w:div>
                <w:div w:id="858589841">
                  <w:marLeft w:val="0"/>
                  <w:marRight w:val="0"/>
                  <w:marTop w:val="0"/>
                  <w:marBottom w:val="0"/>
                  <w:divBdr>
                    <w:top w:val="none" w:sz="0" w:space="0" w:color="auto"/>
                    <w:left w:val="none" w:sz="0" w:space="0" w:color="auto"/>
                    <w:bottom w:val="none" w:sz="0" w:space="0" w:color="auto"/>
                    <w:right w:val="none" w:sz="0" w:space="0" w:color="auto"/>
                  </w:divBdr>
                  <w:divsChild>
                    <w:div w:id="1018654779">
                      <w:marLeft w:val="0"/>
                      <w:marRight w:val="0"/>
                      <w:marTop w:val="0"/>
                      <w:marBottom w:val="0"/>
                      <w:divBdr>
                        <w:top w:val="none" w:sz="0" w:space="0" w:color="auto"/>
                        <w:left w:val="none" w:sz="0" w:space="0" w:color="auto"/>
                        <w:bottom w:val="none" w:sz="0" w:space="0" w:color="auto"/>
                        <w:right w:val="none" w:sz="0" w:space="0" w:color="auto"/>
                      </w:divBdr>
                    </w:div>
                  </w:divsChild>
                </w:div>
                <w:div w:id="1547109871">
                  <w:marLeft w:val="0"/>
                  <w:marRight w:val="0"/>
                  <w:marTop w:val="0"/>
                  <w:marBottom w:val="0"/>
                  <w:divBdr>
                    <w:top w:val="none" w:sz="0" w:space="0" w:color="auto"/>
                    <w:left w:val="none" w:sz="0" w:space="0" w:color="auto"/>
                    <w:bottom w:val="none" w:sz="0" w:space="0" w:color="auto"/>
                    <w:right w:val="none" w:sz="0" w:space="0" w:color="auto"/>
                  </w:divBdr>
                  <w:divsChild>
                    <w:div w:id="1872186532">
                      <w:marLeft w:val="0"/>
                      <w:marRight w:val="0"/>
                      <w:marTop w:val="0"/>
                      <w:marBottom w:val="0"/>
                      <w:divBdr>
                        <w:top w:val="none" w:sz="0" w:space="0" w:color="auto"/>
                        <w:left w:val="none" w:sz="0" w:space="0" w:color="auto"/>
                        <w:bottom w:val="none" w:sz="0" w:space="0" w:color="auto"/>
                        <w:right w:val="none" w:sz="0" w:space="0" w:color="auto"/>
                      </w:divBdr>
                    </w:div>
                  </w:divsChild>
                </w:div>
                <w:div w:id="708192028">
                  <w:marLeft w:val="0"/>
                  <w:marRight w:val="0"/>
                  <w:marTop w:val="0"/>
                  <w:marBottom w:val="0"/>
                  <w:divBdr>
                    <w:top w:val="none" w:sz="0" w:space="0" w:color="auto"/>
                    <w:left w:val="none" w:sz="0" w:space="0" w:color="auto"/>
                    <w:bottom w:val="none" w:sz="0" w:space="0" w:color="auto"/>
                    <w:right w:val="none" w:sz="0" w:space="0" w:color="auto"/>
                  </w:divBdr>
                  <w:divsChild>
                    <w:div w:id="546339209">
                      <w:marLeft w:val="0"/>
                      <w:marRight w:val="0"/>
                      <w:marTop w:val="0"/>
                      <w:marBottom w:val="0"/>
                      <w:divBdr>
                        <w:top w:val="none" w:sz="0" w:space="0" w:color="auto"/>
                        <w:left w:val="none" w:sz="0" w:space="0" w:color="auto"/>
                        <w:bottom w:val="none" w:sz="0" w:space="0" w:color="auto"/>
                        <w:right w:val="none" w:sz="0" w:space="0" w:color="auto"/>
                      </w:divBdr>
                    </w:div>
                  </w:divsChild>
                </w:div>
                <w:div w:id="817461357">
                  <w:marLeft w:val="0"/>
                  <w:marRight w:val="0"/>
                  <w:marTop w:val="0"/>
                  <w:marBottom w:val="0"/>
                  <w:divBdr>
                    <w:top w:val="none" w:sz="0" w:space="0" w:color="auto"/>
                    <w:left w:val="none" w:sz="0" w:space="0" w:color="auto"/>
                    <w:bottom w:val="none" w:sz="0" w:space="0" w:color="auto"/>
                    <w:right w:val="none" w:sz="0" w:space="0" w:color="auto"/>
                  </w:divBdr>
                  <w:divsChild>
                    <w:div w:id="1925451191">
                      <w:marLeft w:val="0"/>
                      <w:marRight w:val="0"/>
                      <w:marTop w:val="0"/>
                      <w:marBottom w:val="0"/>
                      <w:divBdr>
                        <w:top w:val="none" w:sz="0" w:space="0" w:color="auto"/>
                        <w:left w:val="none" w:sz="0" w:space="0" w:color="auto"/>
                        <w:bottom w:val="none" w:sz="0" w:space="0" w:color="auto"/>
                        <w:right w:val="none" w:sz="0" w:space="0" w:color="auto"/>
                      </w:divBdr>
                    </w:div>
                  </w:divsChild>
                </w:div>
                <w:div w:id="449054684">
                  <w:marLeft w:val="0"/>
                  <w:marRight w:val="0"/>
                  <w:marTop w:val="0"/>
                  <w:marBottom w:val="0"/>
                  <w:divBdr>
                    <w:top w:val="none" w:sz="0" w:space="0" w:color="auto"/>
                    <w:left w:val="none" w:sz="0" w:space="0" w:color="auto"/>
                    <w:bottom w:val="none" w:sz="0" w:space="0" w:color="auto"/>
                    <w:right w:val="none" w:sz="0" w:space="0" w:color="auto"/>
                  </w:divBdr>
                  <w:divsChild>
                    <w:div w:id="543295366">
                      <w:marLeft w:val="0"/>
                      <w:marRight w:val="0"/>
                      <w:marTop w:val="0"/>
                      <w:marBottom w:val="0"/>
                      <w:divBdr>
                        <w:top w:val="none" w:sz="0" w:space="0" w:color="auto"/>
                        <w:left w:val="none" w:sz="0" w:space="0" w:color="auto"/>
                        <w:bottom w:val="none" w:sz="0" w:space="0" w:color="auto"/>
                        <w:right w:val="none" w:sz="0" w:space="0" w:color="auto"/>
                      </w:divBdr>
                    </w:div>
                  </w:divsChild>
                </w:div>
                <w:div w:id="2086218344">
                  <w:marLeft w:val="0"/>
                  <w:marRight w:val="0"/>
                  <w:marTop w:val="0"/>
                  <w:marBottom w:val="0"/>
                  <w:divBdr>
                    <w:top w:val="none" w:sz="0" w:space="0" w:color="auto"/>
                    <w:left w:val="none" w:sz="0" w:space="0" w:color="auto"/>
                    <w:bottom w:val="none" w:sz="0" w:space="0" w:color="auto"/>
                    <w:right w:val="none" w:sz="0" w:space="0" w:color="auto"/>
                  </w:divBdr>
                  <w:divsChild>
                    <w:div w:id="62412182">
                      <w:marLeft w:val="0"/>
                      <w:marRight w:val="0"/>
                      <w:marTop w:val="0"/>
                      <w:marBottom w:val="0"/>
                      <w:divBdr>
                        <w:top w:val="none" w:sz="0" w:space="0" w:color="auto"/>
                        <w:left w:val="none" w:sz="0" w:space="0" w:color="auto"/>
                        <w:bottom w:val="none" w:sz="0" w:space="0" w:color="auto"/>
                        <w:right w:val="none" w:sz="0" w:space="0" w:color="auto"/>
                      </w:divBdr>
                    </w:div>
                  </w:divsChild>
                </w:div>
                <w:div w:id="659771643">
                  <w:marLeft w:val="0"/>
                  <w:marRight w:val="0"/>
                  <w:marTop w:val="0"/>
                  <w:marBottom w:val="0"/>
                  <w:divBdr>
                    <w:top w:val="none" w:sz="0" w:space="0" w:color="auto"/>
                    <w:left w:val="none" w:sz="0" w:space="0" w:color="auto"/>
                    <w:bottom w:val="none" w:sz="0" w:space="0" w:color="auto"/>
                    <w:right w:val="none" w:sz="0" w:space="0" w:color="auto"/>
                  </w:divBdr>
                  <w:divsChild>
                    <w:div w:id="1529567556">
                      <w:marLeft w:val="0"/>
                      <w:marRight w:val="0"/>
                      <w:marTop w:val="0"/>
                      <w:marBottom w:val="0"/>
                      <w:divBdr>
                        <w:top w:val="none" w:sz="0" w:space="0" w:color="auto"/>
                        <w:left w:val="none" w:sz="0" w:space="0" w:color="auto"/>
                        <w:bottom w:val="none" w:sz="0" w:space="0" w:color="auto"/>
                        <w:right w:val="none" w:sz="0" w:space="0" w:color="auto"/>
                      </w:divBdr>
                    </w:div>
                  </w:divsChild>
                </w:div>
                <w:div w:id="1486164859">
                  <w:marLeft w:val="0"/>
                  <w:marRight w:val="0"/>
                  <w:marTop w:val="0"/>
                  <w:marBottom w:val="0"/>
                  <w:divBdr>
                    <w:top w:val="none" w:sz="0" w:space="0" w:color="auto"/>
                    <w:left w:val="none" w:sz="0" w:space="0" w:color="auto"/>
                    <w:bottom w:val="none" w:sz="0" w:space="0" w:color="auto"/>
                    <w:right w:val="none" w:sz="0" w:space="0" w:color="auto"/>
                  </w:divBdr>
                  <w:divsChild>
                    <w:div w:id="1394619892">
                      <w:marLeft w:val="0"/>
                      <w:marRight w:val="0"/>
                      <w:marTop w:val="0"/>
                      <w:marBottom w:val="0"/>
                      <w:divBdr>
                        <w:top w:val="none" w:sz="0" w:space="0" w:color="auto"/>
                        <w:left w:val="none" w:sz="0" w:space="0" w:color="auto"/>
                        <w:bottom w:val="none" w:sz="0" w:space="0" w:color="auto"/>
                        <w:right w:val="none" w:sz="0" w:space="0" w:color="auto"/>
                      </w:divBdr>
                    </w:div>
                  </w:divsChild>
                </w:div>
                <w:div w:id="550045185">
                  <w:marLeft w:val="0"/>
                  <w:marRight w:val="0"/>
                  <w:marTop w:val="0"/>
                  <w:marBottom w:val="0"/>
                  <w:divBdr>
                    <w:top w:val="none" w:sz="0" w:space="0" w:color="auto"/>
                    <w:left w:val="none" w:sz="0" w:space="0" w:color="auto"/>
                    <w:bottom w:val="none" w:sz="0" w:space="0" w:color="auto"/>
                    <w:right w:val="none" w:sz="0" w:space="0" w:color="auto"/>
                  </w:divBdr>
                  <w:divsChild>
                    <w:div w:id="1597666807">
                      <w:marLeft w:val="0"/>
                      <w:marRight w:val="0"/>
                      <w:marTop w:val="0"/>
                      <w:marBottom w:val="0"/>
                      <w:divBdr>
                        <w:top w:val="none" w:sz="0" w:space="0" w:color="auto"/>
                        <w:left w:val="none" w:sz="0" w:space="0" w:color="auto"/>
                        <w:bottom w:val="none" w:sz="0" w:space="0" w:color="auto"/>
                        <w:right w:val="none" w:sz="0" w:space="0" w:color="auto"/>
                      </w:divBdr>
                    </w:div>
                  </w:divsChild>
                </w:div>
                <w:div w:id="1944453215">
                  <w:marLeft w:val="0"/>
                  <w:marRight w:val="0"/>
                  <w:marTop w:val="0"/>
                  <w:marBottom w:val="0"/>
                  <w:divBdr>
                    <w:top w:val="none" w:sz="0" w:space="0" w:color="auto"/>
                    <w:left w:val="none" w:sz="0" w:space="0" w:color="auto"/>
                    <w:bottom w:val="none" w:sz="0" w:space="0" w:color="auto"/>
                    <w:right w:val="none" w:sz="0" w:space="0" w:color="auto"/>
                  </w:divBdr>
                  <w:divsChild>
                    <w:div w:id="1261529692">
                      <w:marLeft w:val="0"/>
                      <w:marRight w:val="0"/>
                      <w:marTop w:val="0"/>
                      <w:marBottom w:val="0"/>
                      <w:divBdr>
                        <w:top w:val="none" w:sz="0" w:space="0" w:color="auto"/>
                        <w:left w:val="none" w:sz="0" w:space="0" w:color="auto"/>
                        <w:bottom w:val="none" w:sz="0" w:space="0" w:color="auto"/>
                        <w:right w:val="none" w:sz="0" w:space="0" w:color="auto"/>
                      </w:divBdr>
                    </w:div>
                  </w:divsChild>
                </w:div>
                <w:div w:id="924875944">
                  <w:marLeft w:val="0"/>
                  <w:marRight w:val="0"/>
                  <w:marTop w:val="0"/>
                  <w:marBottom w:val="0"/>
                  <w:divBdr>
                    <w:top w:val="none" w:sz="0" w:space="0" w:color="auto"/>
                    <w:left w:val="none" w:sz="0" w:space="0" w:color="auto"/>
                    <w:bottom w:val="none" w:sz="0" w:space="0" w:color="auto"/>
                    <w:right w:val="none" w:sz="0" w:space="0" w:color="auto"/>
                  </w:divBdr>
                  <w:divsChild>
                    <w:div w:id="1145926645">
                      <w:marLeft w:val="0"/>
                      <w:marRight w:val="0"/>
                      <w:marTop w:val="0"/>
                      <w:marBottom w:val="0"/>
                      <w:divBdr>
                        <w:top w:val="none" w:sz="0" w:space="0" w:color="auto"/>
                        <w:left w:val="none" w:sz="0" w:space="0" w:color="auto"/>
                        <w:bottom w:val="none" w:sz="0" w:space="0" w:color="auto"/>
                        <w:right w:val="none" w:sz="0" w:space="0" w:color="auto"/>
                      </w:divBdr>
                    </w:div>
                  </w:divsChild>
                </w:div>
                <w:div w:id="1500384214">
                  <w:marLeft w:val="0"/>
                  <w:marRight w:val="0"/>
                  <w:marTop w:val="0"/>
                  <w:marBottom w:val="0"/>
                  <w:divBdr>
                    <w:top w:val="none" w:sz="0" w:space="0" w:color="auto"/>
                    <w:left w:val="none" w:sz="0" w:space="0" w:color="auto"/>
                    <w:bottom w:val="none" w:sz="0" w:space="0" w:color="auto"/>
                    <w:right w:val="none" w:sz="0" w:space="0" w:color="auto"/>
                  </w:divBdr>
                  <w:divsChild>
                    <w:div w:id="2013796266">
                      <w:marLeft w:val="0"/>
                      <w:marRight w:val="0"/>
                      <w:marTop w:val="0"/>
                      <w:marBottom w:val="0"/>
                      <w:divBdr>
                        <w:top w:val="none" w:sz="0" w:space="0" w:color="auto"/>
                        <w:left w:val="none" w:sz="0" w:space="0" w:color="auto"/>
                        <w:bottom w:val="none" w:sz="0" w:space="0" w:color="auto"/>
                        <w:right w:val="none" w:sz="0" w:space="0" w:color="auto"/>
                      </w:divBdr>
                    </w:div>
                  </w:divsChild>
                </w:div>
                <w:div w:id="867984909">
                  <w:marLeft w:val="0"/>
                  <w:marRight w:val="0"/>
                  <w:marTop w:val="0"/>
                  <w:marBottom w:val="0"/>
                  <w:divBdr>
                    <w:top w:val="none" w:sz="0" w:space="0" w:color="auto"/>
                    <w:left w:val="none" w:sz="0" w:space="0" w:color="auto"/>
                    <w:bottom w:val="none" w:sz="0" w:space="0" w:color="auto"/>
                    <w:right w:val="none" w:sz="0" w:space="0" w:color="auto"/>
                  </w:divBdr>
                  <w:divsChild>
                    <w:div w:id="353921750">
                      <w:marLeft w:val="0"/>
                      <w:marRight w:val="0"/>
                      <w:marTop w:val="0"/>
                      <w:marBottom w:val="0"/>
                      <w:divBdr>
                        <w:top w:val="none" w:sz="0" w:space="0" w:color="auto"/>
                        <w:left w:val="none" w:sz="0" w:space="0" w:color="auto"/>
                        <w:bottom w:val="none" w:sz="0" w:space="0" w:color="auto"/>
                        <w:right w:val="none" w:sz="0" w:space="0" w:color="auto"/>
                      </w:divBdr>
                    </w:div>
                  </w:divsChild>
                </w:div>
                <w:div w:id="916473530">
                  <w:marLeft w:val="0"/>
                  <w:marRight w:val="0"/>
                  <w:marTop w:val="0"/>
                  <w:marBottom w:val="0"/>
                  <w:divBdr>
                    <w:top w:val="none" w:sz="0" w:space="0" w:color="auto"/>
                    <w:left w:val="none" w:sz="0" w:space="0" w:color="auto"/>
                    <w:bottom w:val="none" w:sz="0" w:space="0" w:color="auto"/>
                    <w:right w:val="none" w:sz="0" w:space="0" w:color="auto"/>
                  </w:divBdr>
                  <w:divsChild>
                    <w:div w:id="892352724">
                      <w:marLeft w:val="0"/>
                      <w:marRight w:val="0"/>
                      <w:marTop w:val="0"/>
                      <w:marBottom w:val="0"/>
                      <w:divBdr>
                        <w:top w:val="none" w:sz="0" w:space="0" w:color="auto"/>
                        <w:left w:val="none" w:sz="0" w:space="0" w:color="auto"/>
                        <w:bottom w:val="none" w:sz="0" w:space="0" w:color="auto"/>
                        <w:right w:val="none" w:sz="0" w:space="0" w:color="auto"/>
                      </w:divBdr>
                    </w:div>
                  </w:divsChild>
                </w:div>
                <w:div w:id="1602912164">
                  <w:marLeft w:val="0"/>
                  <w:marRight w:val="0"/>
                  <w:marTop w:val="0"/>
                  <w:marBottom w:val="0"/>
                  <w:divBdr>
                    <w:top w:val="none" w:sz="0" w:space="0" w:color="auto"/>
                    <w:left w:val="none" w:sz="0" w:space="0" w:color="auto"/>
                    <w:bottom w:val="none" w:sz="0" w:space="0" w:color="auto"/>
                    <w:right w:val="none" w:sz="0" w:space="0" w:color="auto"/>
                  </w:divBdr>
                  <w:divsChild>
                    <w:div w:id="1755515397">
                      <w:marLeft w:val="0"/>
                      <w:marRight w:val="0"/>
                      <w:marTop w:val="0"/>
                      <w:marBottom w:val="0"/>
                      <w:divBdr>
                        <w:top w:val="none" w:sz="0" w:space="0" w:color="auto"/>
                        <w:left w:val="none" w:sz="0" w:space="0" w:color="auto"/>
                        <w:bottom w:val="none" w:sz="0" w:space="0" w:color="auto"/>
                        <w:right w:val="none" w:sz="0" w:space="0" w:color="auto"/>
                      </w:divBdr>
                    </w:div>
                  </w:divsChild>
                </w:div>
                <w:div w:id="1073620788">
                  <w:marLeft w:val="0"/>
                  <w:marRight w:val="0"/>
                  <w:marTop w:val="0"/>
                  <w:marBottom w:val="0"/>
                  <w:divBdr>
                    <w:top w:val="none" w:sz="0" w:space="0" w:color="auto"/>
                    <w:left w:val="none" w:sz="0" w:space="0" w:color="auto"/>
                    <w:bottom w:val="none" w:sz="0" w:space="0" w:color="auto"/>
                    <w:right w:val="none" w:sz="0" w:space="0" w:color="auto"/>
                  </w:divBdr>
                  <w:divsChild>
                    <w:div w:id="1977951403">
                      <w:marLeft w:val="0"/>
                      <w:marRight w:val="0"/>
                      <w:marTop w:val="0"/>
                      <w:marBottom w:val="0"/>
                      <w:divBdr>
                        <w:top w:val="none" w:sz="0" w:space="0" w:color="auto"/>
                        <w:left w:val="none" w:sz="0" w:space="0" w:color="auto"/>
                        <w:bottom w:val="none" w:sz="0" w:space="0" w:color="auto"/>
                        <w:right w:val="none" w:sz="0" w:space="0" w:color="auto"/>
                      </w:divBdr>
                    </w:div>
                  </w:divsChild>
                </w:div>
                <w:div w:id="1922592669">
                  <w:marLeft w:val="0"/>
                  <w:marRight w:val="0"/>
                  <w:marTop w:val="0"/>
                  <w:marBottom w:val="0"/>
                  <w:divBdr>
                    <w:top w:val="none" w:sz="0" w:space="0" w:color="auto"/>
                    <w:left w:val="none" w:sz="0" w:space="0" w:color="auto"/>
                    <w:bottom w:val="none" w:sz="0" w:space="0" w:color="auto"/>
                    <w:right w:val="none" w:sz="0" w:space="0" w:color="auto"/>
                  </w:divBdr>
                  <w:divsChild>
                    <w:div w:id="98456101">
                      <w:marLeft w:val="0"/>
                      <w:marRight w:val="0"/>
                      <w:marTop w:val="0"/>
                      <w:marBottom w:val="0"/>
                      <w:divBdr>
                        <w:top w:val="none" w:sz="0" w:space="0" w:color="auto"/>
                        <w:left w:val="none" w:sz="0" w:space="0" w:color="auto"/>
                        <w:bottom w:val="none" w:sz="0" w:space="0" w:color="auto"/>
                        <w:right w:val="none" w:sz="0" w:space="0" w:color="auto"/>
                      </w:divBdr>
                    </w:div>
                  </w:divsChild>
                </w:div>
                <w:div w:id="1589923730">
                  <w:marLeft w:val="0"/>
                  <w:marRight w:val="0"/>
                  <w:marTop w:val="0"/>
                  <w:marBottom w:val="0"/>
                  <w:divBdr>
                    <w:top w:val="none" w:sz="0" w:space="0" w:color="auto"/>
                    <w:left w:val="none" w:sz="0" w:space="0" w:color="auto"/>
                    <w:bottom w:val="none" w:sz="0" w:space="0" w:color="auto"/>
                    <w:right w:val="none" w:sz="0" w:space="0" w:color="auto"/>
                  </w:divBdr>
                  <w:divsChild>
                    <w:div w:id="1923946967">
                      <w:marLeft w:val="0"/>
                      <w:marRight w:val="0"/>
                      <w:marTop w:val="0"/>
                      <w:marBottom w:val="0"/>
                      <w:divBdr>
                        <w:top w:val="none" w:sz="0" w:space="0" w:color="auto"/>
                        <w:left w:val="none" w:sz="0" w:space="0" w:color="auto"/>
                        <w:bottom w:val="none" w:sz="0" w:space="0" w:color="auto"/>
                        <w:right w:val="none" w:sz="0" w:space="0" w:color="auto"/>
                      </w:divBdr>
                    </w:div>
                  </w:divsChild>
                </w:div>
                <w:div w:id="1167743372">
                  <w:marLeft w:val="0"/>
                  <w:marRight w:val="0"/>
                  <w:marTop w:val="0"/>
                  <w:marBottom w:val="0"/>
                  <w:divBdr>
                    <w:top w:val="none" w:sz="0" w:space="0" w:color="auto"/>
                    <w:left w:val="none" w:sz="0" w:space="0" w:color="auto"/>
                    <w:bottom w:val="none" w:sz="0" w:space="0" w:color="auto"/>
                    <w:right w:val="none" w:sz="0" w:space="0" w:color="auto"/>
                  </w:divBdr>
                  <w:divsChild>
                    <w:div w:id="646397111">
                      <w:marLeft w:val="0"/>
                      <w:marRight w:val="0"/>
                      <w:marTop w:val="0"/>
                      <w:marBottom w:val="0"/>
                      <w:divBdr>
                        <w:top w:val="none" w:sz="0" w:space="0" w:color="auto"/>
                        <w:left w:val="none" w:sz="0" w:space="0" w:color="auto"/>
                        <w:bottom w:val="none" w:sz="0" w:space="0" w:color="auto"/>
                        <w:right w:val="none" w:sz="0" w:space="0" w:color="auto"/>
                      </w:divBdr>
                    </w:div>
                  </w:divsChild>
                </w:div>
                <w:div w:id="1414626669">
                  <w:marLeft w:val="0"/>
                  <w:marRight w:val="0"/>
                  <w:marTop w:val="0"/>
                  <w:marBottom w:val="0"/>
                  <w:divBdr>
                    <w:top w:val="none" w:sz="0" w:space="0" w:color="auto"/>
                    <w:left w:val="none" w:sz="0" w:space="0" w:color="auto"/>
                    <w:bottom w:val="none" w:sz="0" w:space="0" w:color="auto"/>
                    <w:right w:val="none" w:sz="0" w:space="0" w:color="auto"/>
                  </w:divBdr>
                  <w:divsChild>
                    <w:div w:id="1705208017">
                      <w:marLeft w:val="0"/>
                      <w:marRight w:val="0"/>
                      <w:marTop w:val="0"/>
                      <w:marBottom w:val="0"/>
                      <w:divBdr>
                        <w:top w:val="none" w:sz="0" w:space="0" w:color="auto"/>
                        <w:left w:val="none" w:sz="0" w:space="0" w:color="auto"/>
                        <w:bottom w:val="none" w:sz="0" w:space="0" w:color="auto"/>
                        <w:right w:val="none" w:sz="0" w:space="0" w:color="auto"/>
                      </w:divBdr>
                    </w:div>
                  </w:divsChild>
                </w:div>
                <w:div w:id="1551499990">
                  <w:marLeft w:val="0"/>
                  <w:marRight w:val="0"/>
                  <w:marTop w:val="0"/>
                  <w:marBottom w:val="0"/>
                  <w:divBdr>
                    <w:top w:val="none" w:sz="0" w:space="0" w:color="auto"/>
                    <w:left w:val="none" w:sz="0" w:space="0" w:color="auto"/>
                    <w:bottom w:val="none" w:sz="0" w:space="0" w:color="auto"/>
                    <w:right w:val="none" w:sz="0" w:space="0" w:color="auto"/>
                  </w:divBdr>
                  <w:divsChild>
                    <w:div w:id="1697198873">
                      <w:marLeft w:val="0"/>
                      <w:marRight w:val="0"/>
                      <w:marTop w:val="0"/>
                      <w:marBottom w:val="0"/>
                      <w:divBdr>
                        <w:top w:val="none" w:sz="0" w:space="0" w:color="auto"/>
                        <w:left w:val="none" w:sz="0" w:space="0" w:color="auto"/>
                        <w:bottom w:val="none" w:sz="0" w:space="0" w:color="auto"/>
                        <w:right w:val="none" w:sz="0" w:space="0" w:color="auto"/>
                      </w:divBdr>
                    </w:div>
                  </w:divsChild>
                </w:div>
                <w:div w:id="1354333481">
                  <w:marLeft w:val="0"/>
                  <w:marRight w:val="0"/>
                  <w:marTop w:val="0"/>
                  <w:marBottom w:val="0"/>
                  <w:divBdr>
                    <w:top w:val="none" w:sz="0" w:space="0" w:color="auto"/>
                    <w:left w:val="none" w:sz="0" w:space="0" w:color="auto"/>
                    <w:bottom w:val="none" w:sz="0" w:space="0" w:color="auto"/>
                    <w:right w:val="none" w:sz="0" w:space="0" w:color="auto"/>
                  </w:divBdr>
                  <w:divsChild>
                    <w:div w:id="1440642525">
                      <w:marLeft w:val="0"/>
                      <w:marRight w:val="0"/>
                      <w:marTop w:val="0"/>
                      <w:marBottom w:val="0"/>
                      <w:divBdr>
                        <w:top w:val="none" w:sz="0" w:space="0" w:color="auto"/>
                        <w:left w:val="none" w:sz="0" w:space="0" w:color="auto"/>
                        <w:bottom w:val="none" w:sz="0" w:space="0" w:color="auto"/>
                        <w:right w:val="none" w:sz="0" w:space="0" w:color="auto"/>
                      </w:divBdr>
                    </w:div>
                  </w:divsChild>
                </w:div>
                <w:div w:id="1957060774">
                  <w:marLeft w:val="0"/>
                  <w:marRight w:val="0"/>
                  <w:marTop w:val="0"/>
                  <w:marBottom w:val="0"/>
                  <w:divBdr>
                    <w:top w:val="none" w:sz="0" w:space="0" w:color="auto"/>
                    <w:left w:val="none" w:sz="0" w:space="0" w:color="auto"/>
                    <w:bottom w:val="none" w:sz="0" w:space="0" w:color="auto"/>
                    <w:right w:val="none" w:sz="0" w:space="0" w:color="auto"/>
                  </w:divBdr>
                  <w:divsChild>
                    <w:div w:id="1210461687">
                      <w:marLeft w:val="0"/>
                      <w:marRight w:val="0"/>
                      <w:marTop w:val="0"/>
                      <w:marBottom w:val="0"/>
                      <w:divBdr>
                        <w:top w:val="none" w:sz="0" w:space="0" w:color="auto"/>
                        <w:left w:val="none" w:sz="0" w:space="0" w:color="auto"/>
                        <w:bottom w:val="none" w:sz="0" w:space="0" w:color="auto"/>
                        <w:right w:val="none" w:sz="0" w:space="0" w:color="auto"/>
                      </w:divBdr>
                    </w:div>
                  </w:divsChild>
                </w:div>
                <w:div w:id="2142258374">
                  <w:marLeft w:val="0"/>
                  <w:marRight w:val="0"/>
                  <w:marTop w:val="0"/>
                  <w:marBottom w:val="0"/>
                  <w:divBdr>
                    <w:top w:val="none" w:sz="0" w:space="0" w:color="auto"/>
                    <w:left w:val="none" w:sz="0" w:space="0" w:color="auto"/>
                    <w:bottom w:val="none" w:sz="0" w:space="0" w:color="auto"/>
                    <w:right w:val="none" w:sz="0" w:space="0" w:color="auto"/>
                  </w:divBdr>
                  <w:divsChild>
                    <w:div w:id="1885633861">
                      <w:marLeft w:val="0"/>
                      <w:marRight w:val="0"/>
                      <w:marTop w:val="0"/>
                      <w:marBottom w:val="0"/>
                      <w:divBdr>
                        <w:top w:val="none" w:sz="0" w:space="0" w:color="auto"/>
                        <w:left w:val="none" w:sz="0" w:space="0" w:color="auto"/>
                        <w:bottom w:val="none" w:sz="0" w:space="0" w:color="auto"/>
                        <w:right w:val="none" w:sz="0" w:space="0" w:color="auto"/>
                      </w:divBdr>
                    </w:div>
                  </w:divsChild>
                </w:div>
                <w:div w:id="849759727">
                  <w:marLeft w:val="0"/>
                  <w:marRight w:val="0"/>
                  <w:marTop w:val="0"/>
                  <w:marBottom w:val="0"/>
                  <w:divBdr>
                    <w:top w:val="none" w:sz="0" w:space="0" w:color="auto"/>
                    <w:left w:val="none" w:sz="0" w:space="0" w:color="auto"/>
                    <w:bottom w:val="none" w:sz="0" w:space="0" w:color="auto"/>
                    <w:right w:val="none" w:sz="0" w:space="0" w:color="auto"/>
                  </w:divBdr>
                  <w:divsChild>
                    <w:div w:id="2127578989">
                      <w:marLeft w:val="0"/>
                      <w:marRight w:val="0"/>
                      <w:marTop w:val="0"/>
                      <w:marBottom w:val="0"/>
                      <w:divBdr>
                        <w:top w:val="none" w:sz="0" w:space="0" w:color="auto"/>
                        <w:left w:val="none" w:sz="0" w:space="0" w:color="auto"/>
                        <w:bottom w:val="none" w:sz="0" w:space="0" w:color="auto"/>
                        <w:right w:val="none" w:sz="0" w:space="0" w:color="auto"/>
                      </w:divBdr>
                    </w:div>
                  </w:divsChild>
                </w:div>
                <w:div w:id="1153989755">
                  <w:marLeft w:val="0"/>
                  <w:marRight w:val="0"/>
                  <w:marTop w:val="0"/>
                  <w:marBottom w:val="0"/>
                  <w:divBdr>
                    <w:top w:val="none" w:sz="0" w:space="0" w:color="auto"/>
                    <w:left w:val="none" w:sz="0" w:space="0" w:color="auto"/>
                    <w:bottom w:val="none" w:sz="0" w:space="0" w:color="auto"/>
                    <w:right w:val="none" w:sz="0" w:space="0" w:color="auto"/>
                  </w:divBdr>
                  <w:divsChild>
                    <w:div w:id="1679769536">
                      <w:marLeft w:val="0"/>
                      <w:marRight w:val="0"/>
                      <w:marTop w:val="0"/>
                      <w:marBottom w:val="0"/>
                      <w:divBdr>
                        <w:top w:val="none" w:sz="0" w:space="0" w:color="auto"/>
                        <w:left w:val="none" w:sz="0" w:space="0" w:color="auto"/>
                        <w:bottom w:val="none" w:sz="0" w:space="0" w:color="auto"/>
                        <w:right w:val="none" w:sz="0" w:space="0" w:color="auto"/>
                      </w:divBdr>
                    </w:div>
                  </w:divsChild>
                </w:div>
                <w:div w:id="2062166661">
                  <w:marLeft w:val="0"/>
                  <w:marRight w:val="0"/>
                  <w:marTop w:val="0"/>
                  <w:marBottom w:val="0"/>
                  <w:divBdr>
                    <w:top w:val="none" w:sz="0" w:space="0" w:color="auto"/>
                    <w:left w:val="none" w:sz="0" w:space="0" w:color="auto"/>
                    <w:bottom w:val="none" w:sz="0" w:space="0" w:color="auto"/>
                    <w:right w:val="none" w:sz="0" w:space="0" w:color="auto"/>
                  </w:divBdr>
                  <w:divsChild>
                    <w:div w:id="373433360">
                      <w:marLeft w:val="0"/>
                      <w:marRight w:val="0"/>
                      <w:marTop w:val="0"/>
                      <w:marBottom w:val="0"/>
                      <w:divBdr>
                        <w:top w:val="none" w:sz="0" w:space="0" w:color="auto"/>
                        <w:left w:val="none" w:sz="0" w:space="0" w:color="auto"/>
                        <w:bottom w:val="none" w:sz="0" w:space="0" w:color="auto"/>
                        <w:right w:val="none" w:sz="0" w:space="0" w:color="auto"/>
                      </w:divBdr>
                    </w:div>
                  </w:divsChild>
                </w:div>
                <w:div w:id="578637609">
                  <w:marLeft w:val="0"/>
                  <w:marRight w:val="0"/>
                  <w:marTop w:val="0"/>
                  <w:marBottom w:val="0"/>
                  <w:divBdr>
                    <w:top w:val="none" w:sz="0" w:space="0" w:color="auto"/>
                    <w:left w:val="none" w:sz="0" w:space="0" w:color="auto"/>
                    <w:bottom w:val="none" w:sz="0" w:space="0" w:color="auto"/>
                    <w:right w:val="none" w:sz="0" w:space="0" w:color="auto"/>
                  </w:divBdr>
                  <w:divsChild>
                    <w:div w:id="1441023976">
                      <w:marLeft w:val="0"/>
                      <w:marRight w:val="0"/>
                      <w:marTop w:val="0"/>
                      <w:marBottom w:val="0"/>
                      <w:divBdr>
                        <w:top w:val="none" w:sz="0" w:space="0" w:color="auto"/>
                        <w:left w:val="none" w:sz="0" w:space="0" w:color="auto"/>
                        <w:bottom w:val="none" w:sz="0" w:space="0" w:color="auto"/>
                        <w:right w:val="none" w:sz="0" w:space="0" w:color="auto"/>
                      </w:divBdr>
                    </w:div>
                  </w:divsChild>
                </w:div>
                <w:div w:id="1886794464">
                  <w:marLeft w:val="0"/>
                  <w:marRight w:val="0"/>
                  <w:marTop w:val="0"/>
                  <w:marBottom w:val="0"/>
                  <w:divBdr>
                    <w:top w:val="none" w:sz="0" w:space="0" w:color="auto"/>
                    <w:left w:val="none" w:sz="0" w:space="0" w:color="auto"/>
                    <w:bottom w:val="none" w:sz="0" w:space="0" w:color="auto"/>
                    <w:right w:val="none" w:sz="0" w:space="0" w:color="auto"/>
                  </w:divBdr>
                  <w:divsChild>
                    <w:div w:id="2108768340">
                      <w:marLeft w:val="0"/>
                      <w:marRight w:val="0"/>
                      <w:marTop w:val="0"/>
                      <w:marBottom w:val="0"/>
                      <w:divBdr>
                        <w:top w:val="none" w:sz="0" w:space="0" w:color="auto"/>
                        <w:left w:val="none" w:sz="0" w:space="0" w:color="auto"/>
                        <w:bottom w:val="none" w:sz="0" w:space="0" w:color="auto"/>
                        <w:right w:val="none" w:sz="0" w:space="0" w:color="auto"/>
                      </w:divBdr>
                    </w:div>
                  </w:divsChild>
                </w:div>
                <w:div w:id="612591719">
                  <w:marLeft w:val="0"/>
                  <w:marRight w:val="0"/>
                  <w:marTop w:val="0"/>
                  <w:marBottom w:val="0"/>
                  <w:divBdr>
                    <w:top w:val="none" w:sz="0" w:space="0" w:color="auto"/>
                    <w:left w:val="none" w:sz="0" w:space="0" w:color="auto"/>
                    <w:bottom w:val="none" w:sz="0" w:space="0" w:color="auto"/>
                    <w:right w:val="none" w:sz="0" w:space="0" w:color="auto"/>
                  </w:divBdr>
                  <w:divsChild>
                    <w:div w:id="1454441800">
                      <w:marLeft w:val="0"/>
                      <w:marRight w:val="0"/>
                      <w:marTop w:val="0"/>
                      <w:marBottom w:val="0"/>
                      <w:divBdr>
                        <w:top w:val="none" w:sz="0" w:space="0" w:color="auto"/>
                        <w:left w:val="none" w:sz="0" w:space="0" w:color="auto"/>
                        <w:bottom w:val="none" w:sz="0" w:space="0" w:color="auto"/>
                        <w:right w:val="none" w:sz="0" w:space="0" w:color="auto"/>
                      </w:divBdr>
                    </w:div>
                  </w:divsChild>
                </w:div>
                <w:div w:id="1092504231">
                  <w:marLeft w:val="0"/>
                  <w:marRight w:val="0"/>
                  <w:marTop w:val="0"/>
                  <w:marBottom w:val="0"/>
                  <w:divBdr>
                    <w:top w:val="none" w:sz="0" w:space="0" w:color="auto"/>
                    <w:left w:val="none" w:sz="0" w:space="0" w:color="auto"/>
                    <w:bottom w:val="none" w:sz="0" w:space="0" w:color="auto"/>
                    <w:right w:val="none" w:sz="0" w:space="0" w:color="auto"/>
                  </w:divBdr>
                  <w:divsChild>
                    <w:div w:id="1417432501">
                      <w:marLeft w:val="0"/>
                      <w:marRight w:val="0"/>
                      <w:marTop w:val="0"/>
                      <w:marBottom w:val="0"/>
                      <w:divBdr>
                        <w:top w:val="none" w:sz="0" w:space="0" w:color="auto"/>
                        <w:left w:val="none" w:sz="0" w:space="0" w:color="auto"/>
                        <w:bottom w:val="none" w:sz="0" w:space="0" w:color="auto"/>
                        <w:right w:val="none" w:sz="0" w:space="0" w:color="auto"/>
                      </w:divBdr>
                    </w:div>
                  </w:divsChild>
                </w:div>
                <w:div w:id="1177428455">
                  <w:marLeft w:val="0"/>
                  <w:marRight w:val="0"/>
                  <w:marTop w:val="0"/>
                  <w:marBottom w:val="0"/>
                  <w:divBdr>
                    <w:top w:val="none" w:sz="0" w:space="0" w:color="auto"/>
                    <w:left w:val="none" w:sz="0" w:space="0" w:color="auto"/>
                    <w:bottom w:val="none" w:sz="0" w:space="0" w:color="auto"/>
                    <w:right w:val="none" w:sz="0" w:space="0" w:color="auto"/>
                  </w:divBdr>
                  <w:divsChild>
                    <w:div w:id="2071004035">
                      <w:marLeft w:val="0"/>
                      <w:marRight w:val="0"/>
                      <w:marTop w:val="0"/>
                      <w:marBottom w:val="0"/>
                      <w:divBdr>
                        <w:top w:val="none" w:sz="0" w:space="0" w:color="auto"/>
                        <w:left w:val="none" w:sz="0" w:space="0" w:color="auto"/>
                        <w:bottom w:val="none" w:sz="0" w:space="0" w:color="auto"/>
                        <w:right w:val="none" w:sz="0" w:space="0" w:color="auto"/>
                      </w:divBdr>
                    </w:div>
                  </w:divsChild>
                </w:div>
                <w:div w:id="1733187589">
                  <w:marLeft w:val="0"/>
                  <w:marRight w:val="0"/>
                  <w:marTop w:val="0"/>
                  <w:marBottom w:val="0"/>
                  <w:divBdr>
                    <w:top w:val="none" w:sz="0" w:space="0" w:color="auto"/>
                    <w:left w:val="none" w:sz="0" w:space="0" w:color="auto"/>
                    <w:bottom w:val="none" w:sz="0" w:space="0" w:color="auto"/>
                    <w:right w:val="none" w:sz="0" w:space="0" w:color="auto"/>
                  </w:divBdr>
                  <w:divsChild>
                    <w:div w:id="613829987">
                      <w:marLeft w:val="0"/>
                      <w:marRight w:val="0"/>
                      <w:marTop w:val="0"/>
                      <w:marBottom w:val="0"/>
                      <w:divBdr>
                        <w:top w:val="none" w:sz="0" w:space="0" w:color="auto"/>
                        <w:left w:val="none" w:sz="0" w:space="0" w:color="auto"/>
                        <w:bottom w:val="none" w:sz="0" w:space="0" w:color="auto"/>
                        <w:right w:val="none" w:sz="0" w:space="0" w:color="auto"/>
                      </w:divBdr>
                    </w:div>
                  </w:divsChild>
                </w:div>
                <w:div w:id="1406999017">
                  <w:marLeft w:val="0"/>
                  <w:marRight w:val="0"/>
                  <w:marTop w:val="0"/>
                  <w:marBottom w:val="0"/>
                  <w:divBdr>
                    <w:top w:val="none" w:sz="0" w:space="0" w:color="auto"/>
                    <w:left w:val="none" w:sz="0" w:space="0" w:color="auto"/>
                    <w:bottom w:val="none" w:sz="0" w:space="0" w:color="auto"/>
                    <w:right w:val="none" w:sz="0" w:space="0" w:color="auto"/>
                  </w:divBdr>
                  <w:divsChild>
                    <w:div w:id="1351881515">
                      <w:marLeft w:val="0"/>
                      <w:marRight w:val="0"/>
                      <w:marTop w:val="0"/>
                      <w:marBottom w:val="0"/>
                      <w:divBdr>
                        <w:top w:val="none" w:sz="0" w:space="0" w:color="auto"/>
                        <w:left w:val="none" w:sz="0" w:space="0" w:color="auto"/>
                        <w:bottom w:val="none" w:sz="0" w:space="0" w:color="auto"/>
                        <w:right w:val="none" w:sz="0" w:space="0" w:color="auto"/>
                      </w:divBdr>
                    </w:div>
                  </w:divsChild>
                </w:div>
                <w:div w:id="52244290">
                  <w:marLeft w:val="0"/>
                  <w:marRight w:val="0"/>
                  <w:marTop w:val="0"/>
                  <w:marBottom w:val="0"/>
                  <w:divBdr>
                    <w:top w:val="none" w:sz="0" w:space="0" w:color="auto"/>
                    <w:left w:val="none" w:sz="0" w:space="0" w:color="auto"/>
                    <w:bottom w:val="none" w:sz="0" w:space="0" w:color="auto"/>
                    <w:right w:val="none" w:sz="0" w:space="0" w:color="auto"/>
                  </w:divBdr>
                  <w:divsChild>
                    <w:div w:id="21463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580810">
          <w:marLeft w:val="0"/>
          <w:marRight w:val="0"/>
          <w:marTop w:val="0"/>
          <w:marBottom w:val="0"/>
          <w:divBdr>
            <w:top w:val="none" w:sz="0" w:space="0" w:color="auto"/>
            <w:left w:val="none" w:sz="0" w:space="0" w:color="auto"/>
            <w:bottom w:val="none" w:sz="0" w:space="0" w:color="auto"/>
            <w:right w:val="none" w:sz="0" w:space="0" w:color="auto"/>
          </w:divBdr>
          <w:divsChild>
            <w:div w:id="757793991">
              <w:marLeft w:val="0"/>
              <w:marRight w:val="0"/>
              <w:marTop w:val="0"/>
              <w:marBottom w:val="0"/>
              <w:divBdr>
                <w:top w:val="none" w:sz="0" w:space="0" w:color="auto"/>
                <w:left w:val="none" w:sz="0" w:space="0" w:color="auto"/>
                <w:bottom w:val="none" w:sz="0" w:space="0" w:color="auto"/>
                <w:right w:val="none" w:sz="0" w:space="0" w:color="auto"/>
              </w:divBdr>
            </w:div>
            <w:div w:id="1344672505">
              <w:marLeft w:val="0"/>
              <w:marRight w:val="0"/>
              <w:marTop w:val="0"/>
              <w:marBottom w:val="0"/>
              <w:divBdr>
                <w:top w:val="none" w:sz="0" w:space="0" w:color="auto"/>
                <w:left w:val="none" w:sz="0" w:space="0" w:color="auto"/>
                <w:bottom w:val="none" w:sz="0" w:space="0" w:color="auto"/>
                <w:right w:val="none" w:sz="0" w:space="0" w:color="auto"/>
              </w:divBdr>
            </w:div>
            <w:div w:id="1494906165">
              <w:marLeft w:val="0"/>
              <w:marRight w:val="0"/>
              <w:marTop w:val="0"/>
              <w:marBottom w:val="0"/>
              <w:divBdr>
                <w:top w:val="none" w:sz="0" w:space="0" w:color="auto"/>
                <w:left w:val="none" w:sz="0" w:space="0" w:color="auto"/>
                <w:bottom w:val="none" w:sz="0" w:space="0" w:color="auto"/>
                <w:right w:val="none" w:sz="0" w:space="0" w:color="auto"/>
              </w:divBdr>
            </w:div>
            <w:div w:id="624847600">
              <w:marLeft w:val="0"/>
              <w:marRight w:val="0"/>
              <w:marTop w:val="0"/>
              <w:marBottom w:val="0"/>
              <w:divBdr>
                <w:top w:val="none" w:sz="0" w:space="0" w:color="auto"/>
                <w:left w:val="none" w:sz="0" w:space="0" w:color="auto"/>
                <w:bottom w:val="none" w:sz="0" w:space="0" w:color="auto"/>
                <w:right w:val="none" w:sz="0" w:space="0" w:color="auto"/>
              </w:divBdr>
            </w:div>
            <w:div w:id="691960986">
              <w:marLeft w:val="0"/>
              <w:marRight w:val="0"/>
              <w:marTop w:val="0"/>
              <w:marBottom w:val="0"/>
              <w:divBdr>
                <w:top w:val="none" w:sz="0" w:space="0" w:color="auto"/>
                <w:left w:val="none" w:sz="0" w:space="0" w:color="auto"/>
                <w:bottom w:val="none" w:sz="0" w:space="0" w:color="auto"/>
                <w:right w:val="none" w:sz="0" w:space="0" w:color="auto"/>
              </w:divBdr>
            </w:div>
            <w:div w:id="1275140103">
              <w:marLeft w:val="0"/>
              <w:marRight w:val="0"/>
              <w:marTop w:val="0"/>
              <w:marBottom w:val="0"/>
              <w:divBdr>
                <w:top w:val="none" w:sz="0" w:space="0" w:color="auto"/>
                <w:left w:val="none" w:sz="0" w:space="0" w:color="auto"/>
                <w:bottom w:val="none" w:sz="0" w:space="0" w:color="auto"/>
                <w:right w:val="none" w:sz="0" w:space="0" w:color="auto"/>
              </w:divBdr>
            </w:div>
            <w:div w:id="1205213502">
              <w:marLeft w:val="0"/>
              <w:marRight w:val="0"/>
              <w:marTop w:val="0"/>
              <w:marBottom w:val="0"/>
              <w:divBdr>
                <w:top w:val="none" w:sz="0" w:space="0" w:color="auto"/>
                <w:left w:val="none" w:sz="0" w:space="0" w:color="auto"/>
                <w:bottom w:val="none" w:sz="0" w:space="0" w:color="auto"/>
                <w:right w:val="none" w:sz="0" w:space="0" w:color="auto"/>
              </w:divBdr>
            </w:div>
            <w:div w:id="2047678196">
              <w:marLeft w:val="0"/>
              <w:marRight w:val="0"/>
              <w:marTop w:val="0"/>
              <w:marBottom w:val="0"/>
              <w:divBdr>
                <w:top w:val="none" w:sz="0" w:space="0" w:color="auto"/>
                <w:left w:val="none" w:sz="0" w:space="0" w:color="auto"/>
                <w:bottom w:val="none" w:sz="0" w:space="0" w:color="auto"/>
                <w:right w:val="none" w:sz="0" w:space="0" w:color="auto"/>
              </w:divBdr>
            </w:div>
            <w:div w:id="402601538">
              <w:marLeft w:val="0"/>
              <w:marRight w:val="0"/>
              <w:marTop w:val="0"/>
              <w:marBottom w:val="0"/>
              <w:divBdr>
                <w:top w:val="none" w:sz="0" w:space="0" w:color="auto"/>
                <w:left w:val="none" w:sz="0" w:space="0" w:color="auto"/>
                <w:bottom w:val="none" w:sz="0" w:space="0" w:color="auto"/>
                <w:right w:val="none" w:sz="0" w:space="0" w:color="auto"/>
              </w:divBdr>
            </w:div>
            <w:div w:id="288171606">
              <w:marLeft w:val="0"/>
              <w:marRight w:val="0"/>
              <w:marTop w:val="0"/>
              <w:marBottom w:val="0"/>
              <w:divBdr>
                <w:top w:val="none" w:sz="0" w:space="0" w:color="auto"/>
                <w:left w:val="none" w:sz="0" w:space="0" w:color="auto"/>
                <w:bottom w:val="none" w:sz="0" w:space="0" w:color="auto"/>
                <w:right w:val="none" w:sz="0" w:space="0" w:color="auto"/>
              </w:divBdr>
            </w:div>
            <w:div w:id="858934152">
              <w:marLeft w:val="0"/>
              <w:marRight w:val="0"/>
              <w:marTop w:val="0"/>
              <w:marBottom w:val="0"/>
              <w:divBdr>
                <w:top w:val="none" w:sz="0" w:space="0" w:color="auto"/>
                <w:left w:val="none" w:sz="0" w:space="0" w:color="auto"/>
                <w:bottom w:val="none" w:sz="0" w:space="0" w:color="auto"/>
                <w:right w:val="none" w:sz="0" w:space="0" w:color="auto"/>
              </w:divBdr>
            </w:div>
            <w:div w:id="2106146093">
              <w:marLeft w:val="0"/>
              <w:marRight w:val="0"/>
              <w:marTop w:val="0"/>
              <w:marBottom w:val="0"/>
              <w:divBdr>
                <w:top w:val="none" w:sz="0" w:space="0" w:color="auto"/>
                <w:left w:val="none" w:sz="0" w:space="0" w:color="auto"/>
                <w:bottom w:val="none" w:sz="0" w:space="0" w:color="auto"/>
                <w:right w:val="none" w:sz="0" w:space="0" w:color="auto"/>
              </w:divBdr>
            </w:div>
            <w:div w:id="743994131">
              <w:marLeft w:val="0"/>
              <w:marRight w:val="0"/>
              <w:marTop w:val="0"/>
              <w:marBottom w:val="0"/>
              <w:divBdr>
                <w:top w:val="none" w:sz="0" w:space="0" w:color="auto"/>
                <w:left w:val="none" w:sz="0" w:space="0" w:color="auto"/>
                <w:bottom w:val="none" w:sz="0" w:space="0" w:color="auto"/>
                <w:right w:val="none" w:sz="0" w:space="0" w:color="auto"/>
              </w:divBdr>
            </w:div>
          </w:divsChild>
        </w:div>
        <w:div w:id="837430634">
          <w:marLeft w:val="0"/>
          <w:marRight w:val="0"/>
          <w:marTop w:val="0"/>
          <w:marBottom w:val="0"/>
          <w:divBdr>
            <w:top w:val="none" w:sz="0" w:space="0" w:color="auto"/>
            <w:left w:val="none" w:sz="0" w:space="0" w:color="auto"/>
            <w:bottom w:val="none" w:sz="0" w:space="0" w:color="auto"/>
            <w:right w:val="none" w:sz="0" w:space="0" w:color="auto"/>
          </w:divBdr>
          <w:divsChild>
            <w:div w:id="193614892">
              <w:marLeft w:val="0"/>
              <w:marRight w:val="0"/>
              <w:marTop w:val="0"/>
              <w:marBottom w:val="0"/>
              <w:divBdr>
                <w:top w:val="none" w:sz="0" w:space="0" w:color="auto"/>
                <w:left w:val="none" w:sz="0" w:space="0" w:color="auto"/>
                <w:bottom w:val="none" w:sz="0" w:space="0" w:color="auto"/>
                <w:right w:val="none" w:sz="0" w:space="0" w:color="auto"/>
              </w:divBdr>
            </w:div>
            <w:div w:id="1220751382">
              <w:marLeft w:val="0"/>
              <w:marRight w:val="0"/>
              <w:marTop w:val="0"/>
              <w:marBottom w:val="0"/>
              <w:divBdr>
                <w:top w:val="none" w:sz="0" w:space="0" w:color="auto"/>
                <w:left w:val="none" w:sz="0" w:space="0" w:color="auto"/>
                <w:bottom w:val="none" w:sz="0" w:space="0" w:color="auto"/>
                <w:right w:val="none" w:sz="0" w:space="0" w:color="auto"/>
              </w:divBdr>
            </w:div>
            <w:div w:id="1104960941">
              <w:marLeft w:val="0"/>
              <w:marRight w:val="0"/>
              <w:marTop w:val="0"/>
              <w:marBottom w:val="0"/>
              <w:divBdr>
                <w:top w:val="none" w:sz="0" w:space="0" w:color="auto"/>
                <w:left w:val="none" w:sz="0" w:space="0" w:color="auto"/>
                <w:bottom w:val="none" w:sz="0" w:space="0" w:color="auto"/>
                <w:right w:val="none" w:sz="0" w:space="0" w:color="auto"/>
              </w:divBdr>
            </w:div>
            <w:div w:id="1440373706">
              <w:marLeft w:val="0"/>
              <w:marRight w:val="0"/>
              <w:marTop w:val="0"/>
              <w:marBottom w:val="0"/>
              <w:divBdr>
                <w:top w:val="none" w:sz="0" w:space="0" w:color="auto"/>
                <w:left w:val="none" w:sz="0" w:space="0" w:color="auto"/>
                <w:bottom w:val="none" w:sz="0" w:space="0" w:color="auto"/>
                <w:right w:val="none" w:sz="0" w:space="0" w:color="auto"/>
              </w:divBdr>
            </w:div>
            <w:div w:id="1828859932">
              <w:marLeft w:val="0"/>
              <w:marRight w:val="0"/>
              <w:marTop w:val="0"/>
              <w:marBottom w:val="0"/>
              <w:divBdr>
                <w:top w:val="none" w:sz="0" w:space="0" w:color="auto"/>
                <w:left w:val="none" w:sz="0" w:space="0" w:color="auto"/>
                <w:bottom w:val="none" w:sz="0" w:space="0" w:color="auto"/>
                <w:right w:val="none" w:sz="0" w:space="0" w:color="auto"/>
              </w:divBdr>
            </w:div>
            <w:div w:id="1237202784">
              <w:marLeft w:val="0"/>
              <w:marRight w:val="0"/>
              <w:marTop w:val="0"/>
              <w:marBottom w:val="0"/>
              <w:divBdr>
                <w:top w:val="none" w:sz="0" w:space="0" w:color="auto"/>
                <w:left w:val="none" w:sz="0" w:space="0" w:color="auto"/>
                <w:bottom w:val="none" w:sz="0" w:space="0" w:color="auto"/>
                <w:right w:val="none" w:sz="0" w:space="0" w:color="auto"/>
              </w:divBdr>
            </w:div>
            <w:div w:id="288979338">
              <w:marLeft w:val="0"/>
              <w:marRight w:val="0"/>
              <w:marTop w:val="0"/>
              <w:marBottom w:val="0"/>
              <w:divBdr>
                <w:top w:val="none" w:sz="0" w:space="0" w:color="auto"/>
                <w:left w:val="none" w:sz="0" w:space="0" w:color="auto"/>
                <w:bottom w:val="none" w:sz="0" w:space="0" w:color="auto"/>
                <w:right w:val="none" w:sz="0" w:space="0" w:color="auto"/>
              </w:divBdr>
            </w:div>
            <w:div w:id="1569421225">
              <w:marLeft w:val="0"/>
              <w:marRight w:val="0"/>
              <w:marTop w:val="0"/>
              <w:marBottom w:val="0"/>
              <w:divBdr>
                <w:top w:val="none" w:sz="0" w:space="0" w:color="auto"/>
                <w:left w:val="none" w:sz="0" w:space="0" w:color="auto"/>
                <w:bottom w:val="none" w:sz="0" w:space="0" w:color="auto"/>
                <w:right w:val="none" w:sz="0" w:space="0" w:color="auto"/>
              </w:divBdr>
            </w:div>
            <w:div w:id="1167135853">
              <w:marLeft w:val="0"/>
              <w:marRight w:val="0"/>
              <w:marTop w:val="0"/>
              <w:marBottom w:val="0"/>
              <w:divBdr>
                <w:top w:val="none" w:sz="0" w:space="0" w:color="auto"/>
                <w:left w:val="none" w:sz="0" w:space="0" w:color="auto"/>
                <w:bottom w:val="none" w:sz="0" w:space="0" w:color="auto"/>
                <w:right w:val="none" w:sz="0" w:space="0" w:color="auto"/>
              </w:divBdr>
            </w:div>
            <w:div w:id="556087655">
              <w:marLeft w:val="0"/>
              <w:marRight w:val="0"/>
              <w:marTop w:val="0"/>
              <w:marBottom w:val="0"/>
              <w:divBdr>
                <w:top w:val="none" w:sz="0" w:space="0" w:color="auto"/>
                <w:left w:val="none" w:sz="0" w:space="0" w:color="auto"/>
                <w:bottom w:val="none" w:sz="0" w:space="0" w:color="auto"/>
                <w:right w:val="none" w:sz="0" w:space="0" w:color="auto"/>
              </w:divBdr>
            </w:div>
          </w:divsChild>
        </w:div>
        <w:div w:id="1062563439">
          <w:marLeft w:val="0"/>
          <w:marRight w:val="0"/>
          <w:marTop w:val="0"/>
          <w:marBottom w:val="0"/>
          <w:divBdr>
            <w:top w:val="none" w:sz="0" w:space="0" w:color="auto"/>
            <w:left w:val="none" w:sz="0" w:space="0" w:color="auto"/>
            <w:bottom w:val="none" w:sz="0" w:space="0" w:color="auto"/>
            <w:right w:val="none" w:sz="0" w:space="0" w:color="auto"/>
          </w:divBdr>
          <w:divsChild>
            <w:div w:id="729380197">
              <w:marLeft w:val="-75"/>
              <w:marRight w:val="0"/>
              <w:marTop w:val="30"/>
              <w:marBottom w:val="30"/>
              <w:divBdr>
                <w:top w:val="none" w:sz="0" w:space="0" w:color="auto"/>
                <w:left w:val="none" w:sz="0" w:space="0" w:color="auto"/>
                <w:bottom w:val="none" w:sz="0" w:space="0" w:color="auto"/>
                <w:right w:val="none" w:sz="0" w:space="0" w:color="auto"/>
              </w:divBdr>
              <w:divsChild>
                <w:div w:id="656037909">
                  <w:marLeft w:val="0"/>
                  <w:marRight w:val="0"/>
                  <w:marTop w:val="0"/>
                  <w:marBottom w:val="0"/>
                  <w:divBdr>
                    <w:top w:val="none" w:sz="0" w:space="0" w:color="auto"/>
                    <w:left w:val="none" w:sz="0" w:space="0" w:color="auto"/>
                    <w:bottom w:val="none" w:sz="0" w:space="0" w:color="auto"/>
                    <w:right w:val="none" w:sz="0" w:space="0" w:color="auto"/>
                  </w:divBdr>
                  <w:divsChild>
                    <w:div w:id="1668440495">
                      <w:marLeft w:val="0"/>
                      <w:marRight w:val="0"/>
                      <w:marTop w:val="0"/>
                      <w:marBottom w:val="0"/>
                      <w:divBdr>
                        <w:top w:val="none" w:sz="0" w:space="0" w:color="auto"/>
                        <w:left w:val="none" w:sz="0" w:space="0" w:color="auto"/>
                        <w:bottom w:val="none" w:sz="0" w:space="0" w:color="auto"/>
                        <w:right w:val="none" w:sz="0" w:space="0" w:color="auto"/>
                      </w:divBdr>
                    </w:div>
                  </w:divsChild>
                </w:div>
                <w:div w:id="1200168236">
                  <w:marLeft w:val="0"/>
                  <w:marRight w:val="0"/>
                  <w:marTop w:val="0"/>
                  <w:marBottom w:val="0"/>
                  <w:divBdr>
                    <w:top w:val="none" w:sz="0" w:space="0" w:color="auto"/>
                    <w:left w:val="none" w:sz="0" w:space="0" w:color="auto"/>
                    <w:bottom w:val="none" w:sz="0" w:space="0" w:color="auto"/>
                    <w:right w:val="none" w:sz="0" w:space="0" w:color="auto"/>
                  </w:divBdr>
                  <w:divsChild>
                    <w:div w:id="1246720714">
                      <w:marLeft w:val="0"/>
                      <w:marRight w:val="0"/>
                      <w:marTop w:val="0"/>
                      <w:marBottom w:val="0"/>
                      <w:divBdr>
                        <w:top w:val="none" w:sz="0" w:space="0" w:color="auto"/>
                        <w:left w:val="none" w:sz="0" w:space="0" w:color="auto"/>
                        <w:bottom w:val="none" w:sz="0" w:space="0" w:color="auto"/>
                        <w:right w:val="none" w:sz="0" w:space="0" w:color="auto"/>
                      </w:divBdr>
                    </w:div>
                  </w:divsChild>
                </w:div>
                <w:div w:id="283999007">
                  <w:marLeft w:val="0"/>
                  <w:marRight w:val="0"/>
                  <w:marTop w:val="0"/>
                  <w:marBottom w:val="0"/>
                  <w:divBdr>
                    <w:top w:val="none" w:sz="0" w:space="0" w:color="auto"/>
                    <w:left w:val="none" w:sz="0" w:space="0" w:color="auto"/>
                    <w:bottom w:val="none" w:sz="0" w:space="0" w:color="auto"/>
                    <w:right w:val="none" w:sz="0" w:space="0" w:color="auto"/>
                  </w:divBdr>
                  <w:divsChild>
                    <w:div w:id="1036811577">
                      <w:marLeft w:val="0"/>
                      <w:marRight w:val="0"/>
                      <w:marTop w:val="0"/>
                      <w:marBottom w:val="0"/>
                      <w:divBdr>
                        <w:top w:val="none" w:sz="0" w:space="0" w:color="auto"/>
                        <w:left w:val="none" w:sz="0" w:space="0" w:color="auto"/>
                        <w:bottom w:val="none" w:sz="0" w:space="0" w:color="auto"/>
                        <w:right w:val="none" w:sz="0" w:space="0" w:color="auto"/>
                      </w:divBdr>
                    </w:div>
                  </w:divsChild>
                </w:div>
                <w:div w:id="174609987">
                  <w:marLeft w:val="0"/>
                  <w:marRight w:val="0"/>
                  <w:marTop w:val="0"/>
                  <w:marBottom w:val="0"/>
                  <w:divBdr>
                    <w:top w:val="none" w:sz="0" w:space="0" w:color="auto"/>
                    <w:left w:val="none" w:sz="0" w:space="0" w:color="auto"/>
                    <w:bottom w:val="none" w:sz="0" w:space="0" w:color="auto"/>
                    <w:right w:val="none" w:sz="0" w:space="0" w:color="auto"/>
                  </w:divBdr>
                  <w:divsChild>
                    <w:div w:id="55855610">
                      <w:marLeft w:val="0"/>
                      <w:marRight w:val="0"/>
                      <w:marTop w:val="0"/>
                      <w:marBottom w:val="0"/>
                      <w:divBdr>
                        <w:top w:val="none" w:sz="0" w:space="0" w:color="auto"/>
                        <w:left w:val="none" w:sz="0" w:space="0" w:color="auto"/>
                        <w:bottom w:val="none" w:sz="0" w:space="0" w:color="auto"/>
                        <w:right w:val="none" w:sz="0" w:space="0" w:color="auto"/>
                      </w:divBdr>
                    </w:div>
                  </w:divsChild>
                </w:div>
                <w:div w:id="1748452614">
                  <w:marLeft w:val="0"/>
                  <w:marRight w:val="0"/>
                  <w:marTop w:val="0"/>
                  <w:marBottom w:val="0"/>
                  <w:divBdr>
                    <w:top w:val="none" w:sz="0" w:space="0" w:color="auto"/>
                    <w:left w:val="none" w:sz="0" w:space="0" w:color="auto"/>
                    <w:bottom w:val="none" w:sz="0" w:space="0" w:color="auto"/>
                    <w:right w:val="none" w:sz="0" w:space="0" w:color="auto"/>
                  </w:divBdr>
                  <w:divsChild>
                    <w:div w:id="1554535766">
                      <w:marLeft w:val="0"/>
                      <w:marRight w:val="0"/>
                      <w:marTop w:val="0"/>
                      <w:marBottom w:val="0"/>
                      <w:divBdr>
                        <w:top w:val="none" w:sz="0" w:space="0" w:color="auto"/>
                        <w:left w:val="none" w:sz="0" w:space="0" w:color="auto"/>
                        <w:bottom w:val="none" w:sz="0" w:space="0" w:color="auto"/>
                        <w:right w:val="none" w:sz="0" w:space="0" w:color="auto"/>
                      </w:divBdr>
                    </w:div>
                  </w:divsChild>
                </w:div>
                <w:div w:id="1669483517">
                  <w:marLeft w:val="0"/>
                  <w:marRight w:val="0"/>
                  <w:marTop w:val="0"/>
                  <w:marBottom w:val="0"/>
                  <w:divBdr>
                    <w:top w:val="none" w:sz="0" w:space="0" w:color="auto"/>
                    <w:left w:val="none" w:sz="0" w:space="0" w:color="auto"/>
                    <w:bottom w:val="none" w:sz="0" w:space="0" w:color="auto"/>
                    <w:right w:val="none" w:sz="0" w:space="0" w:color="auto"/>
                  </w:divBdr>
                  <w:divsChild>
                    <w:div w:id="351036647">
                      <w:marLeft w:val="0"/>
                      <w:marRight w:val="0"/>
                      <w:marTop w:val="0"/>
                      <w:marBottom w:val="0"/>
                      <w:divBdr>
                        <w:top w:val="none" w:sz="0" w:space="0" w:color="auto"/>
                        <w:left w:val="none" w:sz="0" w:space="0" w:color="auto"/>
                        <w:bottom w:val="none" w:sz="0" w:space="0" w:color="auto"/>
                        <w:right w:val="none" w:sz="0" w:space="0" w:color="auto"/>
                      </w:divBdr>
                    </w:div>
                    <w:div w:id="601844852">
                      <w:marLeft w:val="0"/>
                      <w:marRight w:val="0"/>
                      <w:marTop w:val="0"/>
                      <w:marBottom w:val="0"/>
                      <w:divBdr>
                        <w:top w:val="none" w:sz="0" w:space="0" w:color="auto"/>
                        <w:left w:val="none" w:sz="0" w:space="0" w:color="auto"/>
                        <w:bottom w:val="none" w:sz="0" w:space="0" w:color="auto"/>
                        <w:right w:val="none" w:sz="0" w:space="0" w:color="auto"/>
                      </w:divBdr>
                    </w:div>
                    <w:div w:id="1422946258">
                      <w:marLeft w:val="0"/>
                      <w:marRight w:val="0"/>
                      <w:marTop w:val="0"/>
                      <w:marBottom w:val="0"/>
                      <w:divBdr>
                        <w:top w:val="none" w:sz="0" w:space="0" w:color="auto"/>
                        <w:left w:val="none" w:sz="0" w:space="0" w:color="auto"/>
                        <w:bottom w:val="none" w:sz="0" w:space="0" w:color="auto"/>
                        <w:right w:val="none" w:sz="0" w:space="0" w:color="auto"/>
                      </w:divBdr>
                    </w:div>
                  </w:divsChild>
                </w:div>
                <w:div w:id="2072728055">
                  <w:marLeft w:val="0"/>
                  <w:marRight w:val="0"/>
                  <w:marTop w:val="0"/>
                  <w:marBottom w:val="0"/>
                  <w:divBdr>
                    <w:top w:val="none" w:sz="0" w:space="0" w:color="auto"/>
                    <w:left w:val="none" w:sz="0" w:space="0" w:color="auto"/>
                    <w:bottom w:val="none" w:sz="0" w:space="0" w:color="auto"/>
                    <w:right w:val="none" w:sz="0" w:space="0" w:color="auto"/>
                  </w:divBdr>
                  <w:divsChild>
                    <w:div w:id="988024135">
                      <w:marLeft w:val="0"/>
                      <w:marRight w:val="0"/>
                      <w:marTop w:val="0"/>
                      <w:marBottom w:val="0"/>
                      <w:divBdr>
                        <w:top w:val="none" w:sz="0" w:space="0" w:color="auto"/>
                        <w:left w:val="none" w:sz="0" w:space="0" w:color="auto"/>
                        <w:bottom w:val="none" w:sz="0" w:space="0" w:color="auto"/>
                        <w:right w:val="none" w:sz="0" w:space="0" w:color="auto"/>
                      </w:divBdr>
                    </w:div>
                  </w:divsChild>
                </w:div>
                <w:div w:id="285040420">
                  <w:marLeft w:val="0"/>
                  <w:marRight w:val="0"/>
                  <w:marTop w:val="0"/>
                  <w:marBottom w:val="0"/>
                  <w:divBdr>
                    <w:top w:val="none" w:sz="0" w:space="0" w:color="auto"/>
                    <w:left w:val="none" w:sz="0" w:space="0" w:color="auto"/>
                    <w:bottom w:val="none" w:sz="0" w:space="0" w:color="auto"/>
                    <w:right w:val="none" w:sz="0" w:space="0" w:color="auto"/>
                  </w:divBdr>
                  <w:divsChild>
                    <w:div w:id="2124306545">
                      <w:marLeft w:val="0"/>
                      <w:marRight w:val="0"/>
                      <w:marTop w:val="0"/>
                      <w:marBottom w:val="0"/>
                      <w:divBdr>
                        <w:top w:val="none" w:sz="0" w:space="0" w:color="auto"/>
                        <w:left w:val="none" w:sz="0" w:space="0" w:color="auto"/>
                        <w:bottom w:val="none" w:sz="0" w:space="0" w:color="auto"/>
                        <w:right w:val="none" w:sz="0" w:space="0" w:color="auto"/>
                      </w:divBdr>
                    </w:div>
                  </w:divsChild>
                </w:div>
                <w:div w:id="871460499">
                  <w:marLeft w:val="0"/>
                  <w:marRight w:val="0"/>
                  <w:marTop w:val="0"/>
                  <w:marBottom w:val="0"/>
                  <w:divBdr>
                    <w:top w:val="none" w:sz="0" w:space="0" w:color="auto"/>
                    <w:left w:val="none" w:sz="0" w:space="0" w:color="auto"/>
                    <w:bottom w:val="none" w:sz="0" w:space="0" w:color="auto"/>
                    <w:right w:val="none" w:sz="0" w:space="0" w:color="auto"/>
                  </w:divBdr>
                  <w:divsChild>
                    <w:div w:id="301350262">
                      <w:marLeft w:val="0"/>
                      <w:marRight w:val="0"/>
                      <w:marTop w:val="0"/>
                      <w:marBottom w:val="0"/>
                      <w:divBdr>
                        <w:top w:val="none" w:sz="0" w:space="0" w:color="auto"/>
                        <w:left w:val="none" w:sz="0" w:space="0" w:color="auto"/>
                        <w:bottom w:val="none" w:sz="0" w:space="0" w:color="auto"/>
                        <w:right w:val="none" w:sz="0" w:space="0" w:color="auto"/>
                      </w:divBdr>
                    </w:div>
                    <w:div w:id="1720083914">
                      <w:marLeft w:val="0"/>
                      <w:marRight w:val="0"/>
                      <w:marTop w:val="0"/>
                      <w:marBottom w:val="0"/>
                      <w:divBdr>
                        <w:top w:val="none" w:sz="0" w:space="0" w:color="auto"/>
                        <w:left w:val="none" w:sz="0" w:space="0" w:color="auto"/>
                        <w:bottom w:val="none" w:sz="0" w:space="0" w:color="auto"/>
                        <w:right w:val="none" w:sz="0" w:space="0" w:color="auto"/>
                      </w:divBdr>
                    </w:div>
                    <w:div w:id="224073551">
                      <w:marLeft w:val="0"/>
                      <w:marRight w:val="0"/>
                      <w:marTop w:val="0"/>
                      <w:marBottom w:val="0"/>
                      <w:divBdr>
                        <w:top w:val="none" w:sz="0" w:space="0" w:color="auto"/>
                        <w:left w:val="none" w:sz="0" w:space="0" w:color="auto"/>
                        <w:bottom w:val="none" w:sz="0" w:space="0" w:color="auto"/>
                        <w:right w:val="none" w:sz="0" w:space="0" w:color="auto"/>
                      </w:divBdr>
                    </w:div>
                  </w:divsChild>
                </w:div>
                <w:div w:id="1211265857">
                  <w:marLeft w:val="0"/>
                  <w:marRight w:val="0"/>
                  <w:marTop w:val="0"/>
                  <w:marBottom w:val="0"/>
                  <w:divBdr>
                    <w:top w:val="none" w:sz="0" w:space="0" w:color="auto"/>
                    <w:left w:val="none" w:sz="0" w:space="0" w:color="auto"/>
                    <w:bottom w:val="none" w:sz="0" w:space="0" w:color="auto"/>
                    <w:right w:val="none" w:sz="0" w:space="0" w:color="auto"/>
                  </w:divBdr>
                  <w:divsChild>
                    <w:div w:id="600603769">
                      <w:marLeft w:val="0"/>
                      <w:marRight w:val="0"/>
                      <w:marTop w:val="0"/>
                      <w:marBottom w:val="0"/>
                      <w:divBdr>
                        <w:top w:val="none" w:sz="0" w:space="0" w:color="auto"/>
                        <w:left w:val="none" w:sz="0" w:space="0" w:color="auto"/>
                        <w:bottom w:val="none" w:sz="0" w:space="0" w:color="auto"/>
                        <w:right w:val="none" w:sz="0" w:space="0" w:color="auto"/>
                      </w:divBdr>
                    </w:div>
                  </w:divsChild>
                </w:div>
                <w:div w:id="1349334816">
                  <w:marLeft w:val="0"/>
                  <w:marRight w:val="0"/>
                  <w:marTop w:val="0"/>
                  <w:marBottom w:val="0"/>
                  <w:divBdr>
                    <w:top w:val="none" w:sz="0" w:space="0" w:color="auto"/>
                    <w:left w:val="none" w:sz="0" w:space="0" w:color="auto"/>
                    <w:bottom w:val="none" w:sz="0" w:space="0" w:color="auto"/>
                    <w:right w:val="none" w:sz="0" w:space="0" w:color="auto"/>
                  </w:divBdr>
                  <w:divsChild>
                    <w:div w:id="687952937">
                      <w:marLeft w:val="0"/>
                      <w:marRight w:val="0"/>
                      <w:marTop w:val="0"/>
                      <w:marBottom w:val="0"/>
                      <w:divBdr>
                        <w:top w:val="none" w:sz="0" w:space="0" w:color="auto"/>
                        <w:left w:val="none" w:sz="0" w:space="0" w:color="auto"/>
                        <w:bottom w:val="none" w:sz="0" w:space="0" w:color="auto"/>
                        <w:right w:val="none" w:sz="0" w:space="0" w:color="auto"/>
                      </w:divBdr>
                    </w:div>
                  </w:divsChild>
                </w:div>
                <w:div w:id="1252422879">
                  <w:marLeft w:val="0"/>
                  <w:marRight w:val="0"/>
                  <w:marTop w:val="0"/>
                  <w:marBottom w:val="0"/>
                  <w:divBdr>
                    <w:top w:val="none" w:sz="0" w:space="0" w:color="auto"/>
                    <w:left w:val="none" w:sz="0" w:space="0" w:color="auto"/>
                    <w:bottom w:val="none" w:sz="0" w:space="0" w:color="auto"/>
                    <w:right w:val="none" w:sz="0" w:space="0" w:color="auto"/>
                  </w:divBdr>
                  <w:divsChild>
                    <w:div w:id="1466124595">
                      <w:marLeft w:val="0"/>
                      <w:marRight w:val="0"/>
                      <w:marTop w:val="0"/>
                      <w:marBottom w:val="0"/>
                      <w:divBdr>
                        <w:top w:val="none" w:sz="0" w:space="0" w:color="auto"/>
                        <w:left w:val="none" w:sz="0" w:space="0" w:color="auto"/>
                        <w:bottom w:val="none" w:sz="0" w:space="0" w:color="auto"/>
                        <w:right w:val="none" w:sz="0" w:space="0" w:color="auto"/>
                      </w:divBdr>
                    </w:div>
                    <w:div w:id="1154880528">
                      <w:marLeft w:val="0"/>
                      <w:marRight w:val="0"/>
                      <w:marTop w:val="0"/>
                      <w:marBottom w:val="0"/>
                      <w:divBdr>
                        <w:top w:val="none" w:sz="0" w:space="0" w:color="auto"/>
                        <w:left w:val="none" w:sz="0" w:space="0" w:color="auto"/>
                        <w:bottom w:val="none" w:sz="0" w:space="0" w:color="auto"/>
                        <w:right w:val="none" w:sz="0" w:space="0" w:color="auto"/>
                      </w:divBdr>
                    </w:div>
                    <w:div w:id="1165315429">
                      <w:marLeft w:val="0"/>
                      <w:marRight w:val="0"/>
                      <w:marTop w:val="0"/>
                      <w:marBottom w:val="0"/>
                      <w:divBdr>
                        <w:top w:val="none" w:sz="0" w:space="0" w:color="auto"/>
                        <w:left w:val="none" w:sz="0" w:space="0" w:color="auto"/>
                        <w:bottom w:val="none" w:sz="0" w:space="0" w:color="auto"/>
                        <w:right w:val="none" w:sz="0" w:space="0" w:color="auto"/>
                      </w:divBdr>
                    </w:div>
                  </w:divsChild>
                </w:div>
                <w:div w:id="1904295634">
                  <w:marLeft w:val="0"/>
                  <w:marRight w:val="0"/>
                  <w:marTop w:val="0"/>
                  <w:marBottom w:val="0"/>
                  <w:divBdr>
                    <w:top w:val="none" w:sz="0" w:space="0" w:color="auto"/>
                    <w:left w:val="none" w:sz="0" w:space="0" w:color="auto"/>
                    <w:bottom w:val="none" w:sz="0" w:space="0" w:color="auto"/>
                    <w:right w:val="none" w:sz="0" w:space="0" w:color="auto"/>
                  </w:divBdr>
                  <w:divsChild>
                    <w:div w:id="710685746">
                      <w:marLeft w:val="0"/>
                      <w:marRight w:val="0"/>
                      <w:marTop w:val="0"/>
                      <w:marBottom w:val="0"/>
                      <w:divBdr>
                        <w:top w:val="none" w:sz="0" w:space="0" w:color="auto"/>
                        <w:left w:val="none" w:sz="0" w:space="0" w:color="auto"/>
                        <w:bottom w:val="none" w:sz="0" w:space="0" w:color="auto"/>
                        <w:right w:val="none" w:sz="0" w:space="0" w:color="auto"/>
                      </w:divBdr>
                    </w:div>
                  </w:divsChild>
                </w:div>
                <w:div w:id="102043640">
                  <w:marLeft w:val="0"/>
                  <w:marRight w:val="0"/>
                  <w:marTop w:val="0"/>
                  <w:marBottom w:val="0"/>
                  <w:divBdr>
                    <w:top w:val="none" w:sz="0" w:space="0" w:color="auto"/>
                    <w:left w:val="none" w:sz="0" w:space="0" w:color="auto"/>
                    <w:bottom w:val="none" w:sz="0" w:space="0" w:color="auto"/>
                    <w:right w:val="none" w:sz="0" w:space="0" w:color="auto"/>
                  </w:divBdr>
                  <w:divsChild>
                    <w:div w:id="300695753">
                      <w:marLeft w:val="0"/>
                      <w:marRight w:val="0"/>
                      <w:marTop w:val="0"/>
                      <w:marBottom w:val="0"/>
                      <w:divBdr>
                        <w:top w:val="none" w:sz="0" w:space="0" w:color="auto"/>
                        <w:left w:val="none" w:sz="0" w:space="0" w:color="auto"/>
                        <w:bottom w:val="none" w:sz="0" w:space="0" w:color="auto"/>
                        <w:right w:val="none" w:sz="0" w:space="0" w:color="auto"/>
                      </w:divBdr>
                    </w:div>
                  </w:divsChild>
                </w:div>
                <w:div w:id="1434938061">
                  <w:marLeft w:val="0"/>
                  <w:marRight w:val="0"/>
                  <w:marTop w:val="0"/>
                  <w:marBottom w:val="0"/>
                  <w:divBdr>
                    <w:top w:val="none" w:sz="0" w:space="0" w:color="auto"/>
                    <w:left w:val="none" w:sz="0" w:space="0" w:color="auto"/>
                    <w:bottom w:val="none" w:sz="0" w:space="0" w:color="auto"/>
                    <w:right w:val="none" w:sz="0" w:space="0" w:color="auto"/>
                  </w:divBdr>
                  <w:divsChild>
                    <w:div w:id="735708721">
                      <w:marLeft w:val="0"/>
                      <w:marRight w:val="0"/>
                      <w:marTop w:val="0"/>
                      <w:marBottom w:val="0"/>
                      <w:divBdr>
                        <w:top w:val="none" w:sz="0" w:space="0" w:color="auto"/>
                        <w:left w:val="none" w:sz="0" w:space="0" w:color="auto"/>
                        <w:bottom w:val="none" w:sz="0" w:space="0" w:color="auto"/>
                        <w:right w:val="none" w:sz="0" w:space="0" w:color="auto"/>
                      </w:divBdr>
                    </w:div>
                    <w:div w:id="285935401">
                      <w:marLeft w:val="0"/>
                      <w:marRight w:val="0"/>
                      <w:marTop w:val="0"/>
                      <w:marBottom w:val="0"/>
                      <w:divBdr>
                        <w:top w:val="none" w:sz="0" w:space="0" w:color="auto"/>
                        <w:left w:val="none" w:sz="0" w:space="0" w:color="auto"/>
                        <w:bottom w:val="none" w:sz="0" w:space="0" w:color="auto"/>
                        <w:right w:val="none" w:sz="0" w:space="0" w:color="auto"/>
                      </w:divBdr>
                    </w:div>
                    <w:div w:id="669215924">
                      <w:marLeft w:val="0"/>
                      <w:marRight w:val="0"/>
                      <w:marTop w:val="0"/>
                      <w:marBottom w:val="0"/>
                      <w:divBdr>
                        <w:top w:val="none" w:sz="0" w:space="0" w:color="auto"/>
                        <w:left w:val="none" w:sz="0" w:space="0" w:color="auto"/>
                        <w:bottom w:val="none" w:sz="0" w:space="0" w:color="auto"/>
                        <w:right w:val="none" w:sz="0" w:space="0" w:color="auto"/>
                      </w:divBdr>
                    </w:div>
                  </w:divsChild>
                </w:div>
                <w:div w:id="541865815">
                  <w:marLeft w:val="0"/>
                  <w:marRight w:val="0"/>
                  <w:marTop w:val="0"/>
                  <w:marBottom w:val="0"/>
                  <w:divBdr>
                    <w:top w:val="none" w:sz="0" w:space="0" w:color="auto"/>
                    <w:left w:val="none" w:sz="0" w:space="0" w:color="auto"/>
                    <w:bottom w:val="none" w:sz="0" w:space="0" w:color="auto"/>
                    <w:right w:val="none" w:sz="0" w:space="0" w:color="auto"/>
                  </w:divBdr>
                  <w:divsChild>
                    <w:div w:id="1461145700">
                      <w:marLeft w:val="0"/>
                      <w:marRight w:val="0"/>
                      <w:marTop w:val="0"/>
                      <w:marBottom w:val="0"/>
                      <w:divBdr>
                        <w:top w:val="none" w:sz="0" w:space="0" w:color="auto"/>
                        <w:left w:val="none" w:sz="0" w:space="0" w:color="auto"/>
                        <w:bottom w:val="none" w:sz="0" w:space="0" w:color="auto"/>
                        <w:right w:val="none" w:sz="0" w:space="0" w:color="auto"/>
                      </w:divBdr>
                    </w:div>
                  </w:divsChild>
                </w:div>
                <w:div w:id="68120275">
                  <w:marLeft w:val="0"/>
                  <w:marRight w:val="0"/>
                  <w:marTop w:val="0"/>
                  <w:marBottom w:val="0"/>
                  <w:divBdr>
                    <w:top w:val="none" w:sz="0" w:space="0" w:color="auto"/>
                    <w:left w:val="none" w:sz="0" w:space="0" w:color="auto"/>
                    <w:bottom w:val="none" w:sz="0" w:space="0" w:color="auto"/>
                    <w:right w:val="none" w:sz="0" w:space="0" w:color="auto"/>
                  </w:divBdr>
                  <w:divsChild>
                    <w:div w:id="760835386">
                      <w:marLeft w:val="0"/>
                      <w:marRight w:val="0"/>
                      <w:marTop w:val="0"/>
                      <w:marBottom w:val="0"/>
                      <w:divBdr>
                        <w:top w:val="none" w:sz="0" w:space="0" w:color="auto"/>
                        <w:left w:val="none" w:sz="0" w:space="0" w:color="auto"/>
                        <w:bottom w:val="none" w:sz="0" w:space="0" w:color="auto"/>
                        <w:right w:val="none" w:sz="0" w:space="0" w:color="auto"/>
                      </w:divBdr>
                    </w:div>
                  </w:divsChild>
                </w:div>
                <w:div w:id="612634341">
                  <w:marLeft w:val="0"/>
                  <w:marRight w:val="0"/>
                  <w:marTop w:val="0"/>
                  <w:marBottom w:val="0"/>
                  <w:divBdr>
                    <w:top w:val="none" w:sz="0" w:space="0" w:color="auto"/>
                    <w:left w:val="none" w:sz="0" w:space="0" w:color="auto"/>
                    <w:bottom w:val="none" w:sz="0" w:space="0" w:color="auto"/>
                    <w:right w:val="none" w:sz="0" w:space="0" w:color="auto"/>
                  </w:divBdr>
                  <w:divsChild>
                    <w:div w:id="1058480802">
                      <w:marLeft w:val="0"/>
                      <w:marRight w:val="0"/>
                      <w:marTop w:val="0"/>
                      <w:marBottom w:val="0"/>
                      <w:divBdr>
                        <w:top w:val="none" w:sz="0" w:space="0" w:color="auto"/>
                        <w:left w:val="none" w:sz="0" w:space="0" w:color="auto"/>
                        <w:bottom w:val="none" w:sz="0" w:space="0" w:color="auto"/>
                        <w:right w:val="none" w:sz="0" w:space="0" w:color="auto"/>
                      </w:divBdr>
                    </w:div>
                    <w:div w:id="543712280">
                      <w:marLeft w:val="0"/>
                      <w:marRight w:val="0"/>
                      <w:marTop w:val="0"/>
                      <w:marBottom w:val="0"/>
                      <w:divBdr>
                        <w:top w:val="none" w:sz="0" w:space="0" w:color="auto"/>
                        <w:left w:val="none" w:sz="0" w:space="0" w:color="auto"/>
                        <w:bottom w:val="none" w:sz="0" w:space="0" w:color="auto"/>
                        <w:right w:val="none" w:sz="0" w:space="0" w:color="auto"/>
                      </w:divBdr>
                    </w:div>
                    <w:div w:id="228347964">
                      <w:marLeft w:val="0"/>
                      <w:marRight w:val="0"/>
                      <w:marTop w:val="0"/>
                      <w:marBottom w:val="0"/>
                      <w:divBdr>
                        <w:top w:val="none" w:sz="0" w:space="0" w:color="auto"/>
                        <w:left w:val="none" w:sz="0" w:space="0" w:color="auto"/>
                        <w:bottom w:val="none" w:sz="0" w:space="0" w:color="auto"/>
                        <w:right w:val="none" w:sz="0" w:space="0" w:color="auto"/>
                      </w:divBdr>
                    </w:div>
                  </w:divsChild>
                </w:div>
                <w:div w:id="993491630">
                  <w:marLeft w:val="0"/>
                  <w:marRight w:val="0"/>
                  <w:marTop w:val="0"/>
                  <w:marBottom w:val="0"/>
                  <w:divBdr>
                    <w:top w:val="none" w:sz="0" w:space="0" w:color="auto"/>
                    <w:left w:val="none" w:sz="0" w:space="0" w:color="auto"/>
                    <w:bottom w:val="none" w:sz="0" w:space="0" w:color="auto"/>
                    <w:right w:val="none" w:sz="0" w:space="0" w:color="auto"/>
                  </w:divBdr>
                  <w:divsChild>
                    <w:div w:id="1729303698">
                      <w:marLeft w:val="0"/>
                      <w:marRight w:val="0"/>
                      <w:marTop w:val="0"/>
                      <w:marBottom w:val="0"/>
                      <w:divBdr>
                        <w:top w:val="none" w:sz="0" w:space="0" w:color="auto"/>
                        <w:left w:val="none" w:sz="0" w:space="0" w:color="auto"/>
                        <w:bottom w:val="none" w:sz="0" w:space="0" w:color="auto"/>
                        <w:right w:val="none" w:sz="0" w:space="0" w:color="auto"/>
                      </w:divBdr>
                    </w:div>
                  </w:divsChild>
                </w:div>
                <w:div w:id="780031333">
                  <w:marLeft w:val="0"/>
                  <w:marRight w:val="0"/>
                  <w:marTop w:val="0"/>
                  <w:marBottom w:val="0"/>
                  <w:divBdr>
                    <w:top w:val="none" w:sz="0" w:space="0" w:color="auto"/>
                    <w:left w:val="none" w:sz="0" w:space="0" w:color="auto"/>
                    <w:bottom w:val="none" w:sz="0" w:space="0" w:color="auto"/>
                    <w:right w:val="none" w:sz="0" w:space="0" w:color="auto"/>
                  </w:divBdr>
                  <w:divsChild>
                    <w:div w:id="326982130">
                      <w:marLeft w:val="0"/>
                      <w:marRight w:val="0"/>
                      <w:marTop w:val="0"/>
                      <w:marBottom w:val="0"/>
                      <w:divBdr>
                        <w:top w:val="none" w:sz="0" w:space="0" w:color="auto"/>
                        <w:left w:val="none" w:sz="0" w:space="0" w:color="auto"/>
                        <w:bottom w:val="none" w:sz="0" w:space="0" w:color="auto"/>
                        <w:right w:val="none" w:sz="0" w:space="0" w:color="auto"/>
                      </w:divBdr>
                    </w:div>
                  </w:divsChild>
                </w:div>
                <w:div w:id="1776435974">
                  <w:marLeft w:val="0"/>
                  <w:marRight w:val="0"/>
                  <w:marTop w:val="0"/>
                  <w:marBottom w:val="0"/>
                  <w:divBdr>
                    <w:top w:val="none" w:sz="0" w:space="0" w:color="auto"/>
                    <w:left w:val="none" w:sz="0" w:space="0" w:color="auto"/>
                    <w:bottom w:val="none" w:sz="0" w:space="0" w:color="auto"/>
                    <w:right w:val="none" w:sz="0" w:space="0" w:color="auto"/>
                  </w:divBdr>
                  <w:divsChild>
                    <w:div w:id="388307527">
                      <w:marLeft w:val="0"/>
                      <w:marRight w:val="0"/>
                      <w:marTop w:val="0"/>
                      <w:marBottom w:val="0"/>
                      <w:divBdr>
                        <w:top w:val="none" w:sz="0" w:space="0" w:color="auto"/>
                        <w:left w:val="none" w:sz="0" w:space="0" w:color="auto"/>
                        <w:bottom w:val="none" w:sz="0" w:space="0" w:color="auto"/>
                        <w:right w:val="none" w:sz="0" w:space="0" w:color="auto"/>
                      </w:divBdr>
                    </w:div>
                    <w:div w:id="776753883">
                      <w:marLeft w:val="0"/>
                      <w:marRight w:val="0"/>
                      <w:marTop w:val="0"/>
                      <w:marBottom w:val="0"/>
                      <w:divBdr>
                        <w:top w:val="none" w:sz="0" w:space="0" w:color="auto"/>
                        <w:left w:val="none" w:sz="0" w:space="0" w:color="auto"/>
                        <w:bottom w:val="none" w:sz="0" w:space="0" w:color="auto"/>
                        <w:right w:val="none" w:sz="0" w:space="0" w:color="auto"/>
                      </w:divBdr>
                    </w:div>
                    <w:div w:id="741365599">
                      <w:marLeft w:val="0"/>
                      <w:marRight w:val="0"/>
                      <w:marTop w:val="0"/>
                      <w:marBottom w:val="0"/>
                      <w:divBdr>
                        <w:top w:val="none" w:sz="0" w:space="0" w:color="auto"/>
                        <w:left w:val="none" w:sz="0" w:space="0" w:color="auto"/>
                        <w:bottom w:val="none" w:sz="0" w:space="0" w:color="auto"/>
                        <w:right w:val="none" w:sz="0" w:space="0" w:color="auto"/>
                      </w:divBdr>
                    </w:div>
                  </w:divsChild>
                </w:div>
                <w:div w:id="265046006">
                  <w:marLeft w:val="0"/>
                  <w:marRight w:val="0"/>
                  <w:marTop w:val="0"/>
                  <w:marBottom w:val="0"/>
                  <w:divBdr>
                    <w:top w:val="none" w:sz="0" w:space="0" w:color="auto"/>
                    <w:left w:val="none" w:sz="0" w:space="0" w:color="auto"/>
                    <w:bottom w:val="none" w:sz="0" w:space="0" w:color="auto"/>
                    <w:right w:val="none" w:sz="0" w:space="0" w:color="auto"/>
                  </w:divBdr>
                  <w:divsChild>
                    <w:div w:id="1313292443">
                      <w:marLeft w:val="0"/>
                      <w:marRight w:val="0"/>
                      <w:marTop w:val="0"/>
                      <w:marBottom w:val="0"/>
                      <w:divBdr>
                        <w:top w:val="none" w:sz="0" w:space="0" w:color="auto"/>
                        <w:left w:val="none" w:sz="0" w:space="0" w:color="auto"/>
                        <w:bottom w:val="none" w:sz="0" w:space="0" w:color="auto"/>
                        <w:right w:val="none" w:sz="0" w:space="0" w:color="auto"/>
                      </w:divBdr>
                    </w:div>
                  </w:divsChild>
                </w:div>
                <w:div w:id="1166746948">
                  <w:marLeft w:val="0"/>
                  <w:marRight w:val="0"/>
                  <w:marTop w:val="0"/>
                  <w:marBottom w:val="0"/>
                  <w:divBdr>
                    <w:top w:val="none" w:sz="0" w:space="0" w:color="auto"/>
                    <w:left w:val="none" w:sz="0" w:space="0" w:color="auto"/>
                    <w:bottom w:val="none" w:sz="0" w:space="0" w:color="auto"/>
                    <w:right w:val="none" w:sz="0" w:space="0" w:color="auto"/>
                  </w:divBdr>
                  <w:divsChild>
                    <w:div w:id="979502839">
                      <w:marLeft w:val="0"/>
                      <w:marRight w:val="0"/>
                      <w:marTop w:val="0"/>
                      <w:marBottom w:val="0"/>
                      <w:divBdr>
                        <w:top w:val="none" w:sz="0" w:space="0" w:color="auto"/>
                        <w:left w:val="none" w:sz="0" w:space="0" w:color="auto"/>
                        <w:bottom w:val="none" w:sz="0" w:space="0" w:color="auto"/>
                        <w:right w:val="none" w:sz="0" w:space="0" w:color="auto"/>
                      </w:divBdr>
                    </w:div>
                  </w:divsChild>
                </w:div>
                <w:div w:id="331295698">
                  <w:marLeft w:val="0"/>
                  <w:marRight w:val="0"/>
                  <w:marTop w:val="0"/>
                  <w:marBottom w:val="0"/>
                  <w:divBdr>
                    <w:top w:val="none" w:sz="0" w:space="0" w:color="auto"/>
                    <w:left w:val="none" w:sz="0" w:space="0" w:color="auto"/>
                    <w:bottom w:val="none" w:sz="0" w:space="0" w:color="auto"/>
                    <w:right w:val="none" w:sz="0" w:space="0" w:color="auto"/>
                  </w:divBdr>
                  <w:divsChild>
                    <w:div w:id="926041198">
                      <w:marLeft w:val="0"/>
                      <w:marRight w:val="0"/>
                      <w:marTop w:val="0"/>
                      <w:marBottom w:val="0"/>
                      <w:divBdr>
                        <w:top w:val="none" w:sz="0" w:space="0" w:color="auto"/>
                        <w:left w:val="none" w:sz="0" w:space="0" w:color="auto"/>
                        <w:bottom w:val="none" w:sz="0" w:space="0" w:color="auto"/>
                        <w:right w:val="none" w:sz="0" w:space="0" w:color="auto"/>
                      </w:divBdr>
                    </w:div>
                    <w:div w:id="1200512977">
                      <w:marLeft w:val="0"/>
                      <w:marRight w:val="0"/>
                      <w:marTop w:val="0"/>
                      <w:marBottom w:val="0"/>
                      <w:divBdr>
                        <w:top w:val="none" w:sz="0" w:space="0" w:color="auto"/>
                        <w:left w:val="none" w:sz="0" w:space="0" w:color="auto"/>
                        <w:bottom w:val="none" w:sz="0" w:space="0" w:color="auto"/>
                        <w:right w:val="none" w:sz="0" w:space="0" w:color="auto"/>
                      </w:divBdr>
                    </w:div>
                    <w:div w:id="186964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15187">
          <w:marLeft w:val="0"/>
          <w:marRight w:val="0"/>
          <w:marTop w:val="0"/>
          <w:marBottom w:val="0"/>
          <w:divBdr>
            <w:top w:val="none" w:sz="0" w:space="0" w:color="auto"/>
            <w:left w:val="none" w:sz="0" w:space="0" w:color="auto"/>
            <w:bottom w:val="none" w:sz="0" w:space="0" w:color="auto"/>
            <w:right w:val="none" w:sz="0" w:space="0" w:color="auto"/>
          </w:divBdr>
        </w:div>
        <w:div w:id="1040088848">
          <w:marLeft w:val="0"/>
          <w:marRight w:val="0"/>
          <w:marTop w:val="0"/>
          <w:marBottom w:val="0"/>
          <w:divBdr>
            <w:top w:val="none" w:sz="0" w:space="0" w:color="auto"/>
            <w:left w:val="none" w:sz="0" w:space="0" w:color="auto"/>
            <w:bottom w:val="none" w:sz="0" w:space="0" w:color="auto"/>
            <w:right w:val="none" w:sz="0" w:space="0" w:color="auto"/>
          </w:divBdr>
        </w:div>
        <w:div w:id="1164585700">
          <w:marLeft w:val="0"/>
          <w:marRight w:val="0"/>
          <w:marTop w:val="0"/>
          <w:marBottom w:val="0"/>
          <w:divBdr>
            <w:top w:val="none" w:sz="0" w:space="0" w:color="auto"/>
            <w:left w:val="none" w:sz="0" w:space="0" w:color="auto"/>
            <w:bottom w:val="none" w:sz="0" w:space="0" w:color="auto"/>
            <w:right w:val="none" w:sz="0" w:space="0" w:color="auto"/>
          </w:divBdr>
        </w:div>
        <w:div w:id="221908449">
          <w:marLeft w:val="0"/>
          <w:marRight w:val="0"/>
          <w:marTop w:val="0"/>
          <w:marBottom w:val="0"/>
          <w:divBdr>
            <w:top w:val="none" w:sz="0" w:space="0" w:color="auto"/>
            <w:left w:val="none" w:sz="0" w:space="0" w:color="auto"/>
            <w:bottom w:val="none" w:sz="0" w:space="0" w:color="auto"/>
            <w:right w:val="none" w:sz="0" w:space="0" w:color="auto"/>
          </w:divBdr>
        </w:div>
        <w:div w:id="1995329143">
          <w:marLeft w:val="0"/>
          <w:marRight w:val="0"/>
          <w:marTop w:val="0"/>
          <w:marBottom w:val="0"/>
          <w:divBdr>
            <w:top w:val="none" w:sz="0" w:space="0" w:color="auto"/>
            <w:left w:val="none" w:sz="0" w:space="0" w:color="auto"/>
            <w:bottom w:val="none" w:sz="0" w:space="0" w:color="auto"/>
            <w:right w:val="none" w:sz="0" w:space="0" w:color="auto"/>
          </w:divBdr>
        </w:div>
        <w:div w:id="1417435074">
          <w:marLeft w:val="0"/>
          <w:marRight w:val="0"/>
          <w:marTop w:val="0"/>
          <w:marBottom w:val="0"/>
          <w:divBdr>
            <w:top w:val="none" w:sz="0" w:space="0" w:color="auto"/>
            <w:left w:val="none" w:sz="0" w:space="0" w:color="auto"/>
            <w:bottom w:val="none" w:sz="0" w:space="0" w:color="auto"/>
            <w:right w:val="none" w:sz="0" w:space="0" w:color="auto"/>
          </w:divBdr>
        </w:div>
        <w:div w:id="1081298940">
          <w:marLeft w:val="0"/>
          <w:marRight w:val="0"/>
          <w:marTop w:val="0"/>
          <w:marBottom w:val="0"/>
          <w:divBdr>
            <w:top w:val="none" w:sz="0" w:space="0" w:color="auto"/>
            <w:left w:val="none" w:sz="0" w:space="0" w:color="auto"/>
            <w:bottom w:val="none" w:sz="0" w:space="0" w:color="auto"/>
            <w:right w:val="none" w:sz="0" w:space="0" w:color="auto"/>
          </w:divBdr>
        </w:div>
        <w:div w:id="69812368">
          <w:marLeft w:val="0"/>
          <w:marRight w:val="0"/>
          <w:marTop w:val="0"/>
          <w:marBottom w:val="0"/>
          <w:divBdr>
            <w:top w:val="none" w:sz="0" w:space="0" w:color="auto"/>
            <w:left w:val="none" w:sz="0" w:space="0" w:color="auto"/>
            <w:bottom w:val="none" w:sz="0" w:space="0" w:color="auto"/>
            <w:right w:val="none" w:sz="0" w:space="0" w:color="auto"/>
          </w:divBdr>
        </w:div>
        <w:div w:id="22752484">
          <w:marLeft w:val="0"/>
          <w:marRight w:val="0"/>
          <w:marTop w:val="0"/>
          <w:marBottom w:val="0"/>
          <w:divBdr>
            <w:top w:val="none" w:sz="0" w:space="0" w:color="auto"/>
            <w:left w:val="none" w:sz="0" w:space="0" w:color="auto"/>
            <w:bottom w:val="none" w:sz="0" w:space="0" w:color="auto"/>
            <w:right w:val="none" w:sz="0" w:space="0" w:color="auto"/>
          </w:divBdr>
        </w:div>
        <w:div w:id="866139812">
          <w:marLeft w:val="0"/>
          <w:marRight w:val="0"/>
          <w:marTop w:val="0"/>
          <w:marBottom w:val="0"/>
          <w:divBdr>
            <w:top w:val="none" w:sz="0" w:space="0" w:color="auto"/>
            <w:left w:val="none" w:sz="0" w:space="0" w:color="auto"/>
            <w:bottom w:val="none" w:sz="0" w:space="0" w:color="auto"/>
            <w:right w:val="none" w:sz="0" w:space="0" w:color="auto"/>
          </w:divBdr>
        </w:div>
        <w:div w:id="731123254">
          <w:marLeft w:val="0"/>
          <w:marRight w:val="0"/>
          <w:marTop w:val="0"/>
          <w:marBottom w:val="0"/>
          <w:divBdr>
            <w:top w:val="none" w:sz="0" w:space="0" w:color="auto"/>
            <w:left w:val="none" w:sz="0" w:space="0" w:color="auto"/>
            <w:bottom w:val="none" w:sz="0" w:space="0" w:color="auto"/>
            <w:right w:val="none" w:sz="0" w:space="0" w:color="auto"/>
          </w:divBdr>
        </w:div>
        <w:div w:id="787509748">
          <w:marLeft w:val="0"/>
          <w:marRight w:val="0"/>
          <w:marTop w:val="0"/>
          <w:marBottom w:val="0"/>
          <w:divBdr>
            <w:top w:val="none" w:sz="0" w:space="0" w:color="auto"/>
            <w:left w:val="none" w:sz="0" w:space="0" w:color="auto"/>
            <w:bottom w:val="none" w:sz="0" w:space="0" w:color="auto"/>
            <w:right w:val="none" w:sz="0" w:space="0" w:color="auto"/>
          </w:divBdr>
        </w:div>
        <w:div w:id="1026491425">
          <w:marLeft w:val="0"/>
          <w:marRight w:val="0"/>
          <w:marTop w:val="0"/>
          <w:marBottom w:val="0"/>
          <w:divBdr>
            <w:top w:val="none" w:sz="0" w:space="0" w:color="auto"/>
            <w:left w:val="none" w:sz="0" w:space="0" w:color="auto"/>
            <w:bottom w:val="none" w:sz="0" w:space="0" w:color="auto"/>
            <w:right w:val="none" w:sz="0" w:space="0" w:color="auto"/>
          </w:divBdr>
        </w:div>
        <w:div w:id="1736198748">
          <w:marLeft w:val="0"/>
          <w:marRight w:val="0"/>
          <w:marTop w:val="0"/>
          <w:marBottom w:val="0"/>
          <w:divBdr>
            <w:top w:val="none" w:sz="0" w:space="0" w:color="auto"/>
            <w:left w:val="none" w:sz="0" w:space="0" w:color="auto"/>
            <w:bottom w:val="none" w:sz="0" w:space="0" w:color="auto"/>
            <w:right w:val="none" w:sz="0" w:space="0" w:color="auto"/>
          </w:divBdr>
        </w:div>
        <w:div w:id="1229222921">
          <w:marLeft w:val="0"/>
          <w:marRight w:val="0"/>
          <w:marTop w:val="0"/>
          <w:marBottom w:val="0"/>
          <w:divBdr>
            <w:top w:val="none" w:sz="0" w:space="0" w:color="auto"/>
            <w:left w:val="none" w:sz="0" w:space="0" w:color="auto"/>
            <w:bottom w:val="none" w:sz="0" w:space="0" w:color="auto"/>
            <w:right w:val="none" w:sz="0" w:space="0" w:color="auto"/>
          </w:divBdr>
        </w:div>
        <w:div w:id="931742950">
          <w:marLeft w:val="0"/>
          <w:marRight w:val="0"/>
          <w:marTop w:val="0"/>
          <w:marBottom w:val="0"/>
          <w:divBdr>
            <w:top w:val="none" w:sz="0" w:space="0" w:color="auto"/>
            <w:left w:val="none" w:sz="0" w:space="0" w:color="auto"/>
            <w:bottom w:val="none" w:sz="0" w:space="0" w:color="auto"/>
            <w:right w:val="none" w:sz="0" w:space="0" w:color="auto"/>
          </w:divBdr>
        </w:div>
        <w:div w:id="1217817162">
          <w:marLeft w:val="0"/>
          <w:marRight w:val="0"/>
          <w:marTop w:val="0"/>
          <w:marBottom w:val="0"/>
          <w:divBdr>
            <w:top w:val="none" w:sz="0" w:space="0" w:color="auto"/>
            <w:left w:val="none" w:sz="0" w:space="0" w:color="auto"/>
            <w:bottom w:val="none" w:sz="0" w:space="0" w:color="auto"/>
            <w:right w:val="none" w:sz="0" w:space="0" w:color="auto"/>
          </w:divBdr>
        </w:div>
      </w:divsChild>
    </w:div>
    <w:div w:id="1324771608">
      <w:bodyDiv w:val="1"/>
      <w:marLeft w:val="0"/>
      <w:marRight w:val="0"/>
      <w:marTop w:val="0"/>
      <w:marBottom w:val="0"/>
      <w:divBdr>
        <w:top w:val="none" w:sz="0" w:space="0" w:color="auto"/>
        <w:left w:val="none" w:sz="0" w:space="0" w:color="auto"/>
        <w:bottom w:val="none" w:sz="0" w:space="0" w:color="auto"/>
        <w:right w:val="none" w:sz="0" w:space="0" w:color="auto"/>
      </w:divBdr>
      <w:divsChild>
        <w:div w:id="98525126">
          <w:marLeft w:val="0"/>
          <w:marRight w:val="0"/>
          <w:marTop w:val="0"/>
          <w:marBottom w:val="0"/>
          <w:divBdr>
            <w:top w:val="none" w:sz="0" w:space="0" w:color="auto"/>
            <w:left w:val="none" w:sz="0" w:space="0" w:color="auto"/>
            <w:bottom w:val="none" w:sz="0" w:space="0" w:color="auto"/>
            <w:right w:val="none" w:sz="0" w:space="0" w:color="auto"/>
          </w:divBdr>
          <w:divsChild>
            <w:div w:id="52657393">
              <w:marLeft w:val="0"/>
              <w:marRight w:val="0"/>
              <w:marTop w:val="0"/>
              <w:marBottom w:val="0"/>
              <w:divBdr>
                <w:top w:val="none" w:sz="0" w:space="0" w:color="auto"/>
                <w:left w:val="none" w:sz="0" w:space="0" w:color="auto"/>
                <w:bottom w:val="none" w:sz="0" w:space="0" w:color="auto"/>
                <w:right w:val="none" w:sz="0" w:space="0" w:color="auto"/>
              </w:divBdr>
            </w:div>
            <w:div w:id="69353623">
              <w:marLeft w:val="0"/>
              <w:marRight w:val="0"/>
              <w:marTop w:val="0"/>
              <w:marBottom w:val="0"/>
              <w:divBdr>
                <w:top w:val="none" w:sz="0" w:space="0" w:color="auto"/>
                <w:left w:val="none" w:sz="0" w:space="0" w:color="auto"/>
                <w:bottom w:val="none" w:sz="0" w:space="0" w:color="auto"/>
                <w:right w:val="none" w:sz="0" w:space="0" w:color="auto"/>
              </w:divBdr>
            </w:div>
            <w:div w:id="154607835">
              <w:marLeft w:val="0"/>
              <w:marRight w:val="0"/>
              <w:marTop w:val="0"/>
              <w:marBottom w:val="0"/>
              <w:divBdr>
                <w:top w:val="none" w:sz="0" w:space="0" w:color="auto"/>
                <w:left w:val="none" w:sz="0" w:space="0" w:color="auto"/>
                <w:bottom w:val="none" w:sz="0" w:space="0" w:color="auto"/>
                <w:right w:val="none" w:sz="0" w:space="0" w:color="auto"/>
              </w:divBdr>
            </w:div>
            <w:div w:id="159857368">
              <w:marLeft w:val="0"/>
              <w:marRight w:val="0"/>
              <w:marTop w:val="0"/>
              <w:marBottom w:val="0"/>
              <w:divBdr>
                <w:top w:val="none" w:sz="0" w:space="0" w:color="auto"/>
                <w:left w:val="none" w:sz="0" w:space="0" w:color="auto"/>
                <w:bottom w:val="none" w:sz="0" w:space="0" w:color="auto"/>
                <w:right w:val="none" w:sz="0" w:space="0" w:color="auto"/>
              </w:divBdr>
            </w:div>
            <w:div w:id="266469793">
              <w:marLeft w:val="0"/>
              <w:marRight w:val="0"/>
              <w:marTop w:val="0"/>
              <w:marBottom w:val="0"/>
              <w:divBdr>
                <w:top w:val="none" w:sz="0" w:space="0" w:color="auto"/>
                <w:left w:val="none" w:sz="0" w:space="0" w:color="auto"/>
                <w:bottom w:val="none" w:sz="0" w:space="0" w:color="auto"/>
                <w:right w:val="none" w:sz="0" w:space="0" w:color="auto"/>
              </w:divBdr>
            </w:div>
            <w:div w:id="308361590">
              <w:marLeft w:val="0"/>
              <w:marRight w:val="0"/>
              <w:marTop w:val="0"/>
              <w:marBottom w:val="0"/>
              <w:divBdr>
                <w:top w:val="none" w:sz="0" w:space="0" w:color="auto"/>
                <w:left w:val="none" w:sz="0" w:space="0" w:color="auto"/>
                <w:bottom w:val="none" w:sz="0" w:space="0" w:color="auto"/>
                <w:right w:val="none" w:sz="0" w:space="0" w:color="auto"/>
              </w:divBdr>
            </w:div>
            <w:div w:id="348021274">
              <w:marLeft w:val="0"/>
              <w:marRight w:val="0"/>
              <w:marTop w:val="0"/>
              <w:marBottom w:val="0"/>
              <w:divBdr>
                <w:top w:val="none" w:sz="0" w:space="0" w:color="auto"/>
                <w:left w:val="none" w:sz="0" w:space="0" w:color="auto"/>
                <w:bottom w:val="none" w:sz="0" w:space="0" w:color="auto"/>
                <w:right w:val="none" w:sz="0" w:space="0" w:color="auto"/>
              </w:divBdr>
            </w:div>
            <w:div w:id="492573464">
              <w:marLeft w:val="0"/>
              <w:marRight w:val="0"/>
              <w:marTop w:val="0"/>
              <w:marBottom w:val="0"/>
              <w:divBdr>
                <w:top w:val="none" w:sz="0" w:space="0" w:color="auto"/>
                <w:left w:val="none" w:sz="0" w:space="0" w:color="auto"/>
                <w:bottom w:val="none" w:sz="0" w:space="0" w:color="auto"/>
                <w:right w:val="none" w:sz="0" w:space="0" w:color="auto"/>
              </w:divBdr>
            </w:div>
            <w:div w:id="736784689">
              <w:marLeft w:val="0"/>
              <w:marRight w:val="0"/>
              <w:marTop w:val="0"/>
              <w:marBottom w:val="0"/>
              <w:divBdr>
                <w:top w:val="none" w:sz="0" w:space="0" w:color="auto"/>
                <w:left w:val="none" w:sz="0" w:space="0" w:color="auto"/>
                <w:bottom w:val="none" w:sz="0" w:space="0" w:color="auto"/>
                <w:right w:val="none" w:sz="0" w:space="0" w:color="auto"/>
              </w:divBdr>
            </w:div>
            <w:div w:id="1218710443">
              <w:marLeft w:val="0"/>
              <w:marRight w:val="0"/>
              <w:marTop w:val="0"/>
              <w:marBottom w:val="0"/>
              <w:divBdr>
                <w:top w:val="none" w:sz="0" w:space="0" w:color="auto"/>
                <w:left w:val="none" w:sz="0" w:space="0" w:color="auto"/>
                <w:bottom w:val="none" w:sz="0" w:space="0" w:color="auto"/>
                <w:right w:val="none" w:sz="0" w:space="0" w:color="auto"/>
              </w:divBdr>
            </w:div>
            <w:div w:id="1225485626">
              <w:marLeft w:val="0"/>
              <w:marRight w:val="0"/>
              <w:marTop w:val="0"/>
              <w:marBottom w:val="0"/>
              <w:divBdr>
                <w:top w:val="none" w:sz="0" w:space="0" w:color="auto"/>
                <w:left w:val="none" w:sz="0" w:space="0" w:color="auto"/>
                <w:bottom w:val="none" w:sz="0" w:space="0" w:color="auto"/>
                <w:right w:val="none" w:sz="0" w:space="0" w:color="auto"/>
              </w:divBdr>
            </w:div>
            <w:div w:id="1436512879">
              <w:marLeft w:val="0"/>
              <w:marRight w:val="0"/>
              <w:marTop w:val="0"/>
              <w:marBottom w:val="0"/>
              <w:divBdr>
                <w:top w:val="none" w:sz="0" w:space="0" w:color="auto"/>
                <w:left w:val="none" w:sz="0" w:space="0" w:color="auto"/>
                <w:bottom w:val="none" w:sz="0" w:space="0" w:color="auto"/>
                <w:right w:val="none" w:sz="0" w:space="0" w:color="auto"/>
              </w:divBdr>
            </w:div>
            <w:div w:id="1613785582">
              <w:marLeft w:val="0"/>
              <w:marRight w:val="0"/>
              <w:marTop w:val="0"/>
              <w:marBottom w:val="0"/>
              <w:divBdr>
                <w:top w:val="none" w:sz="0" w:space="0" w:color="auto"/>
                <w:left w:val="none" w:sz="0" w:space="0" w:color="auto"/>
                <w:bottom w:val="none" w:sz="0" w:space="0" w:color="auto"/>
                <w:right w:val="none" w:sz="0" w:space="0" w:color="auto"/>
              </w:divBdr>
            </w:div>
            <w:div w:id="1647777944">
              <w:marLeft w:val="0"/>
              <w:marRight w:val="0"/>
              <w:marTop w:val="0"/>
              <w:marBottom w:val="0"/>
              <w:divBdr>
                <w:top w:val="none" w:sz="0" w:space="0" w:color="auto"/>
                <w:left w:val="none" w:sz="0" w:space="0" w:color="auto"/>
                <w:bottom w:val="none" w:sz="0" w:space="0" w:color="auto"/>
                <w:right w:val="none" w:sz="0" w:space="0" w:color="auto"/>
              </w:divBdr>
            </w:div>
            <w:div w:id="1704402888">
              <w:marLeft w:val="0"/>
              <w:marRight w:val="0"/>
              <w:marTop w:val="0"/>
              <w:marBottom w:val="0"/>
              <w:divBdr>
                <w:top w:val="none" w:sz="0" w:space="0" w:color="auto"/>
                <w:left w:val="none" w:sz="0" w:space="0" w:color="auto"/>
                <w:bottom w:val="none" w:sz="0" w:space="0" w:color="auto"/>
                <w:right w:val="none" w:sz="0" w:space="0" w:color="auto"/>
              </w:divBdr>
            </w:div>
            <w:div w:id="1726566620">
              <w:marLeft w:val="0"/>
              <w:marRight w:val="0"/>
              <w:marTop w:val="0"/>
              <w:marBottom w:val="0"/>
              <w:divBdr>
                <w:top w:val="none" w:sz="0" w:space="0" w:color="auto"/>
                <w:left w:val="none" w:sz="0" w:space="0" w:color="auto"/>
                <w:bottom w:val="none" w:sz="0" w:space="0" w:color="auto"/>
                <w:right w:val="none" w:sz="0" w:space="0" w:color="auto"/>
              </w:divBdr>
            </w:div>
            <w:div w:id="1949123357">
              <w:marLeft w:val="0"/>
              <w:marRight w:val="0"/>
              <w:marTop w:val="0"/>
              <w:marBottom w:val="0"/>
              <w:divBdr>
                <w:top w:val="none" w:sz="0" w:space="0" w:color="auto"/>
                <w:left w:val="none" w:sz="0" w:space="0" w:color="auto"/>
                <w:bottom w:val="none" w:sz="0" w:space="0" w:color="auto"/>
                <w:right w:val="none" w:sz="0" w:space="0" w:color="auto"/>
              </w:divBdr>
            </w:div>
          </w:divsChild>
        </w:div>
        <w:div w:id="249044398">
          <w:marLeft w:val="0"/>
          <w:marRight w:val="0"/>
          <w:marTop w:val="0"/>
          <w:marBottom w:val="0"/>
          <w:divBdr>
            <w:top w:val="none" w:sz="0" w:space="0" w:color="auto"/>
            <w:left w:val="none" w:sz="0" w:space="0" w:color="auto"/>
            <w:bottom w:val="none" w:sz="0" w:space="0" w:color="auto"/>
            <w:right w:val="none" w:sz="0" w:space="0" w:color="auto"/>
          </w:divBdr>
          <w:divsChild>
            <w:div w:id="46418724">
              <w:marLeft w:val="0"/>
              <w:marRight w:val="0"/>
              <w:marTop w:val="0"/>
              <w:marBottom w:val="0"/>
              <w:divBdr>
                <w:top w:val="none" w:sz="0" w:space="0" w:color="auto"/>
                <w:left w:val="none" w:sz="0" w:space="0" w:color="auto"/>
                <w:bottom w:val="none" w:sz="0" w:space="0" w:color="auto"/>
                <w:right w:val="none" w:sz="0" w:space="0" w:color="auto"/>
              </w:divBdr>
            </w:div>
            <w:div w:id="86393774">
              <w:marLeft w:val="0"/>
              <w:marRight w:val="0"/>
              <w:marTop w:val="0"/>
              <w:marBottom w:val="0"/>
              <w:divBdr>
                <w:top w:val="none" w:sz="0" w:space="0" w:color="auto"/>
                <w:left w:val="none" w:sz="0" w:space="0" w:color="auto"/>
                <w:bottom w:val="none" w:sz="0" w:space="0" w:color="auto"/>
                <w:right w:val="none" w:sz="0" w:space="0" w:color="auto"/>
              </w:divBdr>
            </w:div>
            <w:div w:id="87312430">
              <w:marLeft w:val="0"/>
              <w:marRight w:val="0"/>
              <w:marTop w:val="0"/>
              <w:marBottom w:val="0"/>
              <w:divBdr>
                <w:top w:val="none" w:sz="0" w:space="0" w:color="auto"/>
                <w:left w:val="none" w:sz="0" w:space="0" w:color="auto"/>
                <w:bottom w:val="none" w:sz="0" w:space="0" w:color="auto"/>
                <w:right w:val="none" w:sz="0" w:space="0" w:color="auto"/>
              </w:divBdr>
            </w:div>
            <w:div w:id="176312888">
              <w:marLeft w:val="0"/>
              <w:marRight w:val="0"/>
              <w:marTop w:val="0"/>
              <w:marBottom w:val="0"/>
              <w:divBdr>
                <w:top w:val="none" w:sz="0" w:space="0" w:color="auto"/>
                <w:left w:val="none" w:sz="0" w:space="0" w:color="auto"/>
                <w:bottom w:val="none" w:sz="0" w:space="0" w:color="auto"/>
                <w:right w:val="none" w:sz="0" w:space="0" w:color="auto"/>
              </w:divBdr>
            </w:div>
            <w:div w:id="365058685">
              <w:marLeft w:val="0"/>
              <w:marRight w:val="0"/>
              <w:marTop w:val="0"/>
              <w:marBottom w:val="0"/>
              <w:divBdr>
                <w:top w:val="none" w:sz="0" w:space="0" w:color="auto"/>
                <w:left w:val="none" w:sz="0" w:space="0" w:color="auto"/>
                <w:bottom w:val="none" w:sz="0" w:space="0" w:color="auto"/>
                <w:right w:val="none" w:sz="0" w:space="0" w:color="auto"/>
              </w:divBdr>
            </w:div>
            <w:div w:id="412119297">
              <w:marLeft w:val="0"/>
              <w:marRight w:val="0"/>
              <w:marTop w:val="0"/>
              <w:marBottom w:val="0"/>
              <w:divBdr>
                <w:top w:val="none" w:sz="0" w:space="0" w:color="auto"/>
                <w:left w:val="none" w:sz="0" w:space="0" w:color="auto"/>
                <w:bottom w:val="none" w:sz="0" w:space="0" w:color="auto"/>
                <w:right w:val="none" w:sz="0" w:space="0" w:color="auto"/>
              </w:divBdr>
            </w:div>
            <w:div w:id="479419216">
              <w:marLeft w:val="0"/>
              <w:marRight w:val="0"/>
              <w:marTop w:val="0"/>
              <w:marBottom w:val="0"/>
              <w:divBdr>
                <w:top w:val="none" w:sz="0" w:space="0" w:color="auto"/>
                <w:left w:val="none" w:sz="0" w:space="0" w:color="auto"/>
                <w:bottom w:val="none" w:sz="0" w:space="0" w:color="auto"/>
                <w:right w:val="none" w:sz="0" w:space="0" w:color="auto"/>
              </w:divBdr>
            </w:div>
            <w:div w:id="481242085">
              <w:marLeft w:val="0"/>
              <w:marRight w:val="0"/>
              <w:marTop w:val="0"/>
              <w:marBottom w:val="0"/>
              <w:divBdr>
                <w:top w:val="none" w:sz="0" w:space="0" w:color="auto"/>
                <w:left w:val="none" w:sz="0" w:space="0" w:color="auto"/>
                <w:bottom w:val="none" w:sz="0" w:space="0" w:color="auto"/>
                <w:right w:val="none" w:sz="0" w:space="0" w:color="auto"/>
              </w:divBdr>
            </w:div>
            <w:div w:id="636447582">
              <w:marLeft w:val="0"/>
              <w:marRight w:val="0"/>
              <w:marTop w:val="0"/>
              <w:marBottom w:val="0"/>
              <w:divBdr>
                <w:top w:val="none" w:sz="0" w:space="0" w:color="auto"/>
                <w:left w:val="none" w:sz="0" w:space="0" w:color="auto"/>
                <w:bottom w:val="none" w:sz="0" w:space="0" w:color="auto"/>
                <w:right w:val="none" w:sz="0" w:space="0" w:color="auto"/>
              </w:divBdr>
            </w:div>
            <w:div w:id="937635713">
              <w:marLeft w:val="0"/>
              <w:marRight w:val="0"/>
              <w:marTop w:val="0"/>
              <w:marBottom w:val="0"/>
              <w:divBdr>
                <w:top w:val="none" w:sz="0" w:space="0" w:color="auto"/>
                <w:left w:val="none" w:sz="0" w:space="0" w:color="auto"/>
                <w:bottom w:val="none" w:sz="0" w:space="0" w:color="auto"/>
                <w:right w:val="none" w:sz="0" w:space="0" w:color="auto"/>
              </w:divBdr>
            </w:div>
            <w:div w:id="977302982">
              <w:marLeft w:val="0"/>
              <w:marRight w:val="0"/>
              <w:marTop w:val="0"/>
              <w:marBottom w:val="0"/>
              <w:divBdr>
                <w:top w:val="none" w:sz="0" w:space="0" w:color="auto"/>
                <w:left w:val="none" w:sz="0" w:space="0" w:color="auto"/>
                <w:bottom w:val="none" w:sz="0" w:space="0" w:color="auto"/>
                <w:right w:val="none" w:sz="0" w:space="0" w:color="auto"/>
              </w:divBdr>
            </w:div>
            <w:div w:id="1064449695">
              <w:marLeft w:val="0"/>
              <w:marRight w:val="0"/>
              <w:marTop w:val="0"/>
              <w:marBottom w:val="0"/>
              <w:divBdr>
                <w:top w:val="none" w:sz="0" w:space="0" w:color="auto"/>
                <w:left w:val="none" w:sz="0" w:space="0" w:color="auto"/>
                <w:bottom w:val="none" w:sz="0" w:space="0" w:color="auto"/>
                <w:right w:val="none" w:sz="0" w:space="0" w:color="auto"/>
              </w:divBdr>
            </w:div>
            <w:div w:id="1190072499">
              <w:marLeft w:val="0"/>
              <w:marRight w:val="0"/>
              <w:marTop w:val="0"/>
              <w:marBottom w:val="0"/>
              <w:divBdr>
                <w:top w:val="none" w:sz="0" w:space="0" w:color="auto"/>
                <w:left w:val="none" w:sz="0" w:space="0" w:color="auto"/>
                <w:bottom w:val="none" w:sz="0" w:space="0" w:color="auto"/>
                <w:right w:val="none" w:sz="0" w:space="0" w:color="auto"/>
              </w:divBdr>
            </w:div>
            <w:div w:id="1293054276">
              <w:marLeft w:val="0"/>
              <w:marRight w:val="0"/>
              <w:marTop w:val="0"/>
              <w:marBottom w:val="0"/>
              <w:divBdr>
                <w:top w:val="none" w:sz="0" w:space="0" w:color="auto"/>
                <w:left w:val="none" w:sz="0" w:space="0" w:color="auto"/>
                <w:bottom w:val="none" w:sz="0" w:space="0" w:color="auto"/>
                <w:right w:val="none" w:sz="0" w:space="0" w:color="auto"/>
              </w:divBdr>
            </w:div>
            <w:div w:id="1330057521">
              <w:marLeft w:val="0"/>
              <w:marRight w:val="0"/>
              <w:marTop w:val="0"/>
              <w:marBottom w:val="0"/>
              <w:divBdr>
                <w:top w:val="none" w:sz="0" w:space="0" w:color="auto"/>
                <w:left w:val="none" w:sz="0" w:space="0" w:color="auto"/>
                <w:bottom w:val="none" w:sz="0" w:space="0" w:color="auto"/>
                <w:right w:val="none" w:sz="0" w:space="0" w:color="auto"/>
              </w:divBdr>
            </w:div>
            <w:div w:id="1410426682">
              <w:marLeft w:val="0"/>
              <w:marRight w:val="0"/>
              <w:marTop w:val="0"/>
              <w:marBottom w:val="0"/>
              <w:divBdr>
                <w:top w:val="none" w:sz="0" w:space="0" w:color="auto"/>
                <w:left w:val="none" w:sz="0" w:space="0" w:color="auto"/>
                <w:bottom w:val="none" w:sz="0" w:space="0" w:color="auto"/>
                <w:right w:val="none" w:sz="0" w:space="0" w:color="auto"/>
              </w:divBdr>
            </w:div>
            <w:div w:id="1435319588">
              <w:marLeft w:val="0"/>
              <w:marRight w:val="0"/>
              <w:marTop w:val="0"/>
              <w:marBottom w:val="0"/>
              <w:divBdr>
                <w:top w:val="none" w:sz="0" w:space="0" w:color="auto"/>
                <w:left w:val="none" w:sz="0" w:space="0" w:color="auto"/>
                <w:bottom w:val="none" w:sz="0" w:space="0" w:color="auto"/>
                <w:right w:val="none" w:sz="0" w:space="0" w:color="auto"/>
              </w:divBdr>
            </w:div>
            <w:div w:id="1589540669">
              <w:marLeft w:val="0"/>
              <w:marRight w:val="0"/>
              <w:marTop w:val="0"/>
              <w:marBottom w:val="0"/>
              <w:divBdr>
                <w:top w:val="none" w:sz="0" w:space="0" w:color="auto"/>
                <w:left w:val="none" w:sz="0" w:space="0" w:color="auto"/>
                <w:bottom w:val="none" w:sz="0" w:space="0" w:color="auto"/>
                <w:right w:val="none" w:sz="0" w:space="0" w:color="auto"/>
              </w:divBdr>
            </w:div>
            <w:div w:id="1613509250">
              <w:marLeft w:val="0"/>
              <w:marRight w:val="0"/>
              <w:marTop w:val="0"/>
              <w:marBottom w:val="0"/>
              <w:divBdr>
                <w:top w:val="none" w:sz="0" w:space="0" w:color="auto"/>
                <w:left w:val="none" w:sz="0" w:space="0" w:color="auto"/>
                <w:bottom w:val="none" w:sz="0" w:space="0" w:color="auto"/>
                <w:right w:val="none" w:sz="0" w:space="0" w:color="auto"/>
              </w:divBdr>
            </w:div>
            <w:div w:id="1973898563">
              <w:marLeft w:val="0"/>
              <w:marRight w:val="0"/>
              <w:marTop w:val="0"/>
              <w:marBottom w:val="0"/>
              <w:divBdr>
                <w:top w:val="none" w:sz="0" w:space="0" w:color="auto"/>
                <w:left w:val="none" w:sz="0" w:space="0" w:color="auto"/>
                <w:bottom w:val="none" w:sz="0" w:space="0" w:color="auto"/>
                <w:right w:val="none" w:sz="0" w:space="0" w:color="auto"/>
              </w:divBdr>
            </w:div>
          </w:divsChild>
        </w:div>
        <w:div w:id="279655273">
          <w:marLeft w:val="0"/>
          <w:marRight w:val="0"/>
          <w:marTop w:val="0"/>
          <w:marBottom w:val="0"/>
          <w:divBdr>
            <w:top w:val="none" w:sz="0" w:space="0" w:color="auto"/>
            <w:left w:val="none" w:sz="0" w:space="0" w:color="auto"/>
            <w:bottom w:val="none" w:sz="0" w:space="0" w:color="auto"/>
            <w:right w:val="none" w:sz="0" w:space="0" w:color="auto"/>
          </w:divBdr>
          <w:divsChild>
            <w:div w:id="1147818907">
              <w:marLeft w:val="0"/>
              <w:marRight w:val="0"/>
              <w:marTop w:val="0"/>
              <w:marBottom w:val="0"/>
              <w:divBdr>
                <w:top w:val="none" w:sz="0" w:space="0" w:color="auto"/>
                <w:left w:val="none" w:sz="0" w:space="0" w:color="auto"/>
                <w:bottom w:val="none" w:sz="0" w:space="0" w:color="auto"/>
                <w:right w:val="none" w:sz="0" w:space="0" w:color="auto"/>
              </w:divBdr>
            </w:div>
            <w:div w:id="1225410670">
              <w:marLeft w:val="0"/>
              <w:marRight w:val="0"/>
              <w:marTop w:val="0"/>
              <w:marBottom w:val="0"/>
              <w:divBdr>
                <w:top w:val="none" w:sz="0" w:space="0" w:color="auto"/>
                <w:left w:val="none" w:sz="0" w:space="0" w:color="auto"/>
                <w:bottom w:val="none" w:sz="0" w:space="0" w:color="auto"/>
                <w:right w:val="none" w:sz="0" w:space="0" w:color="auto"/>
              </w:divBdr>
            </w:div>
            <w:div w:id="1394739924">
              <w:marLeft w:val="0"/>
              <w:marRight w:val="0"/>
              <w:marTop w:val="0"/>
              <w:marBottom w:val="0"/>
              <w:divBdr>
                <w:top w:val="none" w:sz="0" w:space="0" w:color="auto"/>
                <w:left w:val="none" w:sz="0" w:space="0" w:color="auto"/>
                <w:bottom w:val="none" w:sz="0" w:space="0" w:color="auto"/>
                <w:right w:val="none" w:sz="0" w:space="0" w:color="auto"/>
              </w:divBdr>
            </w:div>
            <w:div w:id="1842816276">
              <w:marLeft w:val="0"/>
              <w:marRight w:val="0"/>
              <w:marTop w:val="0"/>
              <w:marBottom w:val="0"/>
              <w:divBdr>
                <w:top w:val="none" w:sz="0" w:space="0" w:color="auto"/>
                <w:left w:val="none" w:sz="0" w:space="0" w:color="auto"/>
                <w:bottom w:val="none" w:sz="0" w:space="0" w:color="auto"/>
                <w:right w:val="none" w:sz="0" w:space="0" w:color="auto"/>
              </w:divBdr>
            </w:div>
          </w:divsChild>
        </w:div>
        <w:div w:id="325403454">
          <w:marLeft w:val="0"/>
          <w:marRight w:val="0"/>
          <w:marTop w:val="0"/>
          <w:marBottom w:val="0"/>
          <w:divBdr>
            <w:top w:val="none" w:sz="0" w:space="0" w:color="auto"/>
            <w:left w:val="none" w:sz="0" w:space="0" w:color="auto"/>
            <w:bottom w:val="none" w:sz="0" w:space="0" w:color="auto"/>
            <w:right w:val="none" w:sz="0" w:space="0" w:color="auto"/>
          </w:divBdr>
          <w:divsChild>
            <w:div w:id="617293988">
              <w:marLeft w:val="0"/>
              <w:marRight w:val="0"/>
              <w:marTop w:val="0"/>
              <w:marBottom w:val="0"/>
              <w:divBdr>
                <w:top w:val="none" w:sz="0" w:space="0" w:color="auto"/>
                <w:left w:val="none" w:sz="0" w:space="0" w:color="auto"/>
                <w:bottom w:val="none" w:sz="0" w:space="0" w:color="auto"/>
                <w:right w:val="none" w:sz="0" w:space="0" w:color="auto"/>
              </w:divBdr>
            </w:div>
            <w:div w:id="734275978">
              <w:marLeft w:val="0"/>
              <w:marRight w:val="0"/>
              <w:marTop w:val="0"/>
              <w:marBottom w:val="0"/>
              <w:divBdr>
                <w:top w:val="none" w:sz="0" w:space="0" w:color="auto"/>
                <w:left w:val="none" w:sz="0" w:space="0" w:color="auto"/>
                <w:bottom w:val="none" w:sz="0" w:space="0" w:color="auto"/>
                <w:right w:val="none" w:sz="0" w:space="0" w:color="auto"/>
              </w:divBdr>
            </w:div>
            <w:div w:id="857156408">
              <w:marLeft w:val="0"/>
              <w:marRight w:val="0"/>
              <w:marTop w:val="0"/>
              <w:marBottom w:val="0"/>
              <w:divBdr>
                <w:top w:val="none" w:sz="0" w:space="0" w:color="auto"/>
                <w:left w:val="none" w:sz="0" w:space="0" w:color="auto"/>
                <w:bottom w:val="none" w:sz="0" w:space="0" w:color="auto"/>
                <w:right w:val="none" w:sz="0" w:space="0" w:color="auto"/>
              </w:divBdr>
            </w:div>
          </w:divsChild>
        </w:div>
        <w:div w:id="346103538">
          <w:marLeft w:val="0"/>
          <w:marRight w:val="0"/>
          <w:marTop w:val="0"/>
          <w:marBottom w:val="0"/>
          <w:divBdr>
            <w:top w:val="none" w:sz="0" w:space="0" w:color="auto"/>
            <w:left w:val="none" w:sz="0" w:space="0" w:color="auto"/>
            <w:bottom w:val="none" w:sz="0" w:space="0" w:color="auto"/>
            <w:right w:val="none" w:sz="0" w:space="0" w:color="auto"/>
          </w:divBdr>
          <w:divsChild>
            <w:div w:id="21977903">
              <w:marLeft w:val="0"/>
              <w:marRight w:val="0"/>
              <w:marTop w:val="0"/>
              <w:marBottom w:val="0"/>
              <w:divBdr>
                <w:top w:val="none" w:sz="0" w:space="0" w:color="auto"/>
                <w:left w:val="none" w:sz="0" w:space="0" w:color="auto"/>
                <w:bottom w:val="none" w:sz="0" w:space="0" w:color="auto"/>
                <w:right w:val="none" w:sz="0" w:space="0" w:color="auto"/>
              </w:divBdr>
            </w:div>
            <w:div w:id="216667649">
              <w:marLeft w:val="0"/>
              <w:marRight w:val="0"/>
              <w:marTop w:val="0"/>
              <w:marBottom w:val="0"/>
              <w:divBdr>
                <w:top w:val="none" w:sz="0" w:space="0" w:color="auto"/>
                <w:left w:val="none" w:sz="0" w:space="0" w:color="auto"/>
                <w:bottom w:val="none" w:sz="0" w:space="0" w:color="auto"/>
                <w:right w:val="none" w:sz="0" w:space="0" w:color="auto"/>
              </w:divBdr>
            </w:div>
            <w:div w:id="301933862">
              <w:marLeft w:val="0"/>
              <w:marRight w:val="0"/>
              <w:marTop w:val="0"/>
              <w:marBottom w:val="0"/>
              <w:divBdr>
                <w:top w:val="none" w:sz="0" w:space="0" w:color="auto"/>
                <w:left w:val="none" w:sz="0" w:space="0" w:color="auto"/>
                <w:bottom w:val="none" w:sz="0" w:space="0" w:color="auto"/>
                <w:right w:val="none" w:sz="0" w:space="0" w:color="auto"/>
              </w:divBdr>
            </w:div>
            <w:div w:id="334386543">
              <w:marLeft w:val="0"/>
              <w:marRight w:val="0"/>
              <w:marTop w:val="0"/>
              <w:marBottom w:val="0"/>
              <w:divBdr>
                <w:top w:val="none" w:sz="0" w:space="0" w:color="auto"/>
                <w:left w:val="none" w:sz="0" w:space="0" w:color="auto"/>
                <w:bottom w:val="none" w:sz="0" w:space="0" w:color="auto"/>
                <w:right w:val="none" w:sz="0" w:space="0" w:color="auto"/>
              </w:divBdr>
            </w:div>
            <w:div w:id="510031389">
              <w:marLeft w:val="0"/>
              <w:marRight w:val="0"/>
              <w:marTop w:val="0"/>
              <w:marBottom w:val="0"/>
              <w:divBdr>
                <w:top w:val="none" w:sz="0" w:space="0" w:color="auto"/>
                <w:left w:val="none" w:sz="0" w:space="0" w:color="auto"/>
                <w:bottom w:val="none" w:sz="0" w:space="0" w:color="auto"/>
                <w:right w:val="none" w:sz="0" w:space="0" w:color="auto"/>
              </w:divBdr>
            </w:div>
            <w:div w:id="587006554">
              <w:marLeft w:val="0"/>
              <w:marRight w:val="0"/>
              <w:marTop w:val="0"/>
              <w:marBottom w:val="0"/>
              <w:divBdr>
                <w:top w:val="none" w:sz="0" w:space="0" w:color="auto"/>
                <w:left w:val="none" w:sz="0" w:space="0" w:color="auto"/>
                <w:bottom w:val="none" w:sz="0" w:space="0" w:color="auto"/>
                <w:right w:val="none" w:sz="0" w:space="0" w:color="auto"/>
              </w:divBdr>
            </w:div>
            <w:div w:id="778915799">
              <w:marLeft w:val="0"/>
              <w:marRight w:val="0"/>
              <w:marTop w:val="0"/>
              <w:marBottom w:val="0"/>
              <w:divBdr>
                <w:top w:val="none" w:sz="0" w:space="0" w:color="auto"/>
                <w:left w:val="none" w:sz="0" w:space="0" w:color="auto"/>
                <w:bottom w:val="none" w:sz="0" w:space="0" w:color="auto"/>
                <w:right w:val="none" w:sz="0" w:space="0" w:color="auto"/>
              </w:divBdr>
            </w:div>
            <w:div w:id="798453256">
              <w:marLeft w:val="0"/>
              <w:marRight w:val="0"/>
              <w:marTop w:val="0"/>
              <w:marBottom w:val="0"/>
              <w:divBdr>
                <w:top w:val="none" w:sz="0" w:space="0" w:color="auto"/>
                <w:left w:val="none" w:sz="0" w:space="0" w:color="auto"/>
                <w:bottom w:val="none" w:sz="0" w:space="0" w:color="auto"/>
                <w:right w:val="none" w:sz="0" w:space="0" w:color="auto"/>
              </w:divBdr>
            </w:div>
            <w:div w:id="927616229">
              <w:marLeft w:val="0"/>
              <w:marRight w:val="0"/>
              <w:marTop w:val="0"/>
              <w:marBottom w:val="0"/>
              <w:divBdr>
                <w:top w:val="none" w:sz="0" w:space="0" w:color="auto"/>
                <w:left w:val="none" w:sz="0" w:space="0" w:color="auto"/>
                <w:bottom w:val="none" w:sz="0" w:space="0" w:color="auto"/>
                <w:right w:val="none" w:sz="0" w:space="0" w:color="auto"/>
              </w:divBdr>
            </w:div>
            <w:div w:id="1012680156">
              <w:marLeft w:val="0"/>
              <w:marRight w:val="0"/>
              <w:marTop w:val="0"/>
              <w:marBottom w:val="0"/>
              <w:divBdr>
                <w:top w:val="none" w:sz="0" w:space="0" w:color="auto"/>
                <w:left w:val="none" w:sz="0" w:space="0" w:color="auto"/>
                <w:bottom w:val="none" w:sz="0" w:space="0" w:color="auto"/>
                <w:right w:val="none" w:sz="0" w:space="0" w:color="auto"/>
              </w:divBdr>
            </w:div>
            <w:div w:id="1050425482">
              <w:marLeft w:val="0"/>
              <w:marRight w:val="0"/>
              <w:marTop w:val="0"/>
              <w:marBottom w:val="0"/>
              <w:divBdr>
                <w:top w:val="none" w:sz="0" w:space="0" w:color="auto"/>
                <w:left w:val="none" w:sz="0" w:space="0" w:color="auto"/>
                <w:bottom w:val="none" w:sz="0" w:space="0" w:color="auto"/>
                <w:right w:val="none" w:sz="0" w:space="0" w:color="auto"/>
              </w:divBdr>
            </w:div>
            <w:div w:id="1060404370">
              <w:marLeft w:val="0"/>
              <w:marRight w:val="0"/>
              <w:marTop w:val="0"/>
              <w:marBottom w:val="0"/>
              <w:divBdr>
                <w:top w:val="none" w:sz="0" w:space="0" w:color="auto"/>
                <w:left w:val="none" w:sz="0" w:space="0" w:color="auto"/>
                <w:bottom w:val="none" w:sz="0" w:space="0" w:color="auto"/>
                <w:right w:val="none" w:sz="0" w:space="0" w:color="auto"/>
              </w:divBdr>
            </w:div>
            <w:div w:id="1714648020">
              <w:marLeft w:val="0"/>
              <w:marRight w:val="0"/>
              <w:marTop w:val="0"/>
              <w:marBottom w:val="0"/>
              <w:divBdr>
                <w:top w:val="none" w:sz="0" w:space="0" w:color="auto"/>
                <w:left w:val="none" w:sz="0" w:space="0" w:color="auto"/>
                <w:bottom w:val="none" w:sz="0" w:space="0" w:color="auto"/>
                <w:right w:val="none" w:sz="0" w:space="0" w:color="auto"/>
              </w:divBdr>
            </w:div>
            <w:div w:id="2076387585">
              <w:marLeft w:val="0"/>
              <w:marRight w:val="0"/>
              <w:marTop w:val="0"/>
              <w:marBottom w:val="0"/>
              <w:divBdr>
                <w:top w:val="none" w:sz="0" w:space="0" w:color="auto"/>
                <w:left w:val="none" w:sz="0" w:space="0" w:color="auto"/>
                <w:bottom w:val="none" w:sz="0" w:space="0" w:color="auto"/>
                <w:right w:val="none" w:sz="0" w:space="0" w:color="auto"/>
              </w:divBdr>
            </w:div>
          </w:divsChild>
        </w:div>
        <w:div w:id="556209372">
          <w:marLeft w:val="0"/>
          <w:marRight w:val="0"/>
          <w:marTop w:val="0"/>
          <w:marBottom w:val="0"/>
          <w:divBdr>
            <w:top w:val="none" w:sz="0" w:space="0" w:color="auto"/>
            <w:left w:val="none" w:sz="0" w:space="0" w:color="auto"/>
            <w:bottom w:val="none" w:sz="0" w:space="0" w:color="auto"/>
            <w:right w:val="none" w:sz="0" w:space="0" w:color="auto"/>
          </w:divBdr>
          <w:divsChild>
            <w:div w:id="97916139">
              <w:marLeft w:val="0"/>
              <w:marRight w:val="0"/>
              <w:marTop w:val="0"/>
              <w:marBottom w:val="0"/>
              <w:divBdr>
                <w:top w:val="none" w:sz="0" w:space="0" w:color="auto"/>
                <w:left w:val="none" w:sz="0" w:space="0" w:color="auto"/>
                <w:bottom w:val="none" w:sz="0" w:space="0" w:color="auto"/>
                <w:right w:val="none" w:sz="0" w:space="0" w:color="auto"/>
              </w:divBdr>
            </w:div>
            <w:div w:id="120736205">
              <w:marLeft w:val="0"/>
              <w:marRight w:val="0"/>
              <w:marTop w:val="0"/>
              <w:marBottom w:val="0"/>
              <w:divBdr>
                <w:top w:val="none" w:sz="0" w:space="0" w:color="auto"/>
                <w:left w:val="none" w:sz="0" w:space="0" w:color="auto"/>
                <w:bottom w:val="none" w:sz="0" w:space="0" w:color="auto"/>
                <w:right w:val="none" w:sz="0" w:space="0" w:color="auto"/>
              </w:divBdr>
            </w:div>
            <w:div w:id="196356507">
              <w:marLeft w:val="0"/>
              <w:marRight w:val="0"/>
              <w:marTop w:val="0"/>
              <w:marBottom w:val="0"/>
              <w:divBdr>
                <w:top w:val="none" w:sz="0" w:space="0" w:color="auto"/>
                <w:left w:val="none" w:sz="0" w:space="0" w:color="auto"/>
                <w:bottom w:val="none" w:sz="0" w:space="0" w:color="auto"/>
                <w:right w:val="none" w:sz="0" w:space="0" w:color="auto"/>
              </w:divBdr>
            </w:div>
            <w:div w:id="333460358">
              <w:marLeft w:val="0"/>
              <w:marRight w:val="0"/>
              <w:marTop w:val="0"/>
              <w:marBottom w:val="0"/>
              <w:divBdr>
                <w:top w:val="none" w:sz="0" w:space="0" w:color="auto"/>
                <w:left w:val="none" w:sz="0" w:space="0" w:color="auto"/>
                <w:bottom w:val="none" w:sz="0" w:space="0" w:color="auto"/>
                <w:right w:val="none" w:sz="0" w:space="0" w:color="auto"/>
              </w:divBdr>
            </w:div>
            <w:div w:id="379791790">
              <w:marLeft w:val="0"/>
              <w:marRight w:val="0"/>
              <w:marTop w:val="0"/>
              <w:marBottom w:val="0"/>
              <w:divBdr>
                <w:top w:val="none" w:sz="0" w:space="0" w:color="auto"/>
                <w:left w:val="none" w:sz="0" w:space="0" w:color="auto"/>
                <w:bottom w:val="none" w:sz="0" w:space="0" w:color="auto"/>
                <w:right w:val="none" w:sz="0" w:space="0" w:color="auto"/>
              </w:divBdr>
            </w:div>
            <w:div w:id="471335868">
              <w:marLeft w:val="0"/>
              <w:marRight w:val="0"/>
              <w:marTop w:val="0"/>
              <w:marBottom w:val="0"/>
              <w:divBdr>
                <w:top w:val="none" w:sz="0" w:space="0" w:color="auto"/>
                <w:left w:val="none" w:sz="0" w:space="0" w:color="auto"/>
                <w:bottom w:val="none" w:sz="0" w:space="0" w:color="auto"/>
                <w:right w:val="none" w:sz="0" w:space="0" w:color="auto"/>
              </w:divBdr>
            </w:div>
            <w:div w:id="647713922">
              <w:marLeft w:val="0"/>
              <w:marRight w:val="0"/>
              <w:marTop w:val="0"/>
              <w:marBottom w:val="0"/>
              <w:divBdr>
                <w:top w:val="none" w:sz="0" w:space="0" w:color="auto"/>
                <w:left w:val="none" w:sz="0" w:space="0" w:color="auto"/>
                <w:bottom w:val="none" w:sz="0" w:space="0" w:color="auto"/>
                <w:right w:val="none" w:sz="0" w:space="0" w:color="auto"/>
              </w:divBdr>
            </w:div>
            <w:div w:id="968701303">
              <w:marLeft w:val="0"/>
              <w:marRight w:val="0"/>
              <w:marTop w:val="0"/>
              <w:marBottom w:val="0"/>
              <w:divBdr>
                <w:top w:val="none" w:sz="0" w:space="0" w:color="auto"/>
                <w:left w:val="none" w:sz="0" w:space="0" w:color="auto"/>
                <w:bottom w:val="none" w:sz="0" w:space="0" w:color="auto"/>
                <w:right w:val="none" w:sz="0" w:space="0" w:color="auto"/>
              </w:divBdr>
            </w:div>
            <w:div w:id="1050807173">
              <w:marLeft w:val="0"/>
              <w:marRight w:val="0"/>
              <w:marTop w:val="0"/>
              <w:marBottom w:val="0"/>
              <w:divBdr>
                <w:top w:val="none" w:sz="0" w:space="0" w:color="auto"/>
                <w:left w:val="none" w:sz="0" w:space="0" w:color="auto"/>
                <w:bottom w:val="none" w:sz="0" w:space="0" w:color="auto"/>
                <w:right w:val="none" w:sz="0" w:space="0" w:color="auto"/>
              </w:divBdr>
            </w:div>
            <w:div w:id="1449858541">
              <w:marLeft w:val="0"/>
              <w:marRight w:val="0"/>
              <w:marTop w:val="0"/>
              <w:marBottom w:val="0"/>
              <w:divBdr>
                <w:top w:val="none" w:sz="0" w:space="0" w:color="auto"/>
                <w:left w:val="none" w:sz="0" w:space="0" w:color="auto"/>
                <w:bottom w:val="none" w:sz="0" w:space="0" w:color="auto"/>
                <w:right w:val="none" w:sz="0" w:space="0" w:color="auto"/>
              </w:divBdr>
            </w:div>
            <w:div w:id="1568883715">
              <w:marLeft w:val="0"/>
              <w:marRight w:val="0"/>
              <w:marTop w:val="0"/>
              <w:marBottom w:val="0"/>
              <w:divBdr>
                <w:top w:val="none" w:sz="0" w:space="0" w:color="auto"/>
                <w:left w:val="none" w:sz="0" w:space="0" w:color="auto"/>
                <w:bottom w:val="none" w:sz="0" w:space="0" w:color="auto"/>
                <w:right w:val="none" w:sz="0" w:space="0" w:color="auto"/>
              </w:divBdr>
            </w:div>
            <w:div w:id="1775708049">
              <w:marLeft w:val="0"/>
              <w:marRight w:val="0"/>
              <w:marTop w:val="0"/>
              <w:marBottom w:val="0"/>
              <w:divBdr>
                <w:top w:val="none" w:sz="0" w:space="0" w:color="auto"/>
                <w:left w:val="none" w:sz="0" w:space="0" w:color="auto"/>
                <w:bottom w:val="none" w:sz="0" w:space="0" w:color="auto"/>
                <w:right w:val="none" w:sz="0" w:space="0" w:color="auto"/>
              </w:divBdr>
            </w:div>
            <w:div w:id="1843205503">
              <w:marLeft w:val="0"/>
              <w:marRight w:val="0"/>
              <w:marTop w:val="0"/>
              <w:marBottom w:val="0"/>
              <w:divBdr>
                <w:top w:val="none" w:sz="0" w:space="0" w:color="auto"/>
                <w:left w:val="none" w:sz="0" w:space="0" w:color="auto"/>
                <w:bottom w:val="none" w:sz="0" w:space="0" w:color="auto"/>
                <w:right w:val="none" w:sz="0" w:space="0" w:color="auto"/>
              </w:divBdr>
            </w:div>
          </w:divsChild>
        </w:div>
        <w:div w:id="567545184">
          <w:marLeft w:val="0"/>
          <w:marRight w:val="0"/>
          <w:marTop w:val="0"/>
          <w:marBottom w:val="0"/>
          <w:divBdr>
            <w:top w:val="none" w:sz="0" w:space="0" w:color="auto"/>
            <w:left w:val="none" w:sz="0" w:space="0" w:color="auto"/>
            <w:bottom w:val="none" w:sz="0" w:space="0" w:color="auto"/>
            <w:right w:val="none" w:sz="0" w:space="0" w:color="auto"/>
          </w:divBdr>
          <w:divsChild>
            <w:div w:id="669408619">
              <w:marLeft w:val="0"/>
              <w:marRight w:val="0"/>
              <w:marTop w:val="0"/>
              <w:marBottom w:val="0"/>
              <w:divBdr>
                <w:top w:val="none" w:sz="0" w:space="0" w:color="auto"/>
                <w:left w:val="none" w:sz="0" w:space="0" w:color="auto"/>
                <w:bottom w:val="none" w:sz="0" w:space="0" w:color="auto"/>
                <w:right w:val="none" w:sz="0" w:space="0" w:color="auto"/>
              </w:divBdr>
            </w:div>
            <w:div w:id="709187655">
              <w:marLeft w:val="0"/>
              <w:marRight w:val="0"/>
              <w:marTop w:val="0"/>
              <w:marBottom w:val="0"/>
              <w:divBdr>
                <w:top w:val="none" w:sz="0" w:space="0" w:color="auto"/>
                <w:left w:val="none" w:sz="0" w:space="0" w:color="auto"/>
                <w:bottom w:val="none" w:sz="0" w:space="0" w:color="auto"/>
                <w:right w:val="none" w:sz="0" w:space="0" w:color="auto"/>
              </w:divBdr>
            </w:div>
            <w:div w:id="746808220">
              <w:marLeft w:val="0"/>
              <w:marRight w:val="0"/>
              <w:marTop w:val="0"/>
              <w:marBottom w:val="0"/>
              <w:divBdr>
                <w:top w:val="none" w:sz="0" w:space="0" w:color="auto"/>
                <w:left w:val="none" w:sz="0" w:space="0" w:color="auto"/>
                <w:bottom w:val="none" w:sz="0" w:space="0" w:color="auto"/>
                <w:right w:val="none" w:sz="0" w:space="0" w:color="auto"/>
              </w:divBdr>
            </w:div>
            <w:div w:id="1199857867">
              <w:marLeft w:val="0"/>
              <w:marRight w:val="0"/>
              <w:marTop w:val="0"/>
              <w:marBottom w:val="0"/>
              <w:divBdr>
                <w:top w:val="none" w:sz="0" w:space="0" w:color="auto"/>
                <w:left w:val="none" w:sz="0" w:space="0" w:color="auto"/>
                <w:bottom w:val="none" w:sz="0" w:space="0" w:color="auto"/>
                <w:right w:val="none" w:sz="0" w:space="0" w:color="auto"/>
              </w:divBdr>
            </w:div>
            <w:div w:id="1505558591">
              <w:marLeft w:val="0"/>
              <w:marRight w:val="0"/>
              <w:marTop w:val="0"/>
              <w:marBottom w:val="0"/>
              <w:divBdr>
                <w:top w:val="none" w:sz="0" w:space="0" w:color="auto"/>
                <w:left w:val="none" w:sz="0" w:space="0" w:color="auto"/>
                <w:bottom w:val="none" w:sz="0" w:space="0" w:color="auto"/>
                <w:right w:val="none" w:sz="0" w:space="0" w:color="auto"/>
              </w:divBdr>
            </w:div>
            <w:div w:id="1714571489">
              <w:marLeft w:val="0"/>
              <w:marRight w:val="0"/>
              <w:marTop w:val="0"/>
              <w:marBottom w:val="0"/>
              <w:divBdr>
                <w:top w:val="none" w:sz="0" w:space="0" w:color="auto"/>
                <w:left w:val="none" w:sz="0" w:space="0" w:color="auto"/>
                <w:bottom w:val="none" w:sz="0" w:space="0" w:color="auto"/>
                <w:right w:val="none" w:sz="0" w:space="0" w:color="auto"/>
              </w:divBdr>
            </w:div>
            <w:div w:id="1721704437">
              <w:marLeft w:val="0"/>
              <w:marRight w:val="0"/>
              <w:marTop w:val="0"/>
              <w:marBottom w:val="0"/>
              <w:divBdr>
                <w:top w:val="none" w:sz="0" w:space="0" w:color="auto"/>
                <w:left w:val="none" w:sz="0" w:space="0" w:color="auto"/>
                <w:bottom w:val="none" w:sz="0" w:space="0" w:color="auto"/>
                <w:right w:val="none" w:sz="0" w:space="0" w:color="auto"/>
              </w:divBdr>
            </w:div>
            <w:div w:id="1815484934">
              <w:marLeft w:val="0"/>
              <w:marRight w:val="0"/>
              <w:marTop w:val="0"/>
              <w:marBottom w:val="0"/>
              <w:divBdr>
                <w:top w:val="none" w:sz="0" w:space="0" w:color="auto"/>
                <w:left w:val="none" w:sz="0" w:space="0" w:color="auto"/>
                <w:bottom w:val="none" w:sz="0" w:space="0" w:color="auto"/>
                <w:right w:val="none" w:sz="0" w:space="0" w:color="auto"/>
              </w:divBdr>
            </w:div>
            <w:div w:id="1856266523">
              <w:marLeft w:val="0"/>
              <w:marRight w:val="0"/>
              <w:marTop w:val="0"/>
              <w:marBottom w:val="0"/>
              <w:divBdr>
                <w:top w:val="none" w:sz="0" w:space="0" w:color="auto"/>
                <w:left w:val="none" w:sz="0" w:space="0" w:color="auto"/>
                <w:bottom w:val="none" w:sz="0" w:space="0" w:color="auto"/>
                <w:right w:val="none" w:sz="0" w:space="0" w:color="auto"/>
              </w:divBdr>
            </w:div>
            <w:div w:id="1895695268">
              <w:marLeft w:val="0"/>
              <w:marRight w:val="0"/>
              <w:marTop w:val="0"/>
              <w:marBottom w:val="0"/>
              <w:divBdr>
                <w:top w:val="none" w:sz="0" w:space="0" w:color="auto"/>
                <w:left w:val="none" w:sz="0" w:space="0" w:color="auto"/>
                <w:bottom w:val="none" w:sz="0" w:space="0" w:color="auto"/>
                <w:right w:val="none" w:sz="0" w:space="0" w:color="auto"/>
              </w:divBdr>
            </w:div>
            <w:div w:id="2117824601">
              <w:marLeft w:val="0"/>
              <w:marRight w:val="0"/>
              <w:marTop w:val="0"/>
              <w:marBottom w:val="0"/>
              <w:divBdr>
                <w:top w:val="none" w:sz="0" w:space="0" w:color="auto"/>
                <w:left w:val="none" w:sz="0" w:space="0" w:color="auto"/>
                <w:bottom w:val="none" w:sz="0" w:space="0" w:color="auto"/>
                <w:right w:val="none" w:sz="0" w:space="0" w:color="auto"/>
              </w:divBdr>
            </w:div>
            <w:div w:id="2141068290">
              <w:marLeft w:val="0"/>
              <w:marRight w:val="0"/>
              <w:marTop w:val="0"/>
              <w:marBottom w:val="0"/>
              <w:divBdr>
                <w:top w:val="none" w:sz="0" w:space="0" w:color="auto"/>
                <w:left w:val="none" w:sz="0" w:space="0" w:color="auto"/>
                <w:bottom w:val="none" w:sz="0" w:space="0" w:color="auto"/>
                <w:right w:val="none" w:sz="0" w:space="0" w:color="auto"/>
              </w:divBdr>
            </w:div>
            <w:div w:id="2146270590">
              <w:marLeft w:val="0"/>
              <w:marRight w:val="0"/>
              <w:marTop w:val="0"/>
              <w:marBottom w:val="0"/>
              <w:divBdr>
                <w:top w:val="none" w:sz="0" w:space="0" w:color="auto"/>
                <w:left w:val="none" w:sz="0" w:space="0" w:color="auto"/>
                <w:bottom w:val="none" w:sz="0" w:space="0" w:color="auto"/>
                <w:right w:val="none" w:sz="0" w:space="0" w:color="auto"/>
              </w:divBdr>
            </w:div>
          </w:divsChild>
        </w:div>
        <w:div w:id="712776378">
          <w:marLeft w:val="0"/>
          <w:marRight w:val="0"/>
          <w:marTop w:val="0"/>
          <w:marBottom w:val="0"/>
          <w:divBdr>
            <w:top w:val="none" w:sz="0" w:space="0" w:color="auto"/>
            <w:left w:val="none" w:sz="0" w:space="0" w:color="auto"/>
            <w:bottom w:val="none" w:sz="0" w:space="0" w:color="auto"/>
            <w:right w:val="none" w:sz="0" w:space="0" w:color="auto"/>
          </w:divBdr>
          <w:divsChild>
            <w:div w:id="11107047">
              <w:marLeft w:val="0"/>
              <w:marRight w:val="0"/>
              <w:marTop w:val="0"/>
              <w:marBottom w:val="0"/>
              <w:divBdr>
                <w:top w:val="none" w:sz="0" w:space="0" w:color="auto"/>
                <w:left w:val="none" w:sz="0" w:space="0" w:color="auto"/>
                <w:bottom w:val="none" w:sz="0" w:space="0" w:color="auto"/>
                <w:right w:val="none" w:sz="0" w:space="0" w:color="auto"/>
              </w:divBdr>
            </w:div>
            <w:div w:id="219677424">
              <w:marLeft w:val="0"/>
              <w:marRight w:val="0"/>
              <w:marTop w:val="0"/>
              <w:marBottom w:val="0"/>
              <w:divBdr>
                <w:top w:val="none" w:sz="0" w:space="0" w:color="auto"/>
                <w:left w:val="none" w:sz="0" w:space="0" w:color="auto"/>
                <w:bottom w:val="none" w:sz="0" w:space="0" w:color="auto"/>
                <w:right w:val="none" w:sz="0" w:space="0" w:color="auto"/>
              </w:divBdr>
            </w:div>
            <w:div w:id="335154326">
              <w:marLeft w:val="0"/>
              <w:marRight w:val="0"/>
              <w:marTop w:val="0"/>
              <w:marBottom w:val="0"/>
              <w:divBdr>
                <w:top w:val="none" w:sz="0" w:space="0" w:color="auto"/>
                <w:left w:val="none" w:sz="0" w:space="0" w:color="auto"/>
                <w:bottom w:val="none" w:sz="0" w:space="0" w:color="auto"/>
                <w:right w:val="none" w:sz="0" w:space="0" w:color="auto"/>
              </w:divBdr>
            </w:div>
            <w:div w:id="434441208">
              <w:marLeft w:val="0"/>
              <w:marRight w:val="0"/>
              <w:marTop w:val="0"/>
              <w:marBottom w:val="0"/>
              <w:divBdr>
                <w:top w:val="none" w:sz="0" w:space="0" w:color="auto"/>
                <w:left w:val="none" w:sz="0" w:space="0" w:color="auto"/>
                <w:bottom w:val="none" w:sz="0" w:space="0" w:color="auto"/>
                <w:right w:val="none" w:sz="0" w:space="0" w:color="auto"/>
              </w:divBdr>
            </w:div>
            <w:div w:id="539367020">
              <w:marLeft w:val="0"/>
              <w:marRight w:val="0"/>
              <w:marTop w:val="0"/>
              <w:marBottom w:val="0"/>
              <w:divBdr>
                <w:top w:val="none" w:sz="0" w:space="0" w:color="auto"/>
                <w:left w:val="none" w:sz="0" w:space="0" w:color="auto"/>
                <w:bottom w:val="none" w:sz="0" w:space="0" w:color="auto"/>
                <w:right w:val="none" w:sz="0" w:space="0" w:color="auto"/>
              </w:divBdr>
            </w:div>
            <w:div w:id="583956724">
              <w:marLeft w:val="0"/>
              <w:marRight w:val="0"/>
              <w:marTop w:val="0"/>
              <w:marBottom w:val="0"/>
              <w:divBdr>
                <w:top w:val="none" w:sz="0" w:space="0" w:color="auto"/>
                <w:left w:val="none" w:sz="0" w:space="0" w:color="auto"/>
                <w:bottom w:val="none" w:sz="0" w:space="0" w:color="auto"/>
                <w:right w:val="none" w:sz="0" w:space="0" w:color="auto"/>
              </w:divBdr>
            </w:div>
            <w:div w:id="903301444">
              <w:marLeft w:val="0"/>
              <w:marRight w:val="0"/>
              <w:marTop w:val="0"/>
              <w:marBottom w:val="0"/>
              <w:divBdr>
                <w:top w:val="none" w:sz="0" w:space="0" w:color="auto"/>
                <w:left w:val="none" w:sz="0" w:space="0" w:color="auto"/>
                <w:bottom w:val="none" w:sz="0" w:space="0" w:color="auto"/>
                <w:right w:val="none" w:sz="0" w:space="0" w:color="auto"/>
              </w:divBdr>
            </w:div>
            <w:div w:id="1016880554">
              <w:marLeft w:val="0"/>
              <w:marRight w:val="0"/>
              <w:marTop w:val="0"/>
              <w:marBottom w:val="0"/>
              <w:divBdr>
                <w:top w:val="none" w:sz="0" w:space="0" w:color="auto"/>
                <w:left w:val="none" w:sz="0" w:space="0" w:color="auto"/>
                <w:bottom w:val="none" w:sz="0" w:space="0" w:color="auto"/>
                <w:right w:val="none" w:sz="0" w:space="0" w:color="auto"/>
              </w:divBdr>
            </w:div>
            <w:div w:id="1235701442">
              <w:marLeft w:val="0"/>
              <w:marRight w:val="0"/>
              <w:marTop w:val="0"/>
              <w:marBottom w:val="0"/>
              <w:divBdr>
                <w:top w:val="none" w:sz="0" w:space="0" w:color="auto"/>
                <w:left w:val="none" w:sz="0" w:space="0" w:color="auto"/>
                <w:bottom w:val="none" w:sz="0" w:space="0" w:color="auto"/>
                <w:right w:val="none" w:sz="0" w:space="0" w:color="auto"/>
              </w:divBdr>
            </w:div>
            <w:div w:id="1458839306">
              <w:marLeft w:val="0"/>
              <w:marRight w:val="0"/>
              <w:marTop w:val="0"/>
              <w:marBottom w:val="0"/>
              <w:divBdr>
                <w:top w:val="none" w:sz="0" w:space="0" w:color="auto"/>
                <w:left w:val="none" w:sz="0" w:space="0" w:color="auto"/>
                <w:bottom w:val="none" w:sz="0" w:space="0" w:color="auto"/>
                <w:right w:val="none" w:sz="0" w:space="0" w:color="auto"/>
              </w:divBdr>
            </w:div>
            <w:div w:id="1478186577">
              <w:marLeft w:val="0"/>
              <w:marRight w:val="0"/>
              <w:marTop w:val="0"/>
              <w:marBottom w:val="0"/>
              <w:divBdr>
                <w:top w:val="none" w:sz="0" w:space="0" w:color="auto"/>
                <w:left w:val="none" w:sz="0" w:space="0" w:color="auto"/>
                <w:bottom w:val="none" w:sz="0" w:space="0" w:color="auto"/>
                <w:right w:val="none" w:sz="0" w:space="0" w:color="auto"/>
              </w:divBdr>
            </w:div>
            <w:div w:id="1497116161">
              <w:marLeft w:val="0"/>
              <w:marRight w:val="0"/>
              <w:marTop w:val="0"/>
              <w:marBottom w:val="0"/>
              <w:divBdr>
                <w:top w:val="none" w:sz="0" w:space="0" w:color="auto"/>
                <w:left w:val="none" w:sz="0" w:space="0" w:color="auto"/>
                <w:bottom w:val="none" w:sz="0" w:space="0" w:color="auto"/>
                <w:right w:val="none" w:sz="0" w:space="0" w:color="auto"/>
              </w:divBdr>
            </w:div>
            <w:div w:id="1549688593">
              <w:marLeft w:val="0"/>
              <w:marRight w:val="0"/>
              <w:marTop w:val="0"/>
              <w:marBottom w:val="0"/>
              <w:divBdr>
                <w:top w:val="none" w:sz="0" w:space="0" w:color="auto"/>
                <w:left w:val="none" w:sz="0" w:space="0" w:color="auto"/>
                <w:bottom w:val="none" w:sz="0" w:space="0" w:color="auto"/>
                <w:right w:val="none" w:sz="0" w:space="0" w:color="auto"/>
              </w:divBdr>
            </w:div>
            <w:div w:id="1597133348">
              <w:marLeft w:val="0"/>
              <w:marRight w:val="0"/>
              <w:marTop w:val="0"/>
              <w:marBottom w:val="0"/>
              <w:divBdr>
                <w:top w:val="none" w:sz="0" w:space="0" w:color="auto"/>
                <w:left w:val="none" w:sz="0" w:space="0" w:color="auto"/>
                <w:bottom w:val="none" w:sz="0" w:space="0" w:color="auto"/>
                <w:right w:val="none" w:sz="0" w:space="0" w:color="auto"/>
              </w:divBdr>
            </w:div>
            <w:div w:id="1707756907">
              <w:marLeft w:val="0"/>
              <w:marRight w:val="0"/>
              <w:marTop w:val="0"/>
              <w:marBottom w:val="0"/>
              <w:divBdr>
                <w:top w:val="none" w:sz="0" w:space="0" w:color="auto"/>
                <w:left w:val="none" w:sz="0" w:space="0" w:color="auto"/>
                <w:bottom w:val="none" w:sz="0" w:space="0" w:color="auto"/>
                <w:right w:val="none" w:sz="0" w:space="0" w:color="auto"/>
              </w:divBdr>
            </w:div>
            <w:div w:id="1710303895">
              <w:marLeft w:val="0"/>
              <w:marRight w:val="0"/>
              <w:marTop w:val="0"/>
              <w:marBottom w:val="0"/>
              <w:divBdr>
                <w:top w:val="none" w:sz="0" w:space="0" w:color="auto"/>
                <w:left w:val="none" w:sz="0" w:space="0" w:color="auto"/>
                <w:bottom w:val="none" w:sz="0" w:space="0" w:color="auto"/>
                <w:right w:val="none" w:sz="0" w:space="0" w:color="auto"/>
              </w:divBdr>
            </w:div>
            <w:div w:id="2109040906">
              <w:marLeft w:val="0"/>
              <w:marRight w:val="0"/>
              <w:marTop w:val="0"/>
              <w:marBottom w:val="0"/>
              <w:divBdr>
                <w:top w:val="none" w:sz="0" w:space="0" w:color="auto"/>
                <w:left w:val="none" w:sz="0" w:space="0" w:color="auto"/>
                <w:bottom w:val="none" w:sz="0" w:space="0" w:color="auto"/>
                <w:right w:val="none" w:sz="0" w:space="0" w:color="auto"/>
              </w:divBdr>
            </w:div>
          </w:divsChild>
        </w:div>
        <w:div w:id="715812117">
          <w:marLeft w:val="0"/>
          <w:marRight w:val="0"/>
          <w:marTop w:val="0"/>
          <w:marBottom w:val="0"/>
          <w:divBdr>
            <w:top w:val="none" w:sz="0" w:space="0" w:color="auto"/>
            <w:left w:val="none" w:sz="0" w:space="0" w:color="auto"/>
            <w:bottom w:val="none" w:sz="0" w:space="0" w:color="auto"/>
            <w:right w:val="none" w:sz="0" w:space="0" w:color="auto"/>
          </w:divBdr>
          <w:divsChild>
            <w:div w:id="23098189">
              <w:marLeft w:val="0"/>
              <w:marRight w:val="0"/>
              <w:marTop w:val="0"/>
              <w:marBottom w:val="0"/>
              <w:divBdr>
                <w:top w:val="none" w:sz="0" w:space="0" w:color="auto"/>
                <w:left w:val="none" w:sz="0" w:space="0" w:color="auto"/>
                <w:bottom w:val="none" w:sz="0" w:space="0" w:color="auto"/>
                <w:right w:val="none" w:sz="0" w:space="0" w:color="auto"/>
              </w:divBdr>
            </w:div>
            <w:div w:id="50928261">
              <w:marLeft w:val="0"/>
              <w:marRight w:val="0"/>
              <w:marTop w:val="0"/>
              <w:marBottom w:val="0"/>
              <w:divBdr>
                <w:top w:val="none" w:sz="0" w:space="0" w:color="auto"/>
                <w:left w:val="none" w:sz="0" w:space="0" w:color="auto"/>
                <w:bottom w:val="none" w:sz="0" w:space="0" w:color="auto"/>
                <w:right w:val="none" w:sz="0" w:space="0" w:color="auto"/>
              </w:divBdr>
            </w:div>
            <w:div w:id="136608568">
              <w:marLeft w:val="0"/>
              <w:marRight w:val="0"/>
              <w:marTop w:val="0"/>
              <w:marBottom w:val="0"/>
              <w:divBdr>
                <w:top w:val="none" w:sz="0" w:space="0" w:color="auto"/>
                <w:left w:val="none" w:sz="0" w:space="0" w:color="auto"/>
                <w:bottom w:val="none" w:sz="0" w:space="0" w:color="auto"/>
                <w:right w:val="none" w:sz="0" w:space="0" w:color="auto"/>
              </w:divBdr>
            </w:div>
            <w:div w:id="236061945">
              <w:marLeft w:val="0"/>
              <w:marRight w:val="0"/>
              <w:marTop w:val="0"/>
              <w:marBottom w:val="0"/>
              <w:divBdr>
                <w:top w:val="none" w:sz="0" w:space="0" w:color="auto"/>
                <w:left w:val="none" w:sz="0" w:space="0" w:color="auto"/>
                <w:bottom w:val="none" w:sz="0" w:space="0" w:color="auto"/>
                <w:right w:val="none" w:sz="0" w:space="0" w:color="auto"/>
              </w:divBdr>
            </w:div>
            <w:div w:id="423234050">
              <w:marLeft w:val="0"/>
              <w:marRight w:val="0"/>
              <w:marTop w:val="0"/>
              <w:marBottom w:val="0"/>
              <w:divBdr>
                <w:top w:val="none" w:sz="0" w:space="0" w:color="auto"/>
                <w:left w:val="none" w:sz="0" w:space="0" w:color="auto"/>
                <w:bottom w:val="none" w:sz="0" w:space="0" w:color="auto"/>
                <w:right w:val="none" w:sz="0" w:space="0" w:color="auto"/>
              </w:divBdr>
            </w:div>
            <w:div w:id="532504122">
              <w:marLeft w:val="0"/>
              <w:marRight w:val="0"/>
              <w:marTop w:val="0"/>
              <w:marBottom w:val="0"/>
              <w:divBdr>
                <w:top w:val="none" w:sz="0" w:space="0" w:color="auto"/>
                <w:left w:val="none" w:sz="0" w:space="0" w:color="auto"/>
                <w:bottom w:val="none" w:sz="0" w:space="0" w:color="auto"/>
                <w:right w:val="none" w:sz="0" w:space="0" w:color="auto"/>
              </w:divBdr>
            </w:div>
            <w:div w:id="663552126">
              <w:marLeft w:val="0"/>
              <w:marRight w:val="0"/>
              <w:marTop w:val="0"/>
              <w:marBottom w:val="0"/>
              <w:divBdr>
                <w:top w:val="none" w:sz="0" w:space="0" w:color="auto"/>
                <w:left w:val="none" w:sz="0" w:space="0" w:color="auto"/>
                <w:bottom w:val="none" w:sz="0" w:space="0" w:color="auto"/>
                <w:right w:val="none" w:sz="0" w:space="0" w:color="auto"/>
              </w:divBdr>
            </w:div>
            <w:div w:id="796072585">
              <w:marLeft w:val="0"/>
              <w:marRight w:val="0"/>
              <w:marTop w:val="0"/>
              <w:marBottom w:val="0"/>
              <w:divBdr>
                <w:top w:val="none" w:sz="0" w:space="0" w:color="auto"/>
                <w:left w:val="none" w:sz="0" w:space="0" w:color="auto"/>
                <w:bottom w:val="none" w:sz="0" w:space="0" w:color="auto"/>
                <w:right w:val="none" w:sz="0" w:space="0" w:color="auto"/>
              </w:divBdr>
            </w:div>
            <w:div w:id="1164509817">
              <w:marLeft w:val="0"/>
              <w:marRight w:val="0"/>
              <w:marTop w:val="0"/>
              <w:marBottom w:val="0"/>
              <w:divBdr>
                <w:top w:val="none" w:sz="0" w:space="0" w:color="auto"/>
                <w:left w:val="none" w:sz="0" w:space="0" w:color="auto"/>
                <w:bottom w:val="none" w:sz="0" w:space="0" w:color="auto"/>
                <w:right w:val="none" w:sz="0" w:space="0" w:color="auto"/>
              </w:divBdr>
            </w:div>
            <w:div w:id="1227572333">
              <w:marLeft w:val="0"/>
              <w:marRight w:val="0"/>
              <w:marTop w:val="0"/>
              <w:marBottom w:val="0"/>
              <w:divBdr>
                <w:top w:val="none" w:sz="0" w:space="0" w:color="auto"/>
                <w:left w:val="none" w:sz="0" w:space="0" w:color="auto"/>
                <w:bottom w:val="none" w:sz="0" w:space="0" w:color="auto"/>
                <w:right w:val="none" w:sz="0" w:space="0" w:color="auto"/>
              </w:divBdr>
            </w:div>
            <w:div w:id="1235120601">
              <w:marLeft w:val="0"/>
              <w:marRight w:val="0"/>
              <w:marTop w:val="0"/>
              <w:marBottom w:val="0"/>
              <w:divBdr>
                <w:top w:val="none" w:sz="0" w:space="0" w:color="auto"/>
                <w:left w:val="none" w:sz="0" w:space="0" w:color="auto"/>
                <w:bottom w:val="none" w:sz="0" w:space="0" w:color="auto"/>
                <w:right w:val="none" w:sz="0" w:space="0" w:color="auto"/>
              </w:divBdr>
            </w:div>
            <w:div w:id="1558585201">
              <w:marLeft w:val="0"/>
              <w:marRight w:val="0"/>
              <w:marTop w:val="0"/>
              <w:marBottom w:val="0"/>
              <w:divBdr>
                <w:top w:val="none" w:sz="0" w:space="0" w:color="auto"/>
                <w:left w:val="none" w:sz="0" w:space="0" w:color="auto"/>
                <w:bottom w:val="none" w:sz="0" w:space="0" w:color="auto"/>
                <w:right w:val="none" w:sz="0" w:space="0" w:color="auto"/>
              </w:divBdr>
            </w:div>
            <w:div w:id="1606041762">
              <w:marLeft w:val="0"/>
              <w:marRight w:val="0"/>
              <w:marTop w:val="0"/>
              <w:marBottom w:val="0"/>
              <w:divBdr>
                <w:top w:val="none" w:sz="0" w:space="0" w:color="auto"/>
                <w:left w:val="none" w:sz="0" w:space="0" w:color="auto"/>
                <w:bottom w:val="none" w:sz="0" w:space="0" w:color="auto"/>
                <w:right w:val="none" w:sz="0" w:space="0" w:color="auto"/>
              </w:divBdr>
            </w:div>
            <w:div w:id="1635599743">
              <w:marLeft w:val="0"/>
              <w:marRight w:val="0"/>
              <w:marTop w:val="0"/>
              <w:marBottom w:val="0"/>
              <w:divBdr>
                <w:top w:val="none" w:sz="0" w:space="0" w:color="auto"/>
                <w:left w:val="none" w:sz="0" w:space="0" w:color="auto"/>
                <w:bottom w:val="none" w:sz="0" w:space="0" w:color="auto"/>
                <w:right w:val="none" w:sz="0" w:space="0" w:color="auto"/>
              </w:divBdr>
            </w:div>
            <w:div w:id="1695184851">
              <w:marLeft w:val="0"/>
              <w:marRight w:val="0"/>
              <w:marTop w:val="0"/>
              <w:marBottom w:val="0"/>
              <w:divBdr>
                <w:top w:val="none" w:sz="0" w:space="0" w:color="auto"/>
                <w:left w:val="none" w:sz="0" w:space="0" w:color="auto"/>
                <w:bottom w:val="none" w:sz="0" w:space="0" w:color="auto"/>
                <w:right w:val="none" w:sz="0" w:space="0" w:color="auto"/>
              </w:divBdr>
            </w:div>
            <w:div w:id="1718433846">
              <w:marLeft w:val="0"/>
              <w:marRight w:val="0"/>
              <w:marTop w:val="0"/>
              <w:marBottom w:val="0"/>
              <w:divBdr>
                <w:top w:val="none" w:sz="0" w:space="0" w:color="auto"/>
                <w:left w:val="none" w:sz="0" w:space="0" w:color="auto"/>
                <w:bottom w:val="none" w:sz="0" w:space="0" w:color="auto"/>
                <w:right w:val="none" w:sz="0" w:space="0" w:color="auto"/>
              </w:divBdr>
            </w:div>
            <w:div w:id="1739011225">
              <w:marLeft w:val="0"/>
              <w:marRight w:val="0"/>
              <w:marTop w:val="0"/>
              <w:marBottom w:val="0"/>
              <w:divBdr>
                <w:top w:val="none" w:sz="0" w:space="0" w:color="auto"/>
                <w:left w:val="none" w:sz="0" w:space="0" w:color="auto"/>
                <w:bottom w:val="none" w:sz="0" w:space="0" w:color="auto"/>
                <w:right w:val="none" w:sz="0" w:space="0" w:color="auto"/>
              </w:divBdr>
            </w:div>
            <w:div w:id="2010520058">
              <w:marLeft w:val="0"/>
              <w:marRight w:val="0"/>
              <w:marTop w:val="0"/>
              <w:marBottom w:val="0"/>
              <w:divBdr>
                <w:top w:val="none" w:sz="0" w:space="0" w:color="auto"/>
                <w:left w:val="none" w:sz="0" w:space="0" w:color="auto"/>
                <w:bottom w:val="none" w:sz="0" w:space="0" w:color="auto"/>
                <w:right w:val="none" w:sz="0" w:space="0" w:color="auto"/>
              </w:divBdr>
            </w:div>
          </w:divsChild>
        </w:div>
        <w:div w:id="770050090">
          <w:marLeft w:val="0"/>
          <w:marRight w:val="0"/>
          <w:marTop w:val="0"/>
          <w:marBottom w:val="0"/>
          <w:divBdr>
            <w:top w:val="none" w:sz="0" w:space="0" w:color="auto"/>
            <w:left w:val="none" w:sz="0" w:space="0" w:color="auto"/>
            <w:bottom w:val="none" w:sz="0" w:space="0" w:color="auto"/>
            <w:right w:val="none" w:sz="0" w:space="0" w:color="auto"/>
          </w:divBdr>
          <w:divsChild>
            <w:div w:id="73743638">
              <w:marLeft w:val="0"/>
              <w:marRight w:val="0"/>
              <w:marTop w:val="0"/>
              <w:marBottom w:val="0"/>
              <w:divBdr>
                <w:top w:val="none" w:sz="0" w:space="0" w:color="auto"/>
                <w:left w:val="none" w:sz="0" w:space="0" w:color="auto"/>
                <w:bottom w:val="none" w:sz="0" w:space="0" w:color="auto"/>
                <w:right w:val="none" w:sz="0" w:space="0" w:color="auto"/>
              </w:divBdr>
            </w:div>
            <w:div w:id="531967396">
              <w:marLeft w:val="0"/>
              <w:marRight w:val="0"/>
              <w:marTop w:val="0"/>
              <w:marBottom w:val="0"/>
              <w:divBdr>
                <w:top w:val="none" w:sz="0" w:space="0" w:color="auto"/>
                <w:left w:val="none" w:sz="0" w:space="0" w:color="auto"/>
                <w:bottom w:val="none" w:sz="0" w:space="0" w:color="auto"/>
                <w:right w:val="none" w:sz="0" w:space="0" w:color="auto"/>
              </w:divBdr>
            </w:div>
            <w:div w:id="697856384">
              <w:marLeft w:val="0"/>
              <w:marRight w:val="0"/>
              <w:marTop w:val="0"/>
              <w:marBottom w:val="0"/>
              <w:divBdr>
                <w:top w:val="none" w:sz="0" w:space="0" w:color="auto"/>
                <w:left w:val="none" w:sz="0" w:space="0" w:color="auto"/>
                <w:bottom w:val="none" w:sz="0" w:space="0" w:color="auto"/>
                <w:right w:val="none" w:sz="0" w:space="0" w:color="auto"/>
              </w:divBdr>
            </w:div>
            <w:div w:id="761292675">
              <w:marLeft w:val="0"/>
              <w:marRight w:val="0"/>
              <w:marTop w:val="0"/>
              <w:marBottom w:val="0"/>
              <w:divBdr>
                <w:top w:val="none" w:sz="0" w:space="0" w:color="auto"/>
                <w:left w:val="none" w:sz="0" w:space="0" w:color="auto"/>
                <w:bottom w:val="none" w:sz="0" w:space="0" w:color="auto"/>
                <w:right w:val="none" w:sz="0" w:space="0" w:color="auto"/>
              </w:divBdr>
            </w:div>
            <w:div w:id="878009390">
              <w:marLeft w:val="0"/>
              <w:marRight w:val="0"/>
              <w:marTop w:val="0"/>
              <w:marBottom w:val="0"/>
              <w:divBdr>
                <w:top w:val="none" w:sz="0" w:space="0" w:color="auto"/>
                <w:left w:val="none" w:sz="0" w:space="0" w:color="auto"/>
                <w:bottom w:val="none" w:sz="0" w:space="0" w:color="auto"/>
                <w:right w:val="none" w:sz="0" w:space="0" w:color="auto"/>
              </w:divBdr>
            </w:div>
            <w:div w:id="1048912543">
              <w:marLeft w:val="0"/>
              <w:marRight w:val="0"/>
              <w:marTop w:val="0"/>
              <w:marBottom w:val="0"/>
              <w:divBdr>
                <w:top w:val="none" w:sz="0" w:space="0" w:color="auto"/>
                <w:left w:val="none" w:sz="0" w:space="0" w:color="auto"/>
                <w:bottom w:val="none" w:sz="0" w:space="0" w:color="auto"/>
                <w:right w:val="none" w:sz="0" w:space="0" w:color="auto"/>
              </w:divBdr>
            </w:div>
            <w:div w:id="1336303212">
              <w:marLeft w:val="0"/>
              <w:marRight w:val="0"/>
              <w:marTop w:val="0"/>
              <w:marBottom w:val="0"/>
              <w:divBdr>
                <w:top w:val="none" w:sz="0" w:space="0" w:color="auto"/>
                <w:left w:val="none" w:sz="0" w:space="0" w:color="auto"/>
                <w:bottom w:val="none" w:sz="0" w:space="0" w:color="auto"/>
                <w:right w:val="none" w:sz="0" w:space="0" w:color="auto"/>
              </w:divBdr>
            </w:div>
            <w:div w:id="1367830470">
              <w:marLeft w:val="0"/>
              <w:marRight w:val="0"/>
              <w:marTop w:val="0"/>
              <w:marBottom w:val="0"/>
              <w:divBdr>
                <w:top w:val="none" w:sz="0" w:space="0" w:color="auto"/>
                <w:left w:val="none" w:sz="0" w:space="0" w:color="auto"/>
                <w:bottom w:val="none" w:sz="0" w:space="0" w:color="auto"/>
                <w:right w:val="none" w:sz="0" w:space="0" w:color="auto"/>
              </w:divBdr>
            </w:div>
            <w:div w:id="1471248843">
              <w:marLeft w:val="0"/>
              <w:marRight w:val="0"/>
              <w:marTop w:val="0"/>
              <w:marBottom w:val="0"/>
              <w:divBdr>
                <w:top w:val="none" w:sz="0" w:space="0" w:color="auto"/>
                <w:left w:val="none" w:sz="0" w:space="0" w:color="auto"/>
                <w:bottom w:val="none" w:sz="0" w:space="0" w:color="auto"/>
                <w:right w:val="none" w:sz="0" w:space="0" w:color="auto"/>
              </w:divBdr>
            </w:div>
            <w:div w:id="1478302447">
              <w:marLeft w:val="0"/>
              <w:marRight w:val="0"/>
              <w:marTop w:val="0"/>
              <w:marBottom w:val="0"/>
              <w:divBdr>
                <w:top w:val="none" w:sz="0" w:space="0" w:color="auto"/>
                <w:left w:val="none" w:sz="0" w:space="0" w:color="auto"/>
                <w:bottom w:val="none" w:sz="0" w:space="0" w:color="auto"/>
                <w:right w:val="none" w:sz="0" w:space="0" w:color="auto"/>
              </w:divBdr>
            </w:div>
            <w:div w:id="1525630148">
              <w:marLeft w:val="0"/>
              <w:marRight w:val="0"/>
              <w:marTop w:val="0"/>
              <w:marBottom w:val="0"/>
              <w:divBdr>
                <w:top w:val="none" w:sz="0" w:space="0" w:color="auto"/>
                <w:left w:val="none" w:sz="0" w:space="0" w:color="auto"/>
                <w:bottom w:val="none" w:sz="0" w:space="0" w:color="auto"/>
                <w:right w:val="none" w:sz="0" w:space="0" w:color="auto"/>
              </w:divBdr>
            </w:div>
            <w:div w:id="1554927132">
              <w:marLeft w:val="0"/>
              <w:marRight w:val="0"/>
              <w:marTop w:val="0"/>
              <w:marBottom w:val="0"/>
              <w:divBdr>
                <w:top w:val="none" w:sz="0" w:space="0" w:color="auto"/>
                <w:left w:val="none" w:sz="0" w:space="0" w:color="auto"/>
                <w:bottom w:val="none" w:sz="0" w:space="0" w:color="auto"/>
                <w:right w:val="none" w:sz="0" w:space="0" w:color="auto"/>
              </w:divBdr>
            </w:div>
            <w:div w:id="1699700718">
              <w:marLeft w:val="0"/>
              <w:marRight w:val="0"/>
              <w:marTop w:val="0"/>
              <w:marBottom w:val="0"/>
              <w:divBdr>
                <w:top w:val="none" w:sz="0" w:space="0" w:color="auto"/>
                <w:left w:val="none" w:sz="0" w:space="0" w:color="auto"/>
                <w:bottom w:val="none" w:sz="0" w:space="0" w:color="auto"/>
                <w:right w:val="none" w:sz="0" w:space="0" w:color="auto"/>
              </w:divBdr>
            </w:div>
            <w:div w:id="1745564358">
              <w:marLeft w:val="0"/>
              <w:marRight w:val="0"/>
              <w:marTop w:val="0"/>
              <w:marBottom w:val="0"/>
              <w:divBdr>
                <w:top w:val="none" w:sz="0" w:space="0" w:color="auto"/>
                <w:left w:val="none" w:sz="0" w:space="0" w:color="auto"/>
                <w:bottom w:val="none" w:sz="0" w:space="0" w:color="auto"/>
                <w:right w:val="none" w:sz="0" w:space="0" w:color="auto"/>
              </w:divBdr>
            </w:div>
            <w:div w:id="1853059049">
              <w:marLeft w:val="0"/>
              <w:marRight w:val="0"/>
              <w:marTop w:val="0"/>
              <w:marBottom w:val="0"/>
              <w:divBdr>
                <w:top w:val="none" w:sz="0" w:space="0" w:color="auto"/>
                <w:left w:val="none" w:sz="0" w:space="0" w:color="auto"/>
                <w:bottom w:val="none" w:sz="0" w:space="0" w:color="auto"/>
                <w:right w:val="none" w:sz="0" w:space="0" w:color="auto"/>
              </w:divBdr>
            </w:div>
            <w:div w:id="1929804499">
              <w:marLeft w:val="0"/>
              <w:marRight w:val="0"/>
              <w:marTop w:val="0"/>
              <w:marBottom w:val="0"/>
              <w:divBdr>
                <w:top w:val="none" w:sz="0" w:space="0" w:color="auto"/>
                <w:left w:val="none" w:sz="0" w:space="0" w:color="auto"/>
                <w:bottom w:val="none" w:sz="0" w:space="0" w:color="auto"/>
                <w:right w:val="none" w:sz="0" w:space="0" w:color="auto"/>
              </w:divBdr>
            </w:div>
          </w:divsChild>
        </w:div>
        <w:div w:id="909118182">
          <w:marLeft w:val="0"/>
          <w:marRight w:val="0"/>
          <w:marTop w:val="0"/>
          <w:marBottom w:val="0"/>
          <w:divBdr>
            <w:top w:val="none" w:sz="0" w:space="0" w:color="auto"/>
            <w:left w:val="none" w:sz="0" w:space="0" w:color="auto"/>
            <w:bottom w:val="none" w:sz="0" w:space="0" w:color="auto"/>
            <w:right w:val="none" w:sz="0" w:space="0" w:color="auto"/>
          </w:divBdr>
          <w:divsChild>
            <w:div w:id="57898113">
              <w:marLeft w:val="0"/>
              <w:marRight w:val="0"/>
              <w:marTop w:val="0"/>
              <w:marBottom w:val="0"/>
              <w:divBdr>
                <w:top w:val="none" w:sz="0" w:space="0" w:color="auto"/>
                <w:left w:val="none" w:sz="0" w:space="0" w:color="auto"/>
                <w:bottom w:val="none" w:sz="0" w:space="0" w:color="auto"/>
                <w:right w:val="none" w:sz="0" w:space="0" w:color="auto"/>
              </w:divBdr>
            </w:div>
            <w:div w:id="496725647">
              <w:marLeft w:val="0"/>
              <w:marRight w:val="0"/>
              <w:marTop w:val="0"/>
              <w:marBottom w:val="0"/>
              <w:divBdr>
                <w:top w:val="none" w:sz="0" w:space="0" w:color="auto"/>
                <w:left w:val="none" w:sz="0" w:space="0" w:color="auto"/>
                <w:bottom w:val="none" w:sz="0" w:space="0" w:color="auto"/>
                <w:right w:val="none" w:sz="0" w:space="0" w:color="auto"/>
              </w:divBdr>
            </w:div>
            <w:div w:id="777022223">
              <w:marLeft w:val="0"/>
              <w:marRight w:val="0"/>
              <w:marTop w:val="0"/>
              <w:marBottom w:val="0"/>
              <w:divBdr>
                <w:top w:val="none" w:sz="0" w:space="0" w:color="auto"/>
                <w:left w:val="none" w:sz="0" w:space="0" w:color="auto"/>
                <w:bottom w:val="none" w:sz="0" w:space="0" w:color="auto"/>
                <w:right w:val="none" w:sz="0" w:space="0" w:color="auto"/>
              </w:divBdr>
            </w:div>
            <w:div w:id="1176385283">
              <w:marLeft w:val="0"/>
              <w:marRight w:val="0"/>
              <w:marTop w:val="0"/>
              <w:marBottom w:val="0"/>
              <w:divBdr>
                <w:top w:val="none" w:sz="0" w:space="0" w:color="auto"/>
                <w:left w:val="none" w:sz="0" w:space="0" w:color="auto"/>
                <w:bottom w:val="none" w:sz="0" w:space="0" w:color="auto"/>
                <w:right w:val="none" w:sz="0" w:space="0" w:color="auto"/>
              </w:divBdr>
            </w:div>
            <w:div w:id="1355570278">
              <w:marLeft w:val="0"/>
              <w:marRight w:val="0"/>
              <w:marTop w:val="0"/>
              <w:marBottom w:val="0"/>
              <w:divBdr>
                <w:top w:val="none" w:sz="0" w:space="0" w:color="auto"/>
                <w:left w:val="none" w:sz="0" w:space="0" w:color="auto"/>
                <w:bottom w:val="none" w:sz="0" w:space="0" w:color="auto"/>
                <w:right w:val="none" w:sz="0" w:space="0" w:color="auto"/>
              </w:divBdr>
            </w:div>
            <w:div w:id="1393576072">
              <w:marLeft w:val="0"/>
              <w:marRight w:val="0"/>
              <w:marTop w:val="0"/>
              <w:marBottom w:val="0"/>
              <w:divBdr>
                <w:top w:val="none" w:sz="0" w:space="0" w:color="auto"/>
                <w:left w:val="none" w:sz="0" w:space="0" w:color="auto"/>
                <w:bottom w:val="none" w:sz="0" w:space="0" w:color="auto"/>
                <w:right w:val="none" w:sz="0" w:space="0" w:color="auto"/>
              </w:divBdr>
            </w:div>
            <w:div w:id="1426076403">
              <w:marLeft w:val="0"/>
              <w:marRight w:val="0"/>
              <w:marTop w:val="0"/>
              <w:marBottom w:val="0"/>
              <w:divBdr>
                <w:top w:val="none" w:sz="0" w:space="0" w:color="auto"/>
                <w:left w:val="none" w:sz="0" w:space="0" w:color="auto"/>
                <w:bottom w:val="none" w:sz="0" w:space="0" w:color="auto"/>
                <w:right w:val="none" w:sz="0" w:space="0" w:color="auto"/>
              </w:divBdr>
            </w:div>
            <w:div w:id="1549338417">
              <w:marLeft w:val="0"/>
              <w:marRight w:val="0"/>
              <w:marTop w:val="0"/>
              <w:marBottom w:val="0"/>
              <w:divBdr>
                <w:top w:val="none" w:sz="0" w:space="0" w:color="auto"/>
                <w:left w:val="none" w:sz="0" w:space="0" w:color="auto"/>
                <w:bottom w:val="none" w:sz="0" w:space="0" w:color="auto"/>
                <w:right w:val="none" w:sz="0" w:space="0" w:color="auto"/>
              </w:divBdr>
            </w:div>
            <w:div w:id="1558012758">
              <w:marLeft w:val="0"/>
              <w:marRight w:val="0"/>
              <w:marTop w:val="0"/>
              <w:marBottom w:val="0"/>
              <w:divBdr>
                <w:top w:val="none" w:sz="0" w:space="0" w:color="auto"/>
                <w:left w:val="none" w:sz="0" w:space="0" w:color="auto"/>
                <w:bottom w:val="none" w:sz="0" w:space="0" w:color="auto"/>
                <w:right w:val="none" w:sz="0" w:space="0" w:color="auto"/>
              </w:divBdr>
            </w:div>
            <w:div w:id="1583031508">
              <w:marLeft w:val="0"/>
              <w:marRight w:val="0"/>
              <w:marTop w:val="0"/>
              <w:marBottom w:val="0"/>
              <w:divBdr>
                <w:top w:val="none" w:sz="0" w:space="0" w:color="auto"/>
                <w:left w:val="none" w:sz="0" w:space="0" w:color="auto"/>
                <w:bottom w:val="none" w:sz="0" w:space="0" w:color="auto"/>
                <w:right w:val="none" w:sz="0" w:space="0" w:color="auto"/>
              </w:divBdr>
            </w:div>
            <w:div w:id="1694377509">
              <w:marLeft w:val="0"/>
              <w:marRight w:val="0"/>
              <w:marTop w:val="0"/>
              <w:marBottom w:val="0"/>
              <w:divBdr>
                <w:top w:val="none" w:sz="0" w:space="0" w:color="auto"/>
                <w:left w:val="none" w:sz="0" w:space="0" w:color="auto"/>
                <w:bottom w:val="none" w:sz="0" w:space="0" w:color="auto"/>
                <w:right w:val="none" w:sz="0" w:space="0" w:color="auto"/>
              </w:divBdr>
            </w:div>
            <w:div w:id="2038966297">
              <w:marLeft w:val="0"/>
              <w:marRight w:val="0"/>
              <w:marTop w:val="0"/>
              <w:marBottom w:val="0"/>
              <w:divBdr>
                <w:top w:val="none" w:sz="0" w:space="0" w:color="auto"/>
                <w:left w:val="none" w:sz="0" w:space="0" w:color="auto"/>
                <w:bottom w:val="none" w:sz="0" w:space="0" w:color="auto"/>
                <w:right w:val="none" w:sz="0" w:space="0" w:color="auto"/>
              </w:divBdr>
            </w:div>
            <w:div w:id="2069381123">
              <w:marLeft w:val="0"/>
              <w:marRight w:val="0"/>
              <w:marTop w:val="0"/>
              <w:marBottom w:val="0"/>
              <w:divBdr>
                <w:top w:val="none" w:sz="0" w:space="0" w:color="auto"/>
                <w:left w:val="none" w:sz="0" w:space="0" w:color="auto"/>
                <w:bottom w:val="none" w:sz="0" w:space="0" w:color="auto"/>
                <w:right w:val="none" w:sz="0" w:space="0" w:color="auto"/>
              </w:divBdr>
            </w:div>
            <w:div w:id="2106876026">
              <w:marLeft w:val="0"/>
              <w:marRight w:val="0"/>
              <w:marTop w:val="0"/>
              <w:marBottom w:val="0"/>
              <w:divBdr>
                <w:top w:val="none" w:sz="0" w:space="0" w:color="auto"/>
                <w:left w:val="none" w:sz="0" w:space="0" w:color="auto"/>
                <w:bottom w:val="none" w:sz="0" w:space="0" w:color="auto"/>
                <w:right w:val="none" w:sz="0" w:space="0" w:color="auto"/>
              </w:divBdr>
            </w:div>
          </w:divsChild>
        </w:div>
        <w:div w:id="1171801424">
          <w:marLeft w:val="0"/>
          <w:marRight w:val="0"/>
          <w:marTop w:val="0"/>
          <w:marBottom w:val="0"/>
          <w:divBdr>
            <w:top w:val="none" w:sz="0" w:space="0" w:color="auto"/>
            <w:left w:val="none" w:sz="0" w:space="0" w:color="auto"/>
            <w:bottom w:val="none" w:sz="0" w:space="0" w:color="auto"/>
            <w:right w:val="none" w:sz="0" w:space="0" w:color="auto"/>
          </w:divBdr>
          <w:divsChild>
            <w:div w:id="8601973">
              <w:marLeft w:val="0"/>
              <w:marRight w:val="0"/>
              <w:marTop w:val="0"/>
              <w:marBottom w:val="0"/>
              <w:divBdr>
                <w:top w:val="none" w:sz="0" w:space="0" w:color="auto"/>
                <w:left w:val="none" w:sz="0" w:space="0" w:color="auto"/>
                <w:bottom w:val="none" w:sz="0" w:space="0" w:color="auto"/>
                <w:right w:val="none" w:sz="0" w:space="0" w:color="auto"/>
              </w:divBdr>
            </w:div>
            <w:div w:id="45380404">
              <w:marLeft w:val="0"/>
              <w:marRight w:val="0"/>
              <w:marTop w:val="0"/>
              <w:marBottom w:val="0"/>
              <w:divBdr>
                <w:top w:val="none" w:sz="0" w:space="0" w:color="auto"/>
                <w:left w:val="none" w:sz="0" w:space="0" w:color="auto"/>
                <w:bottom w:val="none" w:sz="0" w:space="0" w:color="auto"/>
                <w:right w:val="none" w:sz="0" w:space="0" w:color="auto"/>
              </w:divBdr>
            </w:div>
            <w:div w:id="132331959">
              <w:marLeft w:val="0"/>
              <w:marRight w:val="0"/>
              <w:marTop w:val="0"/>
              <w:marBottom w:val="0"/>
              <w:divBdr>
                <w:top w:val="none" w:sz="0" w:space="0" w:color="auto"/>
                <w:left w:val="none" w:sz="0" w:space="0" w:color="auto"/>
                <w:bottom w:val="none" w:sz="0" w:space="0" w:color="auto"/>
                <w:right w:val="none" w:sz="0" w:space="0" w:color="auto"/>
              </w:divBdr>
            </w:div>
            <w:div w:id="287471013">
              <w:marLeft w:val="0"/>
              <w:marRight w:val="0"/>
              <w:marTop w:val="0"/>
              <w:marBottom w:val="0"/>
              <w:divBdr>
                <w:top w:val="none" w:sz="0" w:space="0" w:color="auto"/>
                <w:left w:val="none" w:sz="0" w:space="0" w:color="auto"/>
                <w:bottom w:val="none" w:sz="0" w:space="0" w:color="auto"/>
                <w:right w:val="none" w:sz="0" w:space="0" w:color="auto"/>
              </w:divBdr>
            </w:div>
            <w:div w:id="296843505">
              <w:marLeft w:val="0"/>
              <w:marRight w:val="0"/>
              <w:marTop w:val="0"/>
              <w:marBottom w:val="0"/>
              <w:divBdr>
                <w:top w:val="none" w:sz="0" w:space="0" w:color="auto"/>
                <w:left w:val="none" w:sz="0" w:space="0" w:color="auto"/>
                <w:bottom w:val="none" w:sz="0" w:space="0" w:color="auto"/>
                <w:right w:val="none" w:sz="0" w:space="0" w:color="auto"/>
              </w:divBdr>
            </w:div>
            <w:div w:id="348601681">
              <w:marLeft w:val="0"/>
              <w:marRight w:val="0"/>
              <w:marTop w:val="0"/>
              <w:marBottom w:val="0"/>
              <w:divBdr>
                <w:top w:val="none" w:sz="0" w:space="0" w:color="auto"/>
                <w:left w:val="none" w:sz="0" w:space="0" w:color="auto"/>
                <w:bottom w:val="none" w:sz="0" w:space="0" w:color="auto"/>
                <w:right w:val="none" w:sz="0" w:space="0" w:color="auto"/>
              </w:divBdr>
            </w:div>
            <w:div w:id="518785554">
              <w:marLeft w:val="0"/>
              <w:marRight w:val="0"/>
              <w:marTop w:val="0"/>
              <w:marBottom w:val="0"/>
              <w:divBdr>
                <w:top w:val="none" w:sz="0" w:space="0" w:color="auto"/>
                <w:left w:val="none" w:sz="0" w:space="0" w:color="auto"/>
                <w:bottom w:val="none" w:sz="0" w:space="0" w:color="auto"/>
                <w:right w:val="none" w:sz="0" w:space="0" w:color="auto"/>
              </w:divBdr>
            </w:div>
            <w:div w:id="703018607">
              <w:marLeft w:val="0"/>
              <w:marRight w:val="0"/>
              <w:marTop w:val="0"/>
              <w:marBottom w:val="0"/>
              <w:divBdr>
                <w:top w:val="none" w:sz="0" w:space="0" w:color="auto"/>
                <w:left w:val="none" w:sz="0" w:space="0" w:color="auto"/>
                <w:bottom w:val="none" w:sz="0" w:space="0" w:color="auto"/>
                <w:right w:val="none" w:sz="0" w:space="0" w:color="auto"/>
              </w:divBdr>
            </w:div>
            <w:div w:id="1081680903">
              <w:marLeft w:val="0"/>
              <w:marRight w:val="0"/>
              <w:marTop w:val="0"/>
              <w:marBottom w:val="0"/>
              <w:divBdr>
                <w:top w:val="none" w:sz="0" w:space="0" w:color="auto"/>
                <w:left w:val="none" w:sz="0" w:space="0" w:color="auto"/>
                <w:bottom w:val="none" w:sz="0" w:space="0" w:color="auto"/>
                <w:right w:val="none" w:sz="0" w:space="0" w:color="auto"/>
              </w:divBdr>
            </w:div>
            <w:div w:id="1587112403">
              <w:marLeft w:val="0"/>
              <w:marRight w:val="0"/>
              <w:marTop w:val="0"/>
              <w:marBottom w:val="0"/>
              <w:divBdr>
                <w:top w:val="none" w:sz="0" w:space="0" w:color="auto"/>
                <w:left w:val="none" w:sz="0" w:space="0" w:color="auto"/>
                <w:bottom w:val="none" w:sz="0" w:space="0" w:color="auto"/>
                <w:right w:val="none" w:sz="0" w:space="0" w:color="auto"/>
              </w:divBdr>
            </w:div>
            <w:div w:id="1642536369">
              <w:marLeft w:val="0"/>
              <w:marRight w:val="0"/>
              <w:marTop w:val="0"/>
              <w:marBottom w:val="0"/>
              <w:divBdr>
                <w:top w:val="none" w:sz="0" w:space="0" w:color="auto"/>
                <w:left w:val="none" w:sz="0" w:space="0" w:color="auto"/>
                <w:bottom w:val="none" w:sz="0" w:space="0" w:color="auto"/>
                <w:right w:val="none" w:sz="0" w:space="0" w:color="auto"/>
              </w:divBdr>
            </w:div>
            <w:div w:id="1663241506">
              <w:marLeft w:val="0"/>
              <w:marRight w:val="0"/>
              <w:marTop w:val="0"/>
              <w:marBottom w:val="0"/>
              <w:divBdr>
                <w:top w:val="none" w:sz="0" w:space="0" w:color="auto"/>
                <w:left w:val="none" w:sz="0" w:space="0" w:color="auto"/>
                <w:bottom w:val="none" w:sz="0" w:space="0" w:color="auto"/>
                <w:right w:val="none" w:sz="0" w:space="0" w:color="auto"/>
              </w:divBdr>
            </w:div>
            <w:div w:id="1798448070">
              <w:marLeft w:val="0"/>
              <w:marRight w:val="0"/>
              <w:marTop w:val="0"/>
              <w:marBottom w:val="0"/>
              <w:divBdr>
                <w:top w:val="none" w:sz="0" w:space="0" w:color="auto"/>
                <w:left w:val="none" w:sz="0" w:space="0" w:color="auto"/>
                <w:bottom w:val="none" w:sz="0" w:space="0" w:color="auto"/>
                <w:right w:val="none" w:sz="0" w:space="0" w:color="auto"/>
              </w:divBdr>
            </w:div>
            <w:div w:id="1863011354">
              <w:marLeft w:val="0"/>
              <w:marRight w:val="0"/>
              <w:marTop w:val="0"/>
              <w:marBottom w:val="0"/>
              <w:divBdr>
                <w:top w:val="none" w:sz="0" w:space="0" w:color="auto"/>
                <w:left w:val="none" w:sz="0" w:space="0" w:color="auto"/>
                <w:bottom w:val="none" w:sz="0" w:space="0" w:color="auto"/>
                <w:right w:val="none" w:sz="0" w:space="0" w:color="auto"/>
              </w:divBdr>
            </w:div>
            <w:div w:id="1894536296">
              <w:marLeft w:val="0"/>
              <w:marRight w:val="0"/>
              <w:marTop w:val="0"/>
              <w:marBottom w:val="0"/>
              <w:divBdr>
                <w:top w:val="none" w:sz="0" w:space="0" w:color="auto"/>
                <w:left w:val="none" w:sz="0" w:space="0" w:color="auto"/>
                <w:bottom w:val="none" w:sz="0" w:space="0" w:color="auto"/>
                <w:right w:val="none" w:sz="0" w:space="0" w:color="auto"/>
              </w:divBdr>
            </w:div>
            <w:div w:id="1956906499">
              <w:marLeft w:val="0"/>
              <w:marRight w:val="0"/>
              <w:marTop w:val="0"/>
              <w:marBottom w:val="0"/>
              <w:divBdr>
                <w:top w:val="none" w:sz="0" w:space="0" w:color="auto"/>
                <w:left w:val="none" w:sz="0" w:space="0" w:color="auto"/>
                <w:bottom w:val="none" w:sz="0" w:space="0" w:color="auto"/>
                <w:right w:val="none" w:sz="0" w:space="0" w:color="auto"/>
              </w:divBdr>
            </w:div>
            <w:div w:id="1965769299">
              <w:marLeft w:val="0"/>
              <w:marRight w:val="0"/>
              <w:marTop w:val="0"/>
              <w:marBottom w:val="0"/>
              <w:divBdr>
                <w:top w:val="none" w:sz="0" w:space="0" w:color="auto"/>
                <w:left w:val="none" w:sz="0" w:space="0" w:color="auto"/>
                <w:bottom w:val="none" w:sz="0" w:space="0" w:color="auto"/>
                <w:right w:val="none" w:sz="0" w:space="0" w:color="auto"/>
              </w:divBdr>
            </w:div>
          </w:divsChild>
        </w:div>
        <w:div w:id="1274243231">
          <w:marLeft w:val="0"/>
          <w:marRight w:val="0"/>
          <w:marTop w:val="0"/>
          <w:marBottom w:val="0"/>
          <w:divBdr>
            <w:top w:val="none" w:sz="0" w:space="0" w:color="auto"/>
            <w:left w:val="none" w:sz="0" w:space="0" w:color="auto"/>
            <w:bottom w:val="none" w:sz="0" w:space="0" w:color="auto"/>
            <w:right w:val="none" w:sz="0" w:space="0" w:color="auto"/>
          </w:divBdr>
          <w:divsChild>
            <w:div w:id="8608780">
              <w:marLeft w:val="0"/>
              <w:marRight w:val="0"/>
              <w:marTop w:val="0"/>
              <w:marBottom w:val="0"/>
              <w:divBdr>
                <w:top w:val="none" w:sz="0" w:space="0" w:color="auto"/>
                <w:left w:val="none" w:sz="0" w:space="0" w:color="auto"/>
                <w:bottom w:val="none" w:sz="0" w:space="0" w:color="auto"/>
                <w:right w:val="none" w:sz="0" w:space="0" w:color="auto"/>
              </w:divBdr>
            </w:div>
            <w:div w:id="78792309">
              <w:marLeft w:val="0"/>
              <w:marRight w:val="0"/>
              <w:marTop w:val="0"/>
              <w:marBottom w:val="0"/>
              <w:divBdr>
                <w:top w:val="none" w:sz="0" w:space="0" w:color="auto"/>
                <w:left w:val="none" w:sz="0" w:space="0" w:color="auto"/>
                <w:bottom w:val="none" w:sz="0" w:space="0" w:color="auto"/>
                <w:right w:val="none" w:sz="0" w:space="0" w:color="auto"/>
              </w:divBdr>
            </w:div>
            <w:div w:id="159007897">
              <w:marLeft w:val="0"/>
              <w:marRight w:val="0"/>
              <w:marTop w:val="0"/>
              <w:marBottom w:val="0"/>
              <w:divBdr>
                <w:top w:val="none" w:sz="0" w:space="0" w:color="auto"/>
                <w:left w:val="none" w:sz="0" w:space="0" w:color="auto"/>
                <w:bottom w:val="none" w:sz="0" w:space="0" w:color="auto"/>
                <w:right w:val="none" w:sz="0" w:space="0" w:color="auto"/>
              </w:divBdr>
            </w:div>
            <w:div w:id="212887809">
              <w:marLeft w:val="0"/>
              <w:marRight w:val="0"/>
              <w:marTop w:val="0"/>
              <w:marBottom w:val="0"/>
              <w:divBdr>
                <w:top w:val="none" w:sz="0" w:space="0" w:color="auto"/>
                <w:left w:val="none" w:sz="0" w:space="0" w:color="auto"/>
                <w:bottom w:val="none" w:sz="0" w:space="0" w:color="auto"/>
                <w:right w:val="none" w:sz="0" w:space="0" w:color="auto"/>
              </w:divBdr>
            </w:div>
            <w:div w:id="284124718">
              <w:marLeft w:val="0"/>
              <w:marRight w:val="0"/>
              <w:marTop w:val="0"/>
              <w:marBottom w:val="0"/>
              <w:divBdr>
                <w:top w:val="none" w:sz="0" w:space="0" w:color="auto"/>
                <w:left w:val="none" w:sz="0" w:space="0" w:color="auto"/>
                <w:bottom w:val="none" w:sz="0" w:space="0" w:color="auto"/>
                <w:right w:val="none" w:sz="0" w:space="0" w:color="auto"/>
              </w:divBdr>
            </w:div>
            <w:div w:id="500245440">
              <w:marLeft w:val="0"/>
              <w:marRight w:val="0"/>
              <w:marTop w:val="0"/>
              <w:marBottom w:val="0"/>
              <w:divBdr>
                <w:top w:val="none" w:sz="0" w:space="0" w:color="auto"/>
                <w:left w:val="none" w:sz="0" w:space="0" w:color="auto"/>
                <w:bottom w:val="none" w:sz="0" w:space="0" w:color="auto"/>
                <w:right w:val="none" w:sz="0" w:space="0" w:color="auto"/>
              </w:divBdr>
            </w:div>
            <w:div w:id="597718992">
              <w:marLeft w:val="0"/>
              <w:marRight w:val="0"/>
              <w:marTop w:val="0"/>
              <w:marBottom w:val="0"/>
              <w:divBdr>
                <w:top w:val="none" w:sz="0" w:space="0" w:color="auto"/>
                <w:left w:val="none" w:sz="0" w:space="0" w:color="auto"/>
                <w:bottom w:val="none" w:sz="0" w:space="0" w:color="auto"/>
                <w:right w:val="none" w:sz="0" w:space="0" w:color="auto"/>
              </w:divBdr>
            </w:div>
            <w:div w:id="636489563">
              <w:marLeft w:val="0"/>
              <w:marRight w:val="0"/>
              <w:marTop w:val="0"/>
              <w:marBottom w:val="0"/>
              <w:divBdr>
                <w:top w:val="none" w:sz="0" w:space="0" w:color="auto"/>
                <w:left w:val="none" w:sz="0" w:space="0" w:color="auto"/>
                <w:bottom w:val="none" w:sz="0" w:space="0" w:color="auto"/>
                <w:right w:val="none" w:sz="0" w:space="0" w:color="auto"/>
              </w:divBdr>
            </w:div>
            <w:div w:id="648830478">
              <w:marLeft w:val="0"/>
              <w:marRight w:val="0"/>
              <w:marTop w:val="0"/>
              <w:marBottom w:val="0"/>
              <w:divBdr>
                <w:top w:val="none" w:sz="0" w:space="0" w:color="auto"/>
                <w:left w:val="none" w:sz="0" w:space="0" w:color="auto"/>
                <w:bottom w:val="none" w:sz="0" w:space="0" w:color="auto"/>
                <w:right w:val="none" w:sz="0" w:space="0" w:color="auto"/>
              </w:divBdr>
            </w:div>
            <w:div w:id="756099579">
              <w:marLeft w:val="0"/>
              <w:marRight w:val="0"/>
              <w:marTop w:val="0"/>
              <w:marBottom w:val="0"/>
              <w:divBdr>
                <w:top w:val="none" w:sz="0" w:space="0" w:color="auto"/>
                <w:left w:val="none" w:sz="0" w:space="0" w:color="auto"/>
                <w:bottom w:val="none" w:sz="0" w:space="0" w:color="auto"/>
                <w:right w:val="none" w:sz="0" w:space="0" w:color="auto"/>
              </w:divBdr>
            </w:div>
            <w:div w:id="1016661373">
              <w:marLeft w:val="0"/>
              <w:marRight w:val="0"/>
              <w:marTop w:val="0"/>
              <w:marBottom w:val="0"/>
              <w:divBdr>
                <w:top w:val="none" w:sz="0" w:space="0" w:color="auto"/>
                <w:left w:val="none" w:sz="0" w:space="0" w:color="auto"/>
                <w:bottom w:val="none" w:sz="0" w:space="0" w:color="auto"/>
                <w:right w:val="none" w:sz="0" w:space="0" w:color="auto"/>
              </w:divBdr>
            </w:div>
            <w:div w:id="1055735106">
              <w:marLeft w:val="0"/>
              <w:marRight w:val="0"/>
              <w:marTop w:val="0"/>
              <w:marBottom w:val="0"/>
              <w:divBdr>
                <w:top w:val="none" w:sz="0" w:space="0" w:color="auto"/>
                <w:left w:val="none" w:sz="0" w:space="0" w:color="auto"/>
                <w:bottom w:val="none" w:sz="0" w:space="0" w:color="auto"/>
                <w:right w:val="none" w:sz="0" w:space="0" w:color="auto"/>
              </w:divBdr>
            </w:div>
            <w:div w:id="1379820927">
              <w:marLeft w:val="0"/>
              <w:marRight w:val="0"/>
              <w:marTop w:val="0"/>
              <w:marBottom w:val="0"/>
              <w:divBdr>
                <w:top w:val="none" w:sz="0" w:space="0" w:color="auto"/>
                <w:left w:val="none" w:sz="0" w:space="0" w:color="auto"/>
                <w:bottom w:val="none" w:sz="0" w:space="0" w:color="auto"/>
                <w:right w:val="none" w:sz="0" w:space="0" w:color="auto"/>
              </w:divBdr>
            </w:div>
            <w:div w:id="1970628516">
              <w:marLeft w:val="0"/>
              <w:marRight w:val="0"/>
              <w:marTop w:val="0"/>
              <w:marBottom w:val="0"/>
              <w:divBdr>
                <w:top w:val="none" w:sz="0" w:space="0" w:color="auto"/>
                <w:left w:val="none" w:sz="0" w:space="0" w:color="auto"/>
                <w:bottom w:val="none" w:sz="0" w:space="0" w:color="auto"/>
                <w:right w:val="none" w:sz="0" w:space="0" w:color="auto"/>
              </w:divBdr>
            </w:div>
            <w:div w:id="1977296555">
              <w:marLeft w:val="0"/>
              <w:marRight w:val="0"/>
              <w:marTop w:val="0"/>
              <w:marBottom w:val="0"/>
              <w:divBdr>
                <w:top w:val="none" w:sz="0" w:space="0" w:color="auto"/>
                <w:left w:val="none" w:sz="0" w:space="0" w:color="auto"/>
                <w:bottom w:val="none" w:sz="0" w:space="0" w:color="auto"/>
                <w:right w:val="none" w:sz="0" w:space="0" w:color="auto"/>
              </w:divBdr>
            </w:div>
            <w:div w:id="2131624168">
              <w:marLeft w:val="0"/>
              <w:marRight w:val="0"/>
              <w:marTop w:val="0"/>
              <w:marBottom w:val="0"/>
              <w:divBdr>
                <w:top w:val="none" w:sz="0" w:space="0" w:color="auto"/>
                <w:left w:val="none" w:sz="0" w:space="0" w:color="auto"/>
                <w:bottom w:val="none" w:sz="0" w:space="0" w:color="auto"/>
                <w:right w:val="none" w:sz="0" w:space="0" w:color="auto"/>
              </w:divBdr>
            </w:div>
          </w:divsChild>
        </w:div>
        <w:div w:id="1291479443">
          <w:marLeft w:val="0"/>
          <w:marRight w:val="0"/>
          <w:marTop w:val="0"/>
          <w:marBottom w:val="0"/>
          <w:divBdr>
            <w:top w:val="none" w:sz="0" w:space="0" w:color="auto"/>
            <w:left w:val="none" w:sz="0" w:space="0" w:color="auto"/>
            <w:bottom w:val="none" w:sz="0" w:space="0" w:color="auto"/>
            <w:right w:val="none" w:sz="0" w:space="0" w:color="auto"/>
          </w:divBdr>
          <w:divsChild>
            <w:div w:id="130634304">
              <w:marLeft w:val="0"/>
              <w:marRight w:val="0"/>
              <w:marTop w:val="0"/>
              <w:marBottom w:val="0"/>
              <w:divBdr>
                <w:top w:val="none" w:sz="0" w:space="0" w:color="auto"/>
                <w:left w:val="none" w:sz="0" w:space="0" w:color="auto"/>
                <w:bottom w:val="none" w:sz="0" w:space="0" w:color="auto"/>
                <w:right w:val="none" w:sz="0" w:space="0" w:color="auto"/>
              </w:divBdr>
            </w:div>
            <w:div w:id="338511320">
              <w:marLeft w:val="0"/>
              <w:marRight w:val="0"/>
              <w:marTop w:val="0"/>
              <w:marBottom w:val="0"/>
              <w:divBdr>
                <w:top w:val="none" w:sz="0" w:space="0" w:color="auto"/>
                <w:left w:val="none" w:sz="0" w:space="0" w:color="auto"/>
                <w:bottom w:val="none" w:sz="0" w:space="0" w:color="auto"/>
                <w:right w:val="none" w:sz="0" w:space="0" w:color="auto"/>
              </w:divBdr>
            </w:div>
            <w:div w:id="359863848">
              <w:marLeft w:val="0"/>
              <w:marRight w:val="0"/>
              <w:marTop w:val="0"/>
              <w:marBottom w:val="0"/>
              <w:divBdr>
                <w:top w:val="none" w:sz="0" w:space="0" w:color="auto"/>
                <w:left w:val="none" w:sz="0" w:space="0" w:color="auto"/>
                <w:bottom w:val="none" w:sz="0" w:space="0" w:color="auto"/>
                <w:right w:val="none" w:sz="0" w:space="0" w:color="auto"/>
              </w:divBdr>
            </w:div>
            <w:div w:id="395058480">
              <w:marLeft w:val="0"/>
              <w:marRight w:val="0"/>
              <w:marTop w:val="0"/>
              <w:marBottom w:val="0"/>
              <w:divBdr>
                <w:top w:val="none" w:sz="0" w:space="0" w:color="auto"/>
                <w:left w:val="none" w:sz="0" w:space="0" w:color="auto"/>
                <w:bottom w:val="none" w:sz="0" w:space="0" w:color="auto"/>
                <w:right w:val="none" w:sz="0" w:space="0" w:color="auto"/>
              </w:divBdr>
            </w:div>
            <w:div w:id="425155776">
              <w:marLeft w:val="0"/>
              <w:marRight w:val="0"/>
              <w:marTop w:val="0"/>
              <w:marBottom w:val="0"/>
              <w:divBdr>
                <w:top w:val="none" w:sz="0" w:space="0" w:color="auto"/>
                <w:left w:val="none" w:sz="0" w:space="0" w:color="auto"/>
                <w:bottom w:val="none" w:sz="0" w:space="0" w:color="auto"/>
                <w:right w:val="none" w:sz="0" w:space="0" w:color="auto"/>
              </w:divBdr>
            </w:div>
            <w:div w:id="461463038">
              <w:marLeft w:val="0"/>
              <w:marRight w:val="0"/>
              <w:marTop w:val="0"/>
              <w:marBottom w:val="0"/>
              <w:divBdr>
                <w:top w:val="none" w:sz="0" w:space="0" w:color="auto"/>
                <w:left w:val="none" w:sz="0" w:space="0" w:color="auto"/>
                <w:bottom w:val="none" w:sz="0" w:space="0" w:color="auto"/>
                <w:right w:val="none" w:sz="0" w:space="0" w:color="auto"/>
              </w:divBdr>
            </w:div>
            <w:div w:id="855848255">
              <w:marLeft w:val="0"/>
              <w:marRight w:val="0"/>
              <w:marTop w:val="0"/>
              <w:marBottom w:val="0"/>
              <w:divBdr>
                <w:top w:val="none" w:sz="0" w:space="0" w:color="auto"/>
                <w:left w:val="none" w:sz="0" w:space="0" w:color="auto"/>
                <w:bottom w:val="none" w:sz="0" w:space="0" w:color="auto"/>
                <w:right w:val="none" w:sz="0" w:space="0" w:color="auto"/>
              </w:divBdr>
            </w:div>
            <w:div w:id="948779159">
              <w:marLeft w:val="0"/>
              <w:marRight w:val="0"/>
              <w:marTop w:val="0"/>
              <w:marBottom w:val="0"/>
              <w:divBdr>
                <w:top w:val="none" w:sz="0" w:space="0" w:color="auto"/>
                <w:left w:val="none" w:sz="0" w:space="0" w:color="auto"/>
                <w:bottom w:val="none" w:sz="0" w:space="0" w:color="auto"/>
                <w:right w:val="none" w:sz="0" w:space="0" w:color="auto"/>
              </w:divBdr>
            </w:div>
            <w:div w:id="1070157718">
              <w:marLeft w:val="0"/>
              <w:marRight w:val="0"/>
              <w:marTop w:val="0"/>
              <w:marBottom w:val="0"/>
              <w:divBdr>
                <w:top w:val="none" w:sz="0" w:space="0" w:color="auto"/>
                <w:left w:val="none" w:sz="0" w:space="0" w:color="auto"/>
                <w:bottom w:val="none" w:sz="0" w:space="0" w:color="auto"/>
                <w:right w:val="none" w:sz="0" w:space="0" w:color="auto"/>
              </w:divBdr>
            </w:div>
            <w:div w:id="1290090623">
              <w:marLeft w:val="0"/>
              <w:marRight w:val="0"/>
              <w:marTop w:val="0"/>
              <w:marBottom w:val="0"/>
              <w:divBdr>
                <w:top w:val="none" w:sz="0" w:space="0" w:color="auto"/>
                <w:left w:val="none" w:sz="0" w:space="0" w:color="auto"/>
                <w:bottom w:val="none" w:sz="0" w:space="0" w:color="auto"/>
                <w:right w:val="none" w:sz="0" w:space="0" w:color="auto"/>
              </w:divBdr>
            </w:div>
            <w:div w:id="1449205748">
              <w:marLeft w:val="0"/>
              <w:marRight w:val="0"/>
              <w:marTop w:val="0"/>
              <w:marBottom w:val="0"/>
              <w:divBdr>
                <w:top w:val="none" w:sz="0" w:space="0" w:color="auto"/>
                <w:left w:val="none" w:sz="0" w:space="0" w:color="auto"/>
                <w:bottom w:val="none" w:sz="0" w:space="0" w:color="auto"/>
                <w:right w:val="none" w:sz="0" w:space="0" w:color="auto"/>
              </w:divBdr>
            </w:div>
            <w:div w:id="1454131568">
              <w:marLeft w:val="0"/>
              <w:marRight w:val="0"/>
              <w:marTop w:val="0"/>
              <w:marBottom w:val="0"/>
              <w:divBdr>
                <w:top w:val="none" w:sz="0" w:space="0" w:color="auto"/>
                <w:left w:val="none" w:sz="0" w:space="0" w:color="auto"/>
                <w:bottom w:val="none" w:sz="0" w:space="0" w:color="auto"/>
                <w:right w:val="none" w:sz="0" w:space="0" w:color="auto"/>
              </w:divBdr>
            </w:div>
            <w:div w:id="1511139092">
              <w:marLeft w:val="0"/>
              <w:marRight w:val="0"/>
              <w:marTop w:val="0"/>
              <w:marBottom w:val="0"/>
              <w:divBdr>
                <w:top w:val="none" w:sz="0" w:space="0" w:color="auto"/>
                <w:left w:val="none" w:sz="0" w:space="0" w:color="auto"/>
                <w:bottom w:val="none" w:sz="0" w:space="0" w:color="auto"/>
                <w:right w:val="none" w:sz="0" w:space="0" w:color="auto"/>
              </w:divBdr>
            </w:div>
            <w:div w:id="1548486822">
              <w:marLeft w:val="0"/>
              <w:marRight w:val="0"/>
              <w:marTop w:val="0"/>
              <w:marBottom w:val="0"/>
              <w:divBdr>
                <w:top w:val="none" w:sz="0" w:space="0" w:color="auto"/>
                <w:left w:val="none" w:sz="0" w:space="0" w:color="auto"/>
                <w:bottom w:val="none" w:sz="0" w:space="0" w:color="auto"/>
                <w:right w:val="none" w:sz="0" w:space="0" w:color="auto"/>
              </w:divBdr>
            </w:div>
            <w:div w:id="1561598346">
              <w:marLeft w:val="0"/>
              <w:marRight w:val="0"/>
              <w:marTop w:val="0"/>
              <w:marBottom w:val="0"/>
              <w:divBdr>
                <w:top w:val="none" w:sz="0" w:space="0" w:color="auto"/>
                <w:left w:val="none" w:sz="0" w:space="0" w:color="auto"/>
                <w:bottom w:val="none" w:sz="0" w:space="0" w:color="auto"/>
                <w:right w:val="none" w:sz="0" w:space="0" w:color="auto"/>
              </w:divBdr>
            </w:div>
            <w:div w:id="1604722447">
              <w:marLeft w:val="0"/>
              <w:marRight w:val="0"/>
              <w:marTop w:val="0"/>
              <w:marBottom w:val="0"/>
              <w:divBdr>
                <w:top w:val="none" w:sz="0" w:space="0" w:color="auto"/>
                <w:left w:val="none" w:sz="0" w:space="0" w:color="auto"/>
                <w:bottom w:val="none" w:sz="0" w:space="0" w:color="auto"/>
                <w:right w:val="none" w:sz="0" w:space="0" w:color="auto"/>
              </w:divBdr>
            </w:div>
            <w:div w:id="1686831336">
              <w:marLeft w:val="0"/>
              <w:marRight w:val="0"/>
              <w:marTop w:val="0"/>
              <w:marBottom w:val="0"/>
              <w:divBdr>
                <w:top w:val="none" w:sz="0" w:space="0" w:color="auto"/>
                <w:left w:val="none" w:sz="0" w:space="0" w:color="auto"/>
                <w:bottom w:val="none" w:sz="0" w:space="0" w:color="auto"/>
                <w:right w:val="none" w:sz="0" w:space="0" w:color="auto"/>
              </w:divBdr>
            </w:div>
            <w:div w:id="1754400814">
              <w:marLeft w:val="0"/>
              <w:marRight w:val="0"/>
              <w:marTop w:val="0"/>
              <w:marBottom w:val="0"/>
              <w:divBdr>
                <w:top w:val="none" w:sz="0" w:space="0" w:color="auto"/>
                <w:left w:val="none" w:sz="0" w:space="0" w:color="auto"/>
                <w:bottom w:val="none" w:sz="0" w:space="0" w:color="auto"/>
                <w:right w:val="none" w:sz="0" w:space="0" w:color="auto"/>
              </w:divBdr>
            </w:div>
            <w:div w:id="1840078735">
              <w:marLeft w:val="0"/>
              <w:marRight w:val="0"/>
              <w:marTop w:val="0"/>
              <w:marBottom w:val="0"/>
              <w:divBdr>
                <w:top w:val="none" w:sz="0" w:space="0" w:color="auto"/>
                <w:left w:val="none" w:sz="0" w:space="0" w:color="auto"/>
                <w:bottom w:val="none" w:sz="0" w:space="0" w:color="auto"/>
                <w:right w:val="none" w:sz="0" w:space="0" w:color="auto"/>
              </w:divBdr>
            </w:div>
            <w:div w:id="1982036990">
              <w:marLeft w:val="0"/>
              <w:marRight w:val="0"/>
              <w:marTop w:val="0"/>
              <w:marBottom w:val="0"/>
              <w:divBdr>
                <w:top w:val="none" w:sz="0" w:space="0" w:color="auto"/>
                <w:left w:val="none" w:sz="0" w:space="0" w:color="auto"/>
                <w:bottom w:val="none" w:sz="0" w:space="0" w:color="auto"/>
                <w:right w:val="none" w:sz="0" w:space="0" w:color="auto"/>
              </w:divBdr>
            </w:div>
          </w:divsChild>
        </w:div>
        <w:div w:id="1722942278">
          <w:marLeft w:val="0"/>
          <w:marRight w:val="0"/>
          <w:marTop w:val="0"/>
          <w:marBottom w:val="0"/>
          <w:divBdr>
            <w:top w:val="none" w:sz="0" w:space="0" w:color="auto"/>
            <w:left w:val="none" w:sz="0" w:space="0" w:color="auto"/>
            <w:bottom w:val="none" w:sz="0" w:space="0" w:color="auto"/>
            <w:right w:val="none" w:sz="0" w:space="0" w:color="auto"/>
          </w:divBdr>
          <w:divsChild>
            <w:div w:id="111242560">
              <w:marLeft w:val="0"/>
              <w:marRight w:val="0"/>
              <w:marTop w:val="0"/>
              <w:marBottom w:val="0"/>
              <w:divBdr>
                <w:top w:val="none" w:sz="0" w:space="0" w:color="auto"/>
                <w:left w:val="none" w:sz="0" w:space="0" w:color="auto"/>
                <w:bottom w:val="none" w:sz="0" w:space="0" w:color="auto"/>
                <w:right w:val="none" w:sz="0" w:space="0" w:color="auto"/>
              </w:divBdr>
            </w:div>
            <w:div w:id="438598694">
              <w:marLeft w:val="0"/>
              <w:marRight w:val="0"/>
              <w:marTop w:val="0"/>
              <w:marBottom w:val="0"/>
              <w:divBdr>
                <w:top w:val="none" w:sz="0" w:space="0" w:color="auto"/>
                <w:left w:val="none" w:sz="0" w:space="0" w:color="auto"/>
                <w:bottom w:val="none" w:sz="0" w:space="0" w:color="auto"/>
                <w:right w:val="none" w:sz="0" w:space="0" w:color="auto"/>
              </w:divBdr>
            </w:div>
            <w:div w:id="829634727">
              <w:marLeft w:val="0"/>
              <w:marRight w:val="0"/>
              <w:marTop w:val="0"/>
              <w:marBottom w:val="0"/>
              <w:divBdr>
                <w:top w:val="none" w:sz="0" w:space="0" w:color="auto"/>
                <w:left w:val="none" w:sz="0" w:space="0" w:color="auto"/>
                <w:bottom w:val="none" w:sz="0" w:space="0" w:color="auto"/>
                <w:right w:val="none" w:sz="0" w:space="0" w:color="auto"/>
              </w:divBdr>
            </w:div>
            <w:div w:id="927886466">
              <w:marLeft w:val="0"/>
              <w:marRight w:val="0"/>
              <w:marTop w:val="0"/>
              <w:marBottom w:val="0"/>
              <w:divBdr>
                <w:top w:val="none" w:sz="0" w:space="0" w:color="auto"/>
                <w:left w:val="none" w:sz="0" w:space="0" w:color="auto"/>
                <w:bottom w:val="none" w:sz="0" w:space="0" w:color="auto"/>
                <w:right w:val="none" w:sz="0" w:space="0" w:color="auto"/>
              </w:divBdr>
            </w:div>
            <w:div w:id="1198740275">
              <w:marLeft w:val="0"/>
              <w:marRight w:val="0"/>
              <w:marTop w:val="0"/>
              <w:marBottom w:val="0"/>
              <w:divBdr>
                <w:top w:val="none" w:sz="0" w:space="0" w:color="auto"/>
                <w:left w:val="none" w:sz="0" w:space="0" w:color="auto"/>
                <w:bottom w:val="none" w:sz="0" w:space="0" w:color="auto"/>
                <w:right w:val="none" w:sz="0" w:space="0" w:color="auto"/>
              </w:divBdr>
            </w:div>
            <w:div w:id="1225485981">
              <w:marLeft w:val="0"/>
              <w:marRight w:val="0"/>
              <w:marTop w:val="0"/>
              <w:marBottom w:val="0"/>
              <w:divBdr>
                <w:top w:val="none" w:sz="0" w:space="0" w:color="auto"/>
                <w:left w:val="none" w:sz="0" w:space="0" w:color="auto"/>
                <w:bottom w:val="none" w:sz="0" w:space="0" w:color="auto"/>
                <w:right w:val="none" w:sz="0" w:space="0" w:color="auto"/>
              </w:divBdr>
            </w:div>
            <w:div w:id="1296134695">
              <w:marLeft w:val="0"/>
              <w:marRight w:val="0"/>
              <w:marTop w:val="0"/>
              <w:marBottom w:val="0"/>
              <w:divBdr>
                <w:top w:val="none" w:sz="0" w:space="0" w:color="auto"/>
                <w:left w:val="none" w:sz="0" w:space="0" w:color="auto"/>
                <w:bottom w:val="none" w:sz="0" w:space="0" w:color="auto"/>
                <w:right w:val="none" w:sz="0" w:space="0" w:color="auto"/>
              </w:divBdr>
            </w:div>
            <w:div w:id="1344089511">
              <w:marLeft w:val="0"/>
              <w:marRight w:val="0"/>
              <w:marTop w:val="0"/>
              <w:marBottom w:val="0"/>
              <w:divBdr>
                <w:top w:val="none" w:sz="0" w:space="0" w:color="auto"/>
                <w:left w:val="none" w:sz="0" w:space="0" w:color="auto"/>
                <w:bottom w:val="none" w:sz="0" w:space="0" w:color="auto"/>
                <w:right w:val="none" w:sz="0" w:space="0" w:color="auto"/>
              </w:divBdr>
            </w:div>
            <w:div w:id="1384796428">
              <w:marLeft w:val="0"/>
              <w:marRight w:val="0"/>
              <w:marTop w:val="0"/>
              <w:marBottom w:val="0"/>
              <w:divBdr>
                <w:top w:val="none" w:sz="0" w:space="0" w:color="auto"/>
                <w:left w:val="none" w:sz="0" w:space="0" w:color="auto"/>
                <w:bottom w:val="none" w:sz="0" w:space="0" w:color="auto"/>
                <w:right w:val="none" w:sz="0" w:space="0" w:color="auto"/>
              </w:divBdr>
            </w:div>
            <w:div w:id="1404063405">
              <w:marLeft w:val="0"/>
              <w:marRight w:val="0"/>
              <w:marTop w:val="0"/>
              <w:marBottom w:val="0"/>
              <w:divBdr>
                <w:top w:val="none" w:sz="0" w:space="0" w:color="auto"/>
                <w:left w:val="none" w:sz="0" w:space="0" w:color="auto"/>
                <w:bottom w:val="none" w:sz="0" w:space="0" w:color="auto"/>
                <w:right w:val="none" w:sz="0" w:space="0" w:color="auto"/>
              </w:divBdr>
            </w:div>
            <w:div w:id="1688677945">
              <w:marLeft w:val="0"/>
              <w:marRight w:val="0"/>
              <w:marTop w:val="0"/>
              <w:marBottom w:val="0"/>
              <w:divBdr>
                <w:top w:val="none" w:sz="0" w:space="0" w:color="auto"/>
                <w:left w:val="none" w:sz="0" w:space="0" w:color="auto"/>
                <w:bottom w:val="none" w:sz="0" w:space="0" w:color="auto"/>
                <w:right w:val="none" w:sz="0" w:space="0" w:color="auto"/>
              </w:divBdr>
            </w:div>
            <w:div w:id="1756705403">
              <w:marLeft w:val="0"/>
              <w:marRight w:val="0"/>
              <w:marTop w:val="0"/>
              <w:marBottom w:val="0"/>
              <w:divBdr>
                <w:top w:val="none" w:sz="0" w:space="0" w:color="auto"/>
                <w:left w:val="none" w:sz="0" w:space="0" w:color="auto"/>
                <w:bottom w:val="none" w:sz="0" w:space="0" w:color="auto"/>
                <w:right w:val="none" w:sz="0" w:space="0" w:color="auto"/>
              </w:divBdr>
            </w:div>
            <w:div w:id="1814831490">
              <w:marLeft w:val="0"/>
              <w:marRight w:val="0"/>
              <w:marTop w:val="0"/>
              <w:marBottom w:val="0"/>
              <w:divBdr>
                <w:top w:val="none" w:sz="0" w:space="0" w:color="auto"/>
                <w:left w:val="none" w:sz="0" w:space="0" w:color="auto"/>
                <w:bottom w:val="none" w:sz="0" w:space="0" w:color="auto"/>
                <w:right w:val="none" w:sz="0" w:space="0" w:color="auto"/>
              </w:divBdr>
            </w:div>
            <w:div w:id="1822498309">
              <w:marLeft w:val="0"/>
              <w:marRight w:val="0"/>
              <w:marTop w:val="0"/>
              <w:marBottom w:val="0"/>
              <w:divBdr>
                <w:top w:val="none" w:sz="0" w:space="0" w:color="auto"/>
                <w:left w:val="none" w:sz="0" w:space="0" w:color="auto"/>
                <w:bottom w:val="none" w:sz="0" w:space="0" w:color="auto"/>
                <w:right w:val="none" w:sz="0" w:space="0" w:color="auto"/>
              </w:divBdr>
            </w:div>
            <w:div w:id="1835755567">
              <w:marLeft w:val="0"/>
              <w:marRight w:val="0"/>
              <w:marTop w:val="0"/>
              <w:marBottom w:val="0"/>
              <w:divBdr>
                <w:top w:val="none" w:sz="0" w:space="0" w:color="auto"/>
                <w:left w:val="none" w:sz="0" w:space="0" w:color="auto"/>
                <w:bottom w:val="none" w:sz="0" w:space="0" w:color="auto"/>
                <w:right w:val="none" w:sz="0" w:space="0" w:color="auto"/>
              </w:divBdr>
            </w:div>
            <w:div w:id="1939437518">
              <w:marLeft w:val="0"/>
              <w:marRight w:val="0"/>
              <w:marTop w:val="0"/>
              <w:marBottom w:val="0"/>
              <w:divBdr>
                <w:top w:val="none" w:sz="0" w:space="0" w:color="auto"/>
                <w:left w:val="none" w:sz="0" w:space="0" w:color="auto"/>
                <w:bottom w:val="none" w:sz="0" w:space="0" w:color="auto"/>
                <w:right w:val="none" w:sz="0" w:space="0" w:color="auto"/>
              </w:divBdr>
            </w:div>
            <w:div w:id="2037925946">
              <w:marLeft w:val="0"/>
              <w:marRight w:val="0"/>
              <w:marTop w:val="0"/>
              <w:marBottom w:val="0"/>
              <w:divBdr>
                <w:top w:val="none" w:sz="0" w:space="0" w:color="auto"/>
                <w:left w:val="none" w:sz="0" w:space="0" w:color="auto"/>
                <w:bottom w:val="none" w:sz="0" w:space="0" w:color="auto"/>
                <w:right w:val="none" w:sz="0" w:space="0" w:color="auto"/>
              </w:divBdr>
            </w:div>
          </w:divsChild>
        </w:div>
        <w:div w:id="1811366473">
          <w:marLeft w:val="0"/>
          <w:marRight w:val="0"/>
          <w:marTop w:val="0"/>
          <w:marBottom w:val="0"/>
          <w:divBdr>
            <w:top w:val="none" w:sz="0" w:space="0" w:color="auto"/>
            <w:left w:val="none" w:sz="0" w:space="0" w:color="auto"/>
            <w:bottom w:val="none" w:sz="0" w:space="0" w:color="auto"/>
            <w:right w:val="none" w:sz="0" w:space="0" w:color="auto"/>
          </w:divBdr>
          <w:divsChild>
            <w:div w:id="556277998">
              <w:marLeft w:val="-75"/>
              <w:marRight w:val="0"/>
              <w:marTop w:val="30"/>
              <w:marBottom w:val="30"/>
              <w:divBdr>
                <w:top w:val="none" w:sz="0" w:space="0" w:color="auto"/>
                <w:left w:val="none" w:sz="0" w:space="0" w:color="auto"/>
                <w:bottom w:val="none" w:sz="0" w:space="0" w:color="auto"/>
                <w:right w:val="none" w:sz="0" w:space="0" w:color="auto"/>
              </w:divBdr>
              <w:divsChild>
                <w:div w:id="78185453">
                  <w:marLeft w:val="0"/>
                  <w:marRight w:val="0"/>
                  <w:marTop w:val="0"/>
                  <w:marBottom w:val="0"/>
                  <w:divBdr>
                    <w:top w:val="none" w:sz="0" w:space="0" w:color="auto"/>
                    <w:left w:val="none" w:sz="0" w:space="0" w:color="auto"/>
                    <w:bottom w:val="none" w:sz="0" w:space="0" w:color="auto"/>
                    <w:right w:val="none" w:sz="0" w:space="0" w:color="auto"/>
                  </w:divBdr>
                  <w:divsChild>
                    <w:div w:id="1891454268">
                      <w:marLeft w:val="0"/>
                      <w:marRight w:val="0"/>
                      <w:marTop w:val="0"/>
                      <w:marBottom w:val="0"/>
                      <w:divBdr>
                        <w:top w:val="none" w:sz="0" w:space="0" w:color="auto"/>
                        <w:left w:val="none" w:sz="0" w:space="0" w:color="auto"/>
                        <w:bottom w:val="none" w:sz="0" w:space="0" w:color="auto"/>
                        <w:right w:val="none" w:sz="0" w:space="0" w:color="auto"/>
                      </w:divBdr>
                    </w:div>
                  </w:divsChild>
                </w:div>
                <w:div w:id="154493421">
                  <w:marLeft w:val="0"/>
                  <w:marRight w:val="0"/>
                  <w:marTop w:val="0"/>
                  <w:marBottom w:val="0"/>
                  <w:divBdr>
                    <w:top w:val="none" w:sz="0" w:space="0" w:color="auto"/>
                    <w:left w:val="none" w:sz="0" w:space="0" w:color="auto"/>
                    <w:bottom w:val="none" w:sz="0" w:space="0" w:color="auto"/>
                    <w:right w:val="none" w:sz="0" w:space="0" w:color="auto"/>
                  </w:divBdr>
                  <w:divsChild>
                    <w:div w:id="1138953931">
                      <w:marLeft w:val="0"/>
                      <w:marRight w:val="0"/>
                      <w:marTop w:val="0"/>
                      <w:marBottom w:val="0"/>
                      <w:divBdr>
                        <w:top w:val="none" w:sz="0" w:space="0" w:color="auto"/>
                        <w:left w:val="none" w:sz="0" w:space="0" w:color="auto"/>
                        <w:bottom w:val="none" w:sz="0" w:space="0" w:color="auto"/>
                        <w:right w:val="none" w:sz="0" w:space="0" w:color="auto"/>
                      </w:divBdr>
                    </w:div>
                  </w:divsChild>
                </w:div>
                <w:div w:id="244611989">
                  <w:marLeft w:val="0"/>
                  <w:marRight w:val="0"/>
                  <w:marTop w:val="0"/>
                  <w:marBottom w:val="0"/>
                  <w:divBdr>
                    <w:top w:val="none" w:sz="0" w:space="0" w:color="auto"/>
                    <w:left w:val="none" w:sz="0" w:space="0" w:color="auto"/>
                    <w:bottom w:val="none" w:sz="0" w:space="0" w:color="auto"/>
                    <w:right w:val="none" w:sz="0" w:space="0" w:color="auto"/>
                  </w:divBdr>
                  <w:divsChild>
                    <w:div w:id="857156601">
                      <w:marLeft w:val="0"/>
                      <w:marRight w:val="0"/>
                      <w:marTop w:val="0"/>
                      <w:marBottom w:val="0"/>
                      <w:divBdr>
                        <w:top w:val="none" w:sz="0" w:space="0" w:color="auto"/>
                        <w:left w:val="none" w:sz="0" w:space="0" w:color="auto"/>
                        <w:bottom w:val="none" w:sz="0" w:space="0" w:color="auto"/>
                        <w:right w:val="none" w:sz="0" w:space="0" w:color="auto"/>
                      </w:divBdr>
                    </w:div>
                  </w:divsChild>
                </w:div>
                <w:div w:id="295911207">
                  <w:marLeft w:val="0"/>
                  <w:marRight w:val="0"/>
                  <w:marTop w:val="0"/>
                  <w:marBottom w:val="0"/>
                  <w:divBdr>
                    <w:top w:val="none" w:sz="0" w:space="0" w:color="auto"/>
                    <w:left w:val="none" w:sz="0" w:space="0" w:color="auto"/>
                    <w:bottom w:val="none" w:sz="0" w:space="0" w:color="auto"/>
                    <w:right w:val="none" w:sz="0" w:space="0" w:color="auto"/>
                  </w:divBdr>
                  <w:divsChild>
                    <w:div w:id="925306948">
                      <w:marLeft w:val="0"/>
                      <w:marRight w:val="0"/>
                      <w:marTop w:val="0"/>
                      <w:marBottom w:val="0"/>
                      <w:divBdr>
                        <w:top w:val="none" w:sz="0" w:space="0" w:color="auto"/>
                        <w:left w:val="none" w:sz="0" w:space="0" w:color="auto"/>
                        <w:bottom w:val="none" w:sz="0" w:space="0" w:color="auto"/>
                        <w:right w:val="none" w:sz="0" w:space="0" w:color="auto"/>
                      </w:divBdr>
                    </w:div>
                  </w:divsChild>
                </w:div>
                <w:div w:id="310641235">
                  <w:marLeft w:val="0"/>
                  <w:marRight w:val="0"/>
                  <w:marTop w:val="0"/>
                  <w:marBottom w:val="0"/>
                  <w:divBdr>
                    <w:top w:val="none" w:sz="0" w:space="0" w:color="auto"/>
                    <w:left w:val="none" w:sz="0" w:space="0" w:color="auto"/>
                    <w:bottom w:val="none" w:sz="0" w:space="0" w:color="auto"/>
                    <w:right w:val="none" w:sz="0" w:space="0" w:color="auto"/>
                  </w:divBdr>
                  <w:divsChild>
                    <w:div w:id="1171798207">
                      <w:marLeft w:val="0"/>
                      <w:marRight w:val="0"/>
                      <w:marTop w:val="0"/>
                      <w:marBottom w:val="0"/>
                      <w:divBdr>
                        <w:top w:val="none" w:sz="0" w:space="0" w:color="auto"/>
                        <w:left w:val="none" w:sz="0" w:space="0" w:color="auto"/>
                        <w:bottom w:val="none" w:sz="0" w:space="0" w:color="auto"/>
                        <w:right w:val="none" w:sz="0" w:space="0" w:color="auto"/>
                      </w:divBdr>
                    </w:div>
                  </w:divsChild>
                </w:div>
                <w:div w:id="351881316">
                  <w:marLeft w:val="0"/>
                  <w:marRight w:val="0"/>
                  <w:marTop w:val="0"/>
                  <w:marBottom w:val="0"/>
                  <w:divBdr>
                    <w:top w:val="none" w:sz="0" w:space="0" w:color="auto"/>
                    <w:left w:val="none" w:sz="0" w:space="0" w:color="auto"/>
                    <w:bottom w:val="none" w:sz="0" w:space="0" w:color="auto"/>
                    <w:right w:val="none" w:sz="0" w:space="0" w:color="auto"/>
                  </w:divBdr>
                  <w:divsChild>
                    <w:div w:id="867255004">
                      <w:marLeft w:val="0"/>
                      <w:marRight w:val="0"/>
                      <w:marTop w:val="0"/>
                      <w:marBottom w:val="0"/>
                      <w:divBdr>
                        <w:top w:val="none" w:sz="0" w:space="0" w:color="auto"/>
                        <w:left w:val="none" w:sz="0" w:space="0" w:color="auto"/>
                        <w:bottom w:val="none" w:sz="0" w:space="0" w:color="auto"/>
                        <w:right w:val="none" w:sz="0" w:space="0" w:color="auto"/>
                      </w:divBdr>
                    </w:div>
                  </w:divsChild>
                </w:div>
                <w:div w:id="433331147">
                  <w:marLeft w:val="0"/>
                  <w:marRight w:val="0"/>
                  <w:marTop w:val="0"/>
                  <w:marBottom w:val="0"/>
                  <w:divBdr>
                    <w:top w:val="none" w:sz="0" w:space="0" w:color="auto"/>
                    <w:left w:val="none" w:sz="0" w:space="0" w:color="auto"/>
                    <w:bottom w:val="none" w:sz="0" w:space="0" w:color="auto"/>
                    <w:right w:val="none" w:sz="0" w:space="0" w:color="auto"/>
                  </w:divBdr>
                  <w:divsChild>
                    <w:div w:id="472672627">
                      <w:marLeft w:val="0"/>
                      <w:marRight w:val="0"/>
                      <w:marTop w:val="0"/>
                      <w:marBottom w:val="0"/>
                      <w:divBdr>
                        <w:top w:val="none" w:sz="0" w:space="0" w:color="auto"/>
                        <w:left w:val="none" w:sz="0" w:space="0" w:color="auto"/>
                        <w:bottom w:val="none" w:sz="0" w:space="0" w:color="auto"/>
                        <w:right w:val="none" w:sz="0" w:space="0" w:color="auto"/>
                      </w:divBdr>
                    </w:div>
                  </w:divsChild>
                </w:div>
                <w:div w:id="1141654469">
                  <w:marLeft w:val="0"/>
                  <w:marRight w:val="0"/>
                  <w:marTop w:val="0"/>
                  <w:marBottom w:val="0"/>
                  <w:divBdr>
                    <w:top w:val="none" w:sz="0" w:space="0" w:color="auto"/>
                    <w:left w:val="none" w:sz="0" w:space="0" w:color="auto"/>
                    <w:bottom w:val="none" w:sz="0" w:space="0" w:color="auto"/>
                    <w:right w:val="none" w:sz="0" w:space="0" w:color="auto"/>
                  </w:divBdr>
                  <w:divsChild>
                    <w:div w:id="1524250606">
                      <w:marLeft w:val="0"/>
                      <w:marRight w:val="0"/>
                      <w:marTop w:val="0"/>
                      <w:marBottom w:val="0"/>
                      <w:divBdr>
                        <w:top w:val="none" w:sz="0" w:space="0" w:color="auto"/>
                        <w:left w:val="none" w:sz="0" w:space="0" w:color="auto"/>
                        <w:bottom w:val="none" w:sz="0" w:space="0" w:color="auto"/>
                        <w:right w:val="none" w:sz="0" w:space="0" w:color="auto"/>
                      </w:divBdr>
                    </w:div>
                  </w:divsChild>
                </w:div>
                <w:div w:id="1239900768">
                  <w:marLeft w:val="0"/>
                  <w:marRight w:val="0"/>
                  <w:marTop w:val="0"/>
                  <w:marBottom w:val="0"/>
                  <w:divBdr>
                    <w:top w:val="none" w:sz="0" w:space="0" w:color="auto"/>
                    <w:left w:val="none" w:sz="0" w:space="0" w:color="auto"/>
                    <w:bottom w:val="none" w:sz="0" w:space="0" w:color="auto"/>
                    <w:right w:val="none" w:sz="0" w:space="0" w:color="auto"/>
                  </w:divBdr>
                  <w:divsChild>
                    <w:div w:id="67266145">
                      <w:marLeft w:val="0"/>
                      <w:marRight w:val="0"/>
                      <w:marTop w:val="0"/>
                      <w:marBottom w:val="0"/>
                      <w:divBdr>
                        <w:top w:val="none" w:sz="0" w:space="0" w:color="auto"/>
                        <w:left w:val="none" w:sz="0" w:space="0" w:color="auto"/>
                        <w:bottom w:val="none" w:sz="0" w:space="0" w:color="auto"/>
                        <w:right w:val="none" w:sz="0" w:space="0" w:color="auto"/>
                      </w:divBdr>
                    </w:div>
                  </w:divsChild>
                </w:div>
                <w:div w:id="1301303925">
                  <w:marLeft w:val="0"/>
                  <w:marRight w:val="0"/>
                  <w:marTop w:val="0"/>
                  <w:marBottom w:val="0"/>
                  <w:divBdr>
                    <w:top w:val="none" w:sz="0" w:space="0" w:color="auto"/>
                    <w:left w:val="none" w:sz="0" w:space="0" w:color="auto"/>
                    <w:bottom w:val="none" w:sz="0" w:space="0" w:color="auto"/>
                    <w:right w:val="none" w:sz="0" w:space="0" w:color="auto"/>
                  </w:divBdr>
                  <w:divsChild>
                    <w:div w:id="307900131">
                      <w:marLeft w:val="0"/>
                      <w:marRight w:val="0"/>
                      <w:marTop w:val="0"/>
                      <w:marBottom w:val="0"/>
                      <w:divBdr>
                        <w:top w:val="none" w:sz="0" w:space="0" w:color="auto"/>
                        <w:left w:val="none" w:sz="0" w:space="0" w:color="auto"/>
                        <w:bottom w:val="none" w:sz="0" w:space="0" w:color="auto"/>
                        <w:right w:val="none" w:sz="0" w:space="0" w:color="auto"/>
                      </w:divBdr>
                    </w:div>
                  </w:divsChild>
                </w:div>
                <w:div w:id="1458528128">
                  <w:marLeft w:val="0"/>
                  <w:marRight w:val="0"/>
                  <w:marTop w:val="0"/>
                  <w:marBottom w:val="0"/>
                  <w:divBdr>
                    <w:top w:val="none" w:sz="0" w:space="0" w:color="auto"/>
                    <w:left w:val="none" w:sz="0" w:space="0" w:color="auto"/>
                    <w:bottom w:val="none" w:sz="0" w:space="0" w:color="auto"/>
                    <w:right w:val="none" w:sz="0" w:space="0" w:color="auto"/>
                  </w:divBdr>
                  <w:divsChild>
                    <w:div w:id="1237131462">
                      <w:marLeft w:val="0"/>
                      <w:marRight w:val="0"/>
                      <w:marTop w:val="0"/>
                      <w:marBottom w:val="0"/>
                      <w:divBdr>
                        <w:top w:val="none" w:sz="0" w:space="0" w:color="auto"/>
                        <w:left w:val="none" w:sz="0" w:space="0" w:color="auto"/>
                        <w:bottom w:val="none" w:sz="0" w:space="0" w:color="auto"/>
                        <w:right w:val="none" w:sz="0" w:space="0" w:color="auto"/>
                      </w:divBdr>
                    </w:div>
                  </w:divsChild>
                </w:div>
                <w:div w:id="1493372791">
                  <w:marLeft w:val="0"/>
                  <w:marRight w:val="0"/>
                  <w:marTop w:val="0"/>
                  <w:marBottom w:val="0"/>
                  <w:divBdr>
                    <w:top w:val="none" w:sz="0" w:space="0" w:color="auto"/>
                    <w:left w:val="none" w:sz="0" w:space="0" w:color="auto"/>
                    <w:bottom w:val="none" w:sz="0" w:space="0" w:color="auto"/>
                    <w:right w:val="none" w:sz="0" w:space="0" w:color="auto"/>
                  </w:divBdr>
                  <w:divsChild>
                    <w:div w:id="1068725302">
                      <w:marLeft w:val="0"/>
                      <w:marRight w:val="0"/>
                      <w:marTop w:val="0"/>
                      <w:marBottom w:val="0"/>
                      <w:divBdr>
                        <w:top w:val="none" w:sz="0" w:space="0" w:color="auto"/>
                        <w:left w:val="none" w:sz="0" w:space="0" w:color="auto"/>
                        <w:bottom w:val="none" w:sz="0" w:space="0" w:color="auto"/>
                        <w:right w:val="none" w:sz="0" w:space="0" w:color="auto"/>
                      </w:divBdr>
                    </w:div>
                  </w:divsChild>
                </w:div>
                <w:div w:id="1527132409">
                  <w:marLeft w:val="0"/>
                  <w:marRight w:val="0"/>
                  <w:marTop w:val="0"/>
                  <w:marBottom w:val="0"/>
                  <w:divBdr>
                    <w:top w:val="none" w:sz="0" w:space="0" w:color="auto"/>
                    <w:left w:val="none" w:sz="0" w:space="0" w:color="auto"/>
                    <w:bottom w:val="none" w:sz="0" w:space="0" w:color="auto"/>
                    <w:right w:val="none" w:sz="0" w:space="0" w:color="auto"/>
                  </w:divBdr>
                  <w:divsChild>
                    <w:div w:id="1243416335">
                      <w:marLeft w:val="0"/>
                      <w:marRight w:val="0"/>
                      <w:marTop w:val="0"/>
                      <w:marBottom w:val="0"/>
                      <w:divBdr>
                        <w:top w:val="none" w:sz="0" w:space="0" w:color="auto"/>
                        <w:left w:val="none" w:sz="0" w:space="0" w:color="auto"/>
                        <w:bottom w:val="none" w:sz="0" w:space="0" w:color="auto"/>
                        <w:right w:val="none" w:sz="0" w:space="0" w:color="auto"/>
                      </w:divBdr>
                    </w:div>
                  </w:divsChild>
                </w:div>
                <w:div w:id="1533611886">
                  <w:marLeft w:val="0"/>
                  <w:marRight w:val="0"/>
                  <w:marTop w:val="0"/>
                  <w:marBottom w:val="0"/>
                  <w:divBdr>
                    <w:top w:val="none" w:sz="0" w:space="0" w:color="auto"/>
                    <w:left w:val="none" w:sz="0" w:space="0" w:color="auto"/>
                    <w:bottom w:val="none" w:sz="0" w:space="0" w:color="auto"/>
                    <w:right w:val="none" w:sz="0" w:space="0" w:color="auto"/>
                  </w:divBdr>
                  <w:divsChild>
                    <w:div w:id="1775400744">
                      <w:marLeft w:val="0"/>
                      <w:marRight w:val="0"/>
                      <w:marTop w:val="0"/>
                      <w:marBottom w:val="0"/>
                      <w:divBdr>
                        <w:top w:val="none" w:sz="0" w:space="0" w:color="auto"/>
                        <w:left w:val="none" w:sz="0" w:space="0" w:color="auto"/>
                        <w:bottom w:val="none" w:sz="0" w:space="0" w:color="auto"/>
                        <w:right w:val="none" w:sz="0" w:space="0" w:color="auto"/>
                      </w:divBdr>
                    </w:div>
                  </w:divsChild>
                </w:div>
                <w:div w:id="1574121162">
                  <w:marLeft w:val="0"/>
                  <w:marRight w:val="0"/>
                  <w:marTop w:val="0"/>
                  <w:marBottom w:val="0"/>
                  <w:divBdr>
                    <w:top w:val="none" w:sz="0" w:space="0" w:color="auto"/>
                    <w:left w:val="none" w:sz="0" w:space="0" w:color="auto"/>
                    <w:bottom w:val="none" w:sz="0" w:space="0" w:color="auto"/>
                    <w:right w:val="none" w:sz="0" w:space="0" w:color="auto"/>
                  </w:divBdr>
                  <w:divsChild>
                    <w:div w:id="1599019045">
                      <w:marLeft w:val="0"/>
                      <w:marRight w:val="0"/>
                      <w:marTop w:val="0"/>
                      <w:marBottom w:val="0"/>
                      <w:divBdr>
                        <w:top w:val="none" w:sz="0" w:space="0" w:color="auto"/>
                        <w:left w:val="none" w:sz="0" w:space="0" w:color="auto"/>
                        <w:bottom w:val="none" w:sz="0" w:space="0" w:color="auto"/>
                        <w:right w:val="none" w:sz="0" w:space="0" w:color="auto"/>
                      </w:divBdr>
                    </w:div>
                  </w:divsChild>
                </w:div>
                <w:div w:id="1598174103">
                  <w:marLeft w:val="0"/>
                  <w:marRight w:val="0"/>
                  <w:marTop w:val="0"/>
                  <w:marBottom w:val="0"/>
                  <w:divBdr>
                    <w:top w:val="none" w:sz="0" w:space="0" w:color="auto"/>
                    <w:left w:val="none" w:sz="0" w:space="0" w:color="auto"/>
                    <w:bottom w:val="none" w:sz="0" w:space="0" w:color="auto"/>
                    <w:right w:val="none" w:sz="0" w:space="0" w:color="auto"/>
                  </w:divBdr>
                  <w:divsChild>
                    <w:div w:id="1940092892">
                      <w:marLeft w:val="0"/>
                      <w:marRight w:val="0"/>
                      <w:marTop w:val="0"/>
                      <w:marBottom w:val="0"/>
                      <w:divBdr>
                        <w:top w:val="none" w:sz="0" w:space="0" w:color="auto"/>
                        <w:left w:val="none" w:sz="0" w:space="0" w:color="auto"/>
                        <w:bottom w:val="none" w:sz="0" w:space="0" w:color="auto"/>
                        <w:right w:val="none" w:sz="0" w:space="0" w:color="auto"/>
                      </w:divBdr>
                    </w:div>
                  </w:divsChild>
                </w:div>
                <w:div w:id="1645967732">
                  <w:marLeft w:val="0"/>
                  <w:marRight w:val="0"/>
                  <w:marTop w:val="0"/>
                  <w:marBottom w:val="0"/>
                  <w:divBdr>
                    <w:top w:val="none" w:sz="0" w:space="0" w:color="auto"/>
                    <w:left w:val="none" w:sz="0" w:space="0" w:color="auto"/>
                    <w:bottom w:val="none" w:sz="0" w:space="0" w:color="auto"/>
                    <w:right w:val="none" w:sz="0" w:space="0" w:color="auto"/>
                  </w:divBdr>
                  <w:divsChild>
                    <w:div w:id="196237097">
                      <w:marLeft w:val="0"/>
                      <w:marRight w:val="0"/>
                      <w:marTop w:val="0"/>
                      <w:marBottom w:val="0"/>
                      <w:divBdr>
                        <w:top w:val="none" w:sz="0" w:space="0" w:color="auto"/>
                        <w:left w:val="none" w:sz="0" w:space="0" w:color="auto"/>
                        <w:bottom w:val="none" w:sz="0" w:space="0" w:color="auto"/>
                        <w:right w:val="none" w:sz="0" w:space="0" w:color="auto"/>
                      </w:divBdr>
                    </w:div>
                  </w:divsChild>
                </w:div>
                <w:div w:id="1708286931">
                  <w:marLeft w:val="0"/>
                  <w:marRight w:val="0"/>
                  <w:marTop w:val="0"/>
                  <w:marBottom w:val="0"/>
                  <w:divBdr>
                    <w:top w:val="none" w:sz="0" w:space="0" w:color="auto"/>
                    <w:left w:val="none" w:sz="0" w:space="0" w:color="auto"/>
                    <w:bottom w:val="none" w:sz="0" w:space="0" w:color="auto"/>
                    <w:right w:val="none" w:sz="0" w:space="0" w:color="auto"/>
                  </w:divBdr>
                  <w:divsChild>
                    <w:div w:id="1350260248">
                      <w:marLeft w:val="0"/>
                      <w:marRight w:val="0"/>
                      <w:marTop w:val="0"/>
                      <w:marBottom w:val="0"/>
                      <w:divBdr>
                        <w:top w:val="none" w:sz="0" w:space="0" w:color="auto"/>
                        <w:left w:val="none" w:sz="0" w:space="0" w:color="auto"/>
                        <w:bottom w:val="none" w:sz="0" w:space="0" w:color="auto"/>
                        <w:right w:val="none" w:sz="0" w:space="0" w:color="auto"/>
                      </w:divBdr>
                    </w:div>
                  </w:divsChild>
                </w:div>
                <w:div w:id="1732968631">
                  <w:marLeft w:val="0"/>
                  <w:marRight w:val="0"/>
                  <w:marTop w:val="0"/>
                  <w:marBottom w:val="0"/>
                  <w:divBdr>
                    <w:top w:val="none" w:sz="0" w:space="0" w:color="auto"/>
                    <w:left w:val="none" w:sz="0" w:space="0" w:color="auto"/>
                    <w:bottom w:val="none" w:sz="0" w:space="0" w:color="auto"/>
                    <w:right w:val="none" w:sz="0" w:space="0" w:color="auto"/>
                  </w:divBdr>
                  <w:divsChild>
                    <w:div w:id="2023511045">
                      <w:marLeft w:val="0"/>
                      <w:marRight w:val="0"/>
                      <w:marTop w:val="0"/>
                      <w:marBottom w:val="0"/>
                      <w:divBdr>
                        <w:top w:val="none" w:sz="0" w:space="0" w:color="auto"/>
                        <w:left w:val="none" w:sz="0" w:space="0" w:color="auto"/>
                        <w:bottom w:val="none" w:sz="0" w:space="0" w:color="auto"/>
                        <w:right w:val="none" w:sz="0" w:space="0" w:color="auto"/>
                      </w:divBdr>
                    </w:div>
                  </w:divsChild>
                </w:div>
                <w:div w:id="1744642570">
                  <w:marLeft w:val="0"/>
                  <w:marRight w:val="0"/>
                  <w:marTop w:val="0"/>
                  <w:marBottom w:val="0"/>
                  <w:divBdr>
                    <w:top w:val="none" w:sz="0" w:space="0" w:color="auto"/>
                    <w:left w:val="none" w:sz="0" w:space="0" w:color="auto"/>
                    <w:bottom w:val="none" w:sz="0" w:space="0" w:color="auto"/>
                    <w:right w:val="none" w:sz="0" w:space="0" w:color="auto"/>
                  </w:divBdr>
                  <w:divsChild>
                    <w:div w:id="1504736073">
                      <w:marLeft w:val="0"/>
                      <w:marRight w:val="0"/>
                      <w:marTop w:val="0"/>
                      <w:marBottom w:val="0"/>
                      <w:divBdr>
                        <w:top w:val="none" w:sz="0" w:space="0" w:color="auto"/>
                        <w:left w:val="none" w:sz="0" w:space="0" w:color="auto"/>
                        <w:bottom w:val="none" w:sz="0" w:space="0" w:color="auto"/>
                        <w:right w:val="none" w:sz="0" w:space="0" w:color="auto"/>
                      </w:divBdr>
                    </w:div>
                  </w:divsChild>
                </w:div>
                <w:div w:id="1770662159">
                  <w:marLeft w:val="0"/>
                  <w:marRight w:val="0"/>
                  <w:marTop w:val="0"/>
                  <w:marBottom w:val="0"/>
                  <w:divBdr>
                    <w:top w:val="none" w:sz="0" w:space="0" w:color="auto"/>
                    <w:left w:val="none" w:sz="0" w:space="0" w:color="auto"/>
                    <w:bottom w:val="none" w:sz="0" w:space="0" w:color="auto"/>
                    <w:right w:val="none" w:sz="0" w:space="0" w:color="auto"/>
                  </w:divBdr>
                  <w:divsChild>
                    <w:div w:id="960962688">
                      <w:marLeft w:val="0"/>
                      <w:marRight w:val="0"/>
                      <w:marTop w:val="0"/>
                      <w:marBottom w:val="0"/>
                      <w:divBdr>
                        <w:top w:val="none" w:sz="0" w:space="0" w:color="auto"/>
                        <w:left w:val="none" w:sz="0" w:space="0" w:color="auto"/>
                        <w:bottom w:val="none" w:sz="0" w:space="0" w:color="auto"/>
                        <w:right w:val="none" w:sz="0" w:space="0" w:color="auto"/>
                      </w:divBdr>
                    </w:div>
                  </w:divsChild>
                </w:div>
                <w:div w:id="1809978739">
                  <w:marLeft w:val="0"/>
                  <w:marRight w:val="0"/>
                  <w:marTop w:val="0"/>
                  <w:marBottom w:val="0"/>
                  <w:divBdr>
                    <w:top w:val="none" w:sz="0" w:space="0" w:color="auto"/>
                    <w:left w:val="none" w:sz="0" w:space="0" w:color="auto"/>
                    <w:bottom w:val="none" w:sz="0" w:space="0" w:color="auto"/>
                    <w:right w:val="none" w:sz="0" w:space="0" w:color="auto"/>
                  </w:divBdr>
                  <w:divsChild>
                    <w:div w:id="2034189880">
                      <w:marLeft w:val="0"/>
                      <w:marRight w:val="0"/>
                      <w:marTop w:val="0"/>
                      <w:marBottom w:val="0"/>
                      <w:divBdr>
                        <w:top w:val="none" w:sz="0" w:space="0" w:color="auto"/>
                        <w:left w:val="none" w:sz="0" w:space="0" w:color="auto"/>
                        <w:bottom w:val="none" w:sz="0" w:space="0" w:color="auto"/>
                        <w:right w:val="none" w:sz="0" w:space="0" w:color="auto"/>
                      </w:divBdr>
                    </w:div>
                  </w:divsChild>
                </w:div>
                <w:div w:id="1938370720">
                  <w:marLeft w:val="0"/>
                  <w:marRight w:val="0"/>
                  <w:marTop w:val="0"/>
                  <w:marBottom w:val="0"/>
                  <w:divBdr>
                    <w:top w:val="none" w:sz="0" w:space="0" w:color="auto"/>
                    <w:left w:val="none" w:sz="0" w:space="0" w:color="auto"/>
                    <w:bottom w:val="none" w:sz="0" w:space="0" w:color="auto"/>
                    <w:right w:val="none" w:sz="0" w:space="0" w:color="auto"/>
                  </w:divBdr>
                  <w:divsChild>
                    <w:div w:id="2060282674">
                      <w:marLeft w:val="0"/>
                      <w:marRight w:val="0"/>
                      <w:marTop w:val="0"/>
                      <w:marBottom w:val="0"/>
                      <w:divBdr>
                        <w:top w:val="none" w:sz="0" w:space="0" w:color="auto"/>
                        <w:left w:val="none" w:sz="0" w:space="0" w:color="auto"/>
                        <w:bottom w:val="none" w:sz="0" w:space="0" w:color="auto"/>
                        <w:right w:val="none" w:sz="0" w:space="0" w:color="auto"/>
                      </w:divBdr>
                    </w:div>
                  </w:divsChild>
                </w:div>
                <w:div w:id="1951010215">
                  <w:marLeft w:val="0"/>
                  <w:marRight w:val="0"/>
                  <w:marTop w:val="0"/>
                  <w:marBottom w:val="0"/>
                  <w:divBdr>
                    <w:top w:val="none" w:sz="0" w:space="0" w:color="auto"/>
                    <w:left w:val="none" w:sz="0" w:space="0" w:color="auto"/>
                    <w:bottom w:val="none" w:sz="0" w:space="0" w:color="auto"/>
                    <w:right w:val="none" w:sz="0" w:space="0" w:color="auto"/>
                  </w:divBdr>
                  <w:divsChild>
                    <w:div w:id="142195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216604">
          <w:marLeft w:val="0"/>
          <w:marRight w:val="0"/>
          <w:marTop w:val="0"/>
          <w:marBottom w:val="0"/>
          <w:divBdr>
            <w:top w:val="none" w:sz="0" w:space="0" w:color="auto"/>
            <w:left w:val="none" w:sz="0" w:space="0" w:color="auto"/>
            <w:bottom w:val="none" w:sz="0" w:space="0" w:color="auto"/>
            <w:right w:val="none" w:sz="0" w:space="0" w:color="auto"/>
          </w:divBdr>
          <w:divsChild>
            <w:div w:id="99298834">
              <w:marLeft w:val="0"/>
              <w:marRight w:val="0"/>
              <w:marTop w:val="0"/>
              <w:marBottom w:val="0"/>
              <w:divBdr>
                <w:top w:val="none" w:sz="0" w:space="0" w:color="auto"/>
                <w:left w:val="none" w:sz="0" w:space="0" w:color="auto"/>
                <w:bottom w:val="none" w:sz="0" w:space="0" w:color="auto"/>
                <w:right w:val="none" w:sz="0" w:space="0" w:color="auto"/>
              </w:divBdr>
            </w:div>
            <w:div w:id="104421933">
              <w:marLeft w:val="0"/>
              <w:marRight w:val="0"/>
              <w:marTop w:val="0"/>
              <w:marBottom w:val="0"/>
              <w:divBdr>
                <w:top w:val="none" w:sz="0" w:space="0" w:color="auto"/>
                <w:left w:val="none" w:sz="0" w:space="0" w:color="auto"/>
                <w:bottom w:val="none" w:sz="0" w:space="0" w:color="auto"/>
                <w:right w:val="none" w:sz="0" w:space="0" w:color="auto"/>
              </w:divBdr>
            </w:div>
            <w:div w:id="108012354">
              <w:marLeft w:val="0"/>
              <w:marRight w:val="0"/>
              <w:marTop w:val="0"/>
              <w:marBottom w:val="0"/>
              <w:divBdr>
                <w:top w:val="none" w:sz="0" w:space="0" w:color="auto"/>
                <w:left w:val="none" w:sz="0" w:space="0" w:color="auto"/>
                <w:bottom w:val="none" w:sz="0" w:space="0" w:color="auto"/>
                <w:right w:val="none" w:sz="0" w:space="0" w:color="auto"/>
              </w:divBdr>
            </w:div>
            <w:div w:id="126313727">
              <w:marLeft w:val="0"/>
              <w:marRight w:val="0"/>
              <w:marTop w:val="0"/>
              <w:marBottom w:val="0"/>
              <w:divBdr>
                <w:top w:val="none" w:sz="0" w:space="0" w:color="auto"/>
                <w:left w:val="none" w:sz="0" w:space="0" w:color="auto"/>
                <w:bottom w:val="none" w:sz="0" w:space="0" w:color="auto"/>
                <w:right w:val="none" w:sz="0" w:space="0" w:color="auto"/>
              </w:divBdr>
            </w:div>
            <w:div w:id="373627345">
              <w:marLeft w:val="0"/>
              <w:marRight w:val="0"/>
              <w:marTop w:val="0"/>
              <w:marBottom w:val="0"/>
              <w:divBdr>
                <w:top w:val="none" w:sz="0" w:space="0" w:color="auto"/>
                <w:left w:val="none" w:sz="0" w:space="0" w:color="auto"/>
                <w:bottom w:val="none" w:sz="0" w:space="0" w:color="auto"/>
                <w:right w:val="none" w:sz="0" w:space="0" w:color="auto"/>
              </w:divBdr>
            </w:div>
            <w:div w:id="643973875">
              <w:marLeft w:val="0"/>
              <w:marRight w:val="0"/>
              <w:marTop w:val="0"/>
              <w:marBottom w:val="0"/>
              <w:divBdr>
                <w:top w:val="none" w:sz="0" w:space="0" w:color="auto"/>
                <w:left w:val="none" w:sz="0" w:space="0" w:color="auto"/>
                <w:bottom w:val="none" w:sz="0" w:space="0" w:color="auto"/>
                <w:right w:val="none" w:sz="0" w:space="0" w:color="auto"/>
              </w:divBdr>
            </w:div>
            <w:div w:id="713122638">
              <w:marLeft w:val="0"/>
              <w:marRight w:val="0"/>
              <w:marTop w:val="0"/>
              <w:marBottom w:val="0"/>
              <w:divBdr>
                <w:top w:val="none" w:sz="0" w:space="0" w:color="auto"/>
                <w:left w:val="none" w:sz="0" w:space="0" w:color="auto"/>
                <w:bottom w:val="none" w:sz="0" w:space="0" w:color="auto"/>
                <w:right w:val="none" w:sz="0" w:space="0" w:color="auto"/>
              </w:divBdr>
            </w:div>
            <w:div w:id="733965220">
              <w:marLeft w:val="0"/>
              <w:marRight w:val="0"/>
              <w:marTop w:val="0"/>
              <w:marBottom w:val="0"/>
              <w:divBdr>
                <w:top w:val="none" w:sz="0" w:space="0" w:color="auto"/>
                <w:left w:val="none" w:sz="0" w:space="0" w:color="auto"/>
                <w:bottom w:val="none" w:sz="0" w:space="0" w:color="auto"/>
                <w:right w:val="none" w:sz="0" w:space="0" w:color="auto"/>
              </w:divBdr>
            </w:div>
            <w:div w:id="1009723161">
              <w:marLeft w:val="0"/>
              <w:marRight w:val="0"/>
              <w:marTop w:val="0"/>
              <w:marBottom w:val="0"/>
              <w:divBdr>
                <w:top w:val="none" w:sz="0" w:space="0" w:color="auto"/>
                <w:left w:val="none" w:sz="0" w:space="0" w:color="auto"/>
                <w:bottom w:val="none" w:sz="0" w:space="0" w:color="auto"/>
                <w:right w:val="none" w:sz="0" w:space="0" w:color="auto"/>
              </w:divBdr>
            </w:div>
            <w:div w:id="1189218687">
              <w:marLeft w:val="0"/>
              <w:marRight w:val="0"/>
              <w:marTop w:val="0"/>
              <w:marBottom w:val="0"/>
              <w:divBdr>
                <w:top w:val="none" w:sz="0" w:space="0" w:color="auto"/>
                <w:left w:val="none" w:sz="0" w:space="0" w:color="auto"/>
                <w:bottom w:val="none" w:sz="0" w:space="0" w:color="auto"/>
                <w:right w:val="none" w:sz="0" w:space="0" w:color="auto"/>
              </w:divBdr>
            </w:div>
            <w:div w:id="1230115516">
              <w:marLeft w:val="0"/>
              <w:marRight w:val="0"/>
              <w:marTop w:val="0"/>
              <w:marBottom w:val="0"/>
              <w:divBdr>
                <w:top w:val="none" w:sz="0" w:space="0" w:color="auto"/>
                <w:left w:val="none" w:sz="0" w:space="0" w:color="auto"/>
                <w:bottom w:val="none" w:sz="0" w:space="0" w:color="auto"/>
                <w:right w:val="none" w:sz="0" w:space="0" w:color="auto"/>
              </w:divBdr>
            </w:div>
            <w:div w:id="1360086340">
              <w:marLeft w:val="0"/>
              <w:marRight w:val="0"/>
              <w:marTop w:val="0"/>
              <w:marBottom w:val="0"/>
              <w:divBdr>
                <w:top w:val="none" w:sz="0" w:space="0" w:color="auto"/>
                <w:left w:val="none" w:sz="0" w:space="0" w:color="auto"/>
                <w:bottom w:val="none" w:sz="0" w:space="0" w:color="auto"/>
                <w:right w:val="none" w:sz="0" w:space="0" w:color="auto"/>
              </w:divBdr>
            </w:div>
            <w:div w:id="1569733051">
              <w:marLeft w:val="0"/>
              <w:marRight w:val="0"/>
              <w:marTop w:val="0"/>
              <w:marBottom w:val="0"/>
              <w:divBdr>
                <w:top w:val="none" w:sz="0" w:space="0" w:color="auto"/>
                <w:left w:val="none" w:sz="0" w:space="0" w:color="auto"/>
                <w:bottom w:val="none" w:sz="0" w:space="0" w:color="auto"/>
                <w:right w:val="none" w:sz="0" w:space="0" w:color="auto"/>
              </w:divBdr>
            </w:div>
            <w:div w:id="1579704519">
              <w:marLeft w:val="0"/>
              <w:marRight w:val="0"/>
              <w:marTop w:val="0"/>
              <w:marBottom w:val="0"/>
              <w:divBdr>
                <w:top w:val="none" w:sz="0" w:space="0" w:color="auto"/>
                <w:left w:val="none" w:sz="0" w:space="0" w:color="auto"/>
                <w:bottom w:val="none" w:sz="0" w:space="0" w:color="auto"/>
                <w:right w:val="none" w:sz="0" w:space="0" w:color="auto"/>
              </w:divBdr>
            </w:div>
            <w:div w:id="1740858012">
              <w:marLeft w:val="0"/>
              <w:marRight w:val="0"/>
              <w:marTop w:val="0"/>
              <w:marBottom w:val="0"/>
              <w:divBdr>
                <w:top w:val="none" w:sz="0" w:space="0" w:color="auto"/>
                <w:left w:val="none" w:sz="0" w:space="0" w:color="auto"/>
                <w:bottom w:val="none" w:sz="0" w:space="0" w:color="auto"/>
                <w:right w:val="none" w:sz="0" w:space="0" w:color="auto"/>
              </w:divBdr>
            </w:div>
            <w:div w:id="1755391832">
              <w:marLeft w:val="0"/>
              <w:marRight w:val="0"/>
              <w:marTop w:val="0"/>
              <w:marBottom w:val="0"/>
              <w:divBdr>
                <w:top w:val="none" w:sz="0" w:space="0" w:color="auto"/>
                <w:left w:val="none" w:sz="0" w:space="0" w:color="auto"/>
                <w:bottom w:val="none" w:sz="0" w:space="0" w:color="auto"/>
                <w:right w:val="none" w:sz="0" w:space="0" w:color="auto"/>
              </w:divBdr>
            </w:div>
            <w:div w:id="1828864760">
              <w:marLeft w:val="0"/>
              <w:marRight w:val="0"/>
              <w:marTop w:val="0"/>
              <w:marBottom w:val="0"/>
              <w:divBdr>
                <w:top w:val="none" w:sz="0" w:space="0" w:color="auto"/>
                <w:left w:val="none" w:sz="0" w:space="0" w:color="auto"/>
                <w:bottom w:val="none" w:sz="0" w:space="0" w:color="auto"/>
                <w:right w:val="none" w:sz="0" w:space="0" w:color="auto"/>
              </w:divBdr>
            </w:div>
            <w:div w:id="1837064540">
              <w:marLeft w:val="0"/>
              <w:marRight w:val="0"/>
              <w:marTop w:val="0"/>
              <w:marBottom w:val="0"/>
              <w:divBdr>
                <w:top w:val="none" w:sz="0" w:space="0" w:color="auto"/>
                <w:left w:val="none" w:sz="0" w:space="0" w:color="auto"/>
                <w:bottom w:val="none" w:sz="0" w:space="0" w:color="auto"/>
                <w:right w:val="none" w:sz="0" w:space="0" w:color="auto"/>
              </w:divBdr>
            </w:div>
            <w:div w:id="2001931485">
              <w:marLeft w:val="0"/>
              <w:marRight w:val="0"/>
              <w:marTop w:val="0"/>
              <w:marBottom w:val="0"/>
              <w:divBdr>
                <w:top w:val="none" w:sz="0" w:space="0" w:color="auto"/>
                <w:left w:val="none" w:sz="0" w:space="0" w:color="auto"/>
                <w:bottom w:val="none" w:sz="0" w:space="0" w:color="auto"/>
                <w:right w:val="none" w:sz="0" w:space="0" w:color="auto"/>
              </w:divBdr>
            </w:div>
          </w:divsChild>
        </w:div>
        <w:div w:id="2036080848">
          <w:marLeft w:val="0"/>
          <w:marRight w:val="0"/>
          <w:marTop w:val="0"/>
          <w:marBottom w:val="0"/>
          <w:divBdr>
            <w:top w:val="none" w:sz="0" w:space="0" w:color="auto"/>
            <w:left w:val="none" w:sz="0" w:space="0" w:color="auto"/>
            <w:bottom w:val="none" w:sz="0" w:space="0" w:color="auto"/>
            <w:right w:val="none" w:sz="0" w:space="0" w:color="auto"/>
          </w:divBdr>
          <w:divsChild>
            <w:div w:id="99692742">
              <w:marLeft w:val="0"/>
              <w:marRight w:val="0"/>
              <w:marTop w:val="0"/>
              <w:marBottom w:val="0"/>
              <w:divBdr>
                <w:top w:val="none" w:sz="0" w:space="0" w:color="auto"/>
                <w:left w:val="none" w:sz="0" w:space="0" w:color="auto"/>
                <w:bottom w:val="none" w:sz="0" w:space="0" w:color="auto"/>
                <w:right w:val="none" w:sz="0" w:space="0" w:color="auto"/>
              </w:divBdr>
            </w:div>
            <w:div w:id="360666480">
              <w:marLeft w:val="0"/>
              <w:marRight w:val="0"/>
              <w:marTop w:val="0"/>
              <w:marBottom w:val="0"/>
              <w:divBdr>
                <w:top w:val="none" w:sz="0" w:space="0" w:color="auto"/>
                <w:left w:val="none" w:sz="0" w:space="0" w:color="auto"/>
                <w:bottom w:val="none" w:sz="0" w:space="0" w:color="auto"/>
                <w:right w:val="none" w:sz="0" w:space="0" w:color="auto"/>
              </w:divBdr>
            </w:div>
            <w:div w:id="513082234">
              <w:marLeft w:val="0"/>
              <w:marRight w:val="0"/>
              <w:marTop w:val="0"/>
              <w:marBottom w:val="0"/>
              <w:divBdr>
                <w:top w:val="none" w:sz="0" w:space="0" w:color="auto"/>
                <w:left w:val="none" w:sz="0" w:space="0" w:color="auto"/>
                <w:bottom w:val="none" w:sz="0" w:space="0" w:color="auto"/>
                <w:right w:val="none" w:sz="0" w:space="0" w:color="auto"/>
              </w:divBdr>
            </w:div>
            <w:div w:id="629097003">
              <w:marLeft w:val="0"/>
              <w:marRight w:val="0"/>
              <w:marTop w:val="0"/>
              <w:marBottom w:val="0"/>
              <w:divBdr>
                <w:top w:val="none" w:sz="0" w:space="0" w:color="auto"/>
                <w:left w:val="none" w:sz="0" w:space="0" w:color="auto"/>
                <w:bottom w:val="none" w:sz="0" w:space="0" w:color="auto"/>
                <w:right w:val="none" w:sz="0" w:space="0" w:color="auto"/>
              </w:divBdr>
            </w:div>
            <w:div w:id="636254309">
              <w:marLeft w:val="0"/>
              <w:marRight w:val="0"/>
              <w:marTop w:val="0"/>
              <w:marBottom w:val="0"/>
              <w:divBdr>
                <w:top w:val="none" w:sz="0" w:space="0" w:color="auto"/>
                <w:left w:val="none" w:sz="0" w:space="0" w:color="auto"/>
                <w:bottom w:val="none" w:sz="0" w:space="0" w:color="auto"/>
                <w:right w:val="none" w:sz="0" w:space="0" w:color="auto"/>
              </w:divBdr>
            </w:div>
            <w:div w:id="638535032">
              <w:marLeft w:val="0"/>
              <w:marRight w:val="0"/>
              <w:marTop w:val="0"/>
              <w:marBottom w:val="0"/>
              <w:divBdr>
                <w:top w:val="none" w:sz="0" w:space="0" w:color="auto"/>
                <w:left w:val="none" w:sz="0" w:space="0" w:color="auto"/>
                <w:bottom w:val="none" w:sz="0" w:space="0" w:color="auto"/>
                <w:right w:val="none" w:sz="0" w:space="0" w:color="auto"/>
              </w:divBdr>
            </w:div>
            <w:div w:id="740754848">
              <w:marLeft w:val="0"/>
              <w:marRight w:val="0"/>
              <w:marTop w:val="0"/>
              <w:marBottom w:val="0"/>
              <w:divBdr>
                <w:top w:val="none" w:sz="0" w:space="0" w:color="auto"/>
                <w:left w:val="none" w:sz="0" w:space="0" w:color="auto"/>
                <w:bottom w:val="none" w:sz="0" w:space="0" w:color="auto"/>
                <w:right w:val="none" w:sz="0" w:space="0" w:color="auto"/>
              </w:divBdr>
            </w:div>
            <w:div w:id="943653147">
              <w:marLeft w:val="0"/>
              <w:marRight w:val="0"/>
              <w:marTop w:val="0"/>
              <w:marBottom w:val="0"/>
              <w:divBdr>
                <w:top w:val="none" w:sz="0" w:space="0" w:color="auto"/>
                <w:left w:val="none" w:sz="0" w:space="0" w:color="auto"/>
                <w:bottom w:val="none" w:sz="0" w:space="0" w:color="auto"/>
                <w:right w:val="none" w:sz="0" w:space="0" w:color="auto"/>
              </w:divBdr>
            </w:div>
            <w:div w:id="1054500591">
              <w:marLeft w:val="0"/>
              <w:marRight w:val="0"/>
              <w:marTop w:val="0"/>
              <w:marBottom w:val="0"/>
              <w:divBdr>
                <w:top w:val="none" w:sz="0" w:space="0" w:color="auto"/>
                <w:left w:val="none" w:sz="0" w:space="0" w:color="auto"/>
                <w:bottom w:val="none" w:sz="0" w:space="0" w:color="auto"/>
                <w:right w:val="none" w:sz="0" w:space="0" w:color="auto"/>
              </w:divBdr>
            </w:div>
            <w:div w:id="1213887351">
              <w:marLeft w:val="0"/>
              <w:marRight w:val="0"/>
              <w:marTop w:val="0"/>
              <w:marBottom w:val="0"/>
              <w:divBdr>
                <w:top w:val="none" w:sz="0" w:space="0" w:color="auto"/>
                <w:left w:val="none" w:sz="0" w:space="0" w:color="auto"/>
                <w:bottom w:val="none" w:sz="0" w:space="0" w:color="auto"/>
                <w:right w:val="none" w:sz="0" w:space="0" w:color="auto"/>
              </w:divBdr>
            </w:div>
            <w:div w:id="1387560823">
              <w:marLeft w:val="0"/>
              <w:marRight w:val="0"/>
              <w:marTop w:val="0"/>
              <w:marBottom w:val="0"/>
              <w:divBdr>
                <w:top w:val="none" w:sz="0" w:space="0" w:color="auto"/>
                <w:left w:val="none" w:sz="0" w:space="0" w:color="auto"/>
                <w:bottom w:val="none" w:sz="0" w:space="0" w:color="auto"/>
                <w:right w:val="none" w:sz="0" w:space="0" w:color="auto"/>
              </w:divBdr>
            </w:div>
            <w:div w:id="1720352403">
              <w:marLeft w:val="0"/>
              <w:marRight w:val="0"/>
              <w:marTop w:val="0"/>
              <w:marBottom w:val="0"/>
              <w:divBdr>
                <w:top w:val="none" w:sz="0" w:space="0" w:color="auto"/>
                <w:left w:val="none" w:sz="0" w:space="0" w:color="auto"/>
                <w:bottom w:val="none" w:sz="0" w:space="0" w:color="auto"/>
                <w:right w:val="none" w:sz="0" w:space="0" w:color="auto"/>
              </w:divBdr>
            </w:div>
            <w:div w:id="2023774157">
              <w:marLeft w:val="0"/>
              <w:marRight w:val="0"/>
              <w:marTop w:val="0"/>
              <w:marBottom w:val="0"/>
              <w:divBdr>
                <w:top w:val="none" w:sz="0" w:space="0" w:color="auto"/>
                <w:left w:val="none" w:sz="0" w:space="0" w:color="auto"/>
                <w:bottom w:val="none" w:sz="0" w:space="0" w:color="auto"/>
                <w:right w:val="none" w:sz="0" w:space="0" w:color="auto"/>
              </w:divBdr>
            </w:div>
            <w:div w:id="2051569969">
              <w:marLeft w:val="0"/>
              <w:marRight w:val="0"/>
              <w:marTop w:val="0"/>
              <w:marBottom w:val="0"/>
              <w:divBdr>
                <w:top w:val="none" w:sz="0" w:space="0" w:color="auto"/>
                <w:left w:val="none" w:sz="0" w:space="0" w:color="auto"/>
                <w:bottom w:val="none" w:sz="0" w:space="0" w:color="auto"/>
                <w:right w:val="none" w:sz="0" w:space="0" w:color="auto"/>
              </w:divBdr>
            </w:div>
            <w:div w:id="2053111879">
              <w:marLeft w:val="0"/>
              <w:marRight w:val="0"/>
              <w:marTop w:val="0"/>
              <w:marBottom w:val="0"/>
              <w:divBdr>
                <w:top w:val="none" w:sz="0" w:space="0" w:color="auto"/>
                <w:left w:val="none" w:sz="0" w:space="0" w:color="auto"/>
                <w:bottom w:val="none" w:sz="0" w:space="0" w:color="auto"/>
                <w:right w:val="none" w:sz="0" w:space="0" w:color="auto"/>
              </w:divBdr>
            </w:div>
            <w:div w:id="2094231685">
              <w:marLeft w:val="0"/>
              <w:marRight w:val="0"/>
              <w:marTop w:val="0"/>
              <w:marBottom w:val="0"/>
              <w:divBdr>
                <w:top w:val="none" w:sz="0" w:space="0" w:color="auto"/>
                <w:left w:val="none" w:sz="0" w:space="0" w:color="auto"/>
                <w:bottom w:val="none" w:sz="0" w:space="0" w:color="auto"/>
                <w:right w:val="none" w:sz="0" w:space="0" w:color="auto"/>
              </w:divBdr>
            </w:div>
            <w:div w:id="2139030802">
              <w:marLeft w:val="0"/>
              <w:marRight w:val="0"/>
              <w:marTop w:val="0"/>
              <w:marBottom w:val="0"/>
              <w:divBdr>
                <w:top w:val="none" w:sz="0" w:space="0" w:color="auto"/>
                <w:left w:val="none" w:sz="0" w:space="0" w:color="auto"/>
                <w:bottom w:val="none" w:sz="0" w:space="0" w:color="auto"/>
                <w:right w:val="none" w:sz="0" w:space="0" w:color="auto"/>
              </w:divBdr>
            </w:div>
          </w:divsChild>
        </w:div>
        <w:div w:id="2121759297">
          <w:marLeft w:val="0"/>
          <w:marRight w:val="0"/>
          <w:marTop w:val="0"/>
          <w:marBottom w:val="0"/>
          <w:divBdr>
            <w:top w:val="none" w:sz="0" w:space="0" w:color="auto"/>
            <w:left w:val="none" w:sz="0" w:space="0" w:color="auto"/>
            <w:bottom w:val="none" w:sz="0" w:space="0" w:color="auto"/>
            <w:right w:val="none" w:sz="0" w:space="0" w:color="auto"/>
          </w:divBdr>
          <w:divsChild>
            <w:div w:id="159199771">
              <w:marLeft w:val="0"/>
              <w:marRight w:val="0"/>
              <w:marTop w:val="0"/>
              <w:marBottom w:val="0"/>
              <w:divBdr>
                <w:top w:val="none" w:sz="0" w:space="0" w:color="auto"/>
                <w:left w:val="none" w:sz="0" w:space="0" w:color="auto"/>
                <w:bottom w:val="none" w:sz="0" w:space="0" w:color="auto"/>
                <w:right w:val="none" w:sz="0" w:space="0" w:color="auto"/>
              </w:divBdr>
            </w:div>
            <w:div w:id="585847770">
              <w:marLeft w:val="0"/>
              <w:marRight w:val="0"/>
              <w:marTop w:val="0"/>
              <w:marBottom w:val="0"/>
              <w:divBdr>
                <w:top w:val="none" w:sz="0" w:space="0" w:color="auto"/>
                <w:left w:val="none" w:sz="0" w:space="0" w:color="auto"/>
                <w:bottom w:val="none" w:sz="0" w:space="0" w:color="auto"/>
                <w:right w:val="none" w:sz="0" w:space="0" w:color="auto"/>
              </w:divBdr>
            </w:div>
            <w:div w:id="612320483">
              <w:marLeft w:val="0"/>
              <w:marRight w:val="0"/>
              <w:marTop w:val="0"/>
              <w:marBottom w:val="0"/>
              <w:divBdr>
                <w:top w:val="none" w:sz="0" w:space="0" w:color="auto"/>
                <w:left w:val="none" w:sz="0" w:space="0" w:color="auto"/>
                <w:bottom w:val="none" w:sz="0" w:space="0" w:color="auto"/>
                <w:right w:val="none" w:sz="0" w:space="0" w:color="auto"/>
              </w:divBdr>
            </w:div>
            <w:div w:id="658653683">
              <w:marLeft w:val="0"/>
              <w:marRight w:val="0"/>
              <w:marTop w:val="0"/>
              <w:marBottom w:val="0"/>
              <w:divBdr>
                <w:top w:val="none" w:sz="0" w:space="0" w:color="auto"/>
                <w:left w:val="none" w:sz="0" w:space="0" w:color="auto"/>
                <w:bottom w:val="none" w:sz="0" w:space="0" w:color="auto"/>
                <w:right w:val="none" w:sz="0" w:space="0" w:color="auto"/>
              </w:divBdr>
            </w:div>
            <w:div w:id="710346695">
              <w:marLeft w:val="0"/>
              <w:marRight w:val="0"/>
              <w:marTop w:val="0"/>
              <w:marBottom w:val="0"/>
              <w:divBdr>
                <w:top w:val="none" w:sz="0" w:space="0" w:color="auto"/>
                <w:left w:val="none" w:sz="0" w:space="0" w:color="auto"/>
                <w:bottom w:val="none" w:sz="0" w:space="0" w:color="auto"/>
                <w:right w:val="none" w:sz="0" w:space="0" w:color="auto"/>
              </w:divBdr>
            </w:div>
            <w:div w:id="757553873">
              <w:marLeft w:val="0"/>
              <w:marRight w:val="0"/>
              <w:marTop w:val="0"/>
              <w:marBottom w:val="0"/>
              <w:divBdr>
                <w:top w:val="none" w:sz="0" w:space="0" w:color="auto"/>
                <w:left w:val="none" w:sz="0" w:space="0" w:color="auto"/>
                <w:bottom w:val="none" w:sz="0" w:space="0" w:color="auto"/>
                <w:right w:val="none" w:sz="0" w:space="0" w:color="auto"/>
              </w:divBdr>
            </w:div>
            <w:div w:id="821504180">
              <w:marLeft w:val="0"/>
              <w:marRight w:val="0"/>
              <w:marTop w:val="0"/>
              <w:marBottom w:val="0"/>
              <w:divBdr>
                <w:top w:val="none" w:sz="0" w:space="0" w:color="auto"/>
                <w:left w:val="none" w:sz="0" w:space="0" w:color="auto"/>
                <w:bottom w:val="none" w:sz="0" w:space="0" w:color="auto"/>
                <w:right w:val="none" w:sz="0" w:space="0" w:color="auto"/>
              </w:divBdr>
            </w:div>
            <w:div w:id="978924274">
              <w:marLeft w:val="0"/>
              <w:marRight w:val="0"/>
              <w:marTop w:val="0"/>
              <w:marBottom w:val="0"/>
              <w:divBdr>
                <w:top w:val="none" w:sz="0" w:space="0" w:color="auto"/>
                <w:left w:val="none" w:sz="0" w:space="0" w:color="auto"/>
                <w:bottom w:val="none" w:sz="0" w:space="0" w:color="auto"/>
                <w:right w:val="none" w:sz="0" w:space="0" w:color="auto"/>
              </w:divBdr>
            </w:div>
            <w:div w:id="1113138376">
              <w:marLeft w:val="0"/>
              <w:marRight w:val="0"/>
              <w:marTop w:val="0"/>
              <w:marBottom w:val="0"/>
              <w:divBdr>
                <w:top w:val="none" w:sz="0" w:space="0" w:color="auto"/>
                <w:left w:val="none" w:sz="0" w:space="0" w:color="auto"/>
                <w:bottom w:val="none" w:sz="0" w:space="0" w:color="auto"/>
                <w:right w:val="none" w:sz="0" w:space="0" w:color="auto"/>
              </w:divBdr>
            </w:div>
            <w:div w:id="1195574897">
              <w:marLeft w:val="0"/>
              <w:marRight w:val="0"/>
              <w:marTop w:val="0"/>
              <w:marBottom w:val="0"/>
              <w:divBdr>
                <w:top w:val="none" w:sz="0" w:space="0" w:color="auto"/>
                <w:left w:val="none" w:sz="0" w:space="0" w:color="auto"/>
                <w:bottom w:val="none" w:sz="0" w:space="0" w:color="auto"/>
                <w:right w:val="none" w:sz="0" w:space="0" w:color="auto"/>
              </w:divBdr>
            </w:div>
            <w:div w:id="1268611963">
              <w:marLeft w:val="0"/>
              <w:marRight w:val="0"/>
              <w:marTop w:val="0"/>
              <w:marBottom w:val="0"/>
              <w:divBdr>
                <w:top w:val="none" w:sz="0" w:space="0" w:color="auto"/>
                <w:left w:val="none" w:sz="0" w:space="0" w:color="auto"/>
                <w:bottom w:val="none" w:sz="0" w:space="0" w:color="auto"/>
                <w:right w:val="none" w:sz="0" w:space="0" w:color="auto"/>
              </w:divBdr>
            </w:div>
            <w:div w:id="1571425393">
              <w:marLeft w:val="0"/>
              <w:marRight w:val="0"/>
              <w:marTop w:val="0"/>
              <w:marBottom w:val="0"/>
              <w:divBdr>
                <w:top w:val="none" w:sz="0" w:space="0" w:color="auto"/>
                <w:left w:val="none" w:sz="0" w:space="0" w:color="auto"/>
                <w:bottom w:val="none" w:sz="0" w:space="0" w:color="auto"/>
                <w:right w:val="none" w:sz="0" w:space="0" w:color="auto"/>
              </w:divBdr>
            </w:div>
            <w:div w:id="1767922465">
              <w:marLeft w:val="0"/>
              <w:marRight w:val="0"/>
              <w:marTop w:val="0"/>
              <w:marBottom w:val="0"/>
              <w:divBdr>
                <w:top w:val="none" w:sz="0" w:space="0" w:color="auto"/>
                <w:left w:val="none" w:sz="0" w:space="0" w:color="auto"/>
                <w:bottom w:val="none" w:sz="0" w:space="0" w:color="auto"/>
                <w:right w:val="none" w:sz="0" w:space="0" w:color="auto"/>
              </w:divBdr>
            </w:div>
            <w:div w:id="1892964218">
              <w:marLeft w:val="0"/>
              <w:marRight w:val="0"/>
              <w:marTop w:val="0"/>
              <w:marBottom w:val="0"/>
              <w:divBdr>
                <w:top w:val="none" w:sz="0" w:space="0" w:color="auto"/>
                <w:left w:val="none" w:sz="0" w:space="0" w:color="auto"/>
                <w:bottom w:val="none" w:sz="0" w:space="0" w:color="auto"/>
                <w:right w:val="none" w:sz="0" w:space="0" w:color="auto"/>
              </w:divBdr>
            </w:div>
            <w:div w:id="2097626076">
              <w:marLeft w:val="0"/>
              <w:marRight w:val="0"/>
              <w:marTop w:val="0"/>
              <w:marBottom w:val="0"/>
              <w:divBdr>
                <w:top w:val="none" w:sz="0" w:space="0" w:color="auto"/>
                <w:left w:val="none" w:sz="0" w:space="0" w:color="auto"/>
                <w:bottom w:val="none" w:sz="0" w:space="0" w:color="auto"/>
                <w:right w:val="none" w:sz="0" w:space="0" w:color="auto"/>
              </w:divBdr>
            </w:div>
          </w:divsChild>
        </w:div>
        <w:div w:id="2145148164">
          <w:marLeft w:val="0"/>
          <w:marRight w:val="0"/>
          <w:marTop w:val="0"/>
          <w:marBottom w:val="0"/>
          <w:divBdr>
            <w:top w:val="none" w:sz="0" w:space="0" w:color="auto"/>
            <w:left w:val="none" w:sz="0" w:space="0" w:color="auto"/>
            <w:bottom w:val="none" w:sz="0" w:space="0" w:color="auto"/>
            <w:right w:val="none" w:sz="0" w:space="0" w:color="auto"/>
          </w:divBdr>
          <w:divsChild>
            <w:div w:id="100926525">
              <w:marLeft w:val="0"/>
              <w:marRight w:val="0"/>
              <w:marTop w:val="0"/>
              <w:marBottom w:val="0"/>
              <w:divBdr>
                <w:top w:val="none" w:sz="0" w:space="0" w:color="auto"/>
                <w:left w:val="none" w:sz="0" w:space="0" w:color="auto"/>
                <w:bottom w:val="none" w:sz="0" w:space="0" w:color="auto"/>
                <w:right w:val="none" w:sz="0" w:space="0" w:color="auto"/>
              </w:divBdr>
            </w:div>
            <w:div w:id="148132312">
              <w:marLeft w:val="0"/>
              <w:marRight w:val="0"/>
              <w:marTop w:val="0"/>
              <w:marBottom w:val="0"/>
              <w:divBdr>
                <w:top w:val="none" w:sz="0" w:space="0" w:color="auto"/>
                <w:left w:val="none" w:sz="0" w:space="0" w:color="auto"/>
                <w:bottom w:val="none" w:sz="0" w:space="0" w:color="auto"/>
                <w:right w:val="none" w:sz="0" w:space="0" w:color="auto"/>
              </w:divBdr>
            </w:div>
            <w:div w:id="313721446">
              <w:marLeft w:val="0"/>
              <w:marRight w:val="0"/>
              <w:marTop w:val="0"/>
              <w:marBottom w:val="0"/>
              <w:divBdr>
                <w:top w:val="none" w:sz="0" w:space="0" w:color="auto"/>
                <w:left w:val="none" w:sz="0" w:space="0" w:color="auto"/>
                <w:bottom w:val="none" w:sz="0" w:space="0" w:color="auto"/>
                <w:right w:val="none" w:sz="0" w:space="0" w:color="auto"/>
              </w:divBdr>
            </w:div>
            <w:div w:id="438646501">
              <w:marLeft w:val="0"/>
              <w:marRight w:val="0"/>
              <w:marTop w:val="0"/>
              <w:marBottom w:val="0"/>
              <w:divBdr>
                <w:top w:val="none" w:sz="0" w:space="0" w:color="auto"/>
                <w:left w:val="none" w:sz="0" w:space="0" w:color="auto"/>
                <w:bottom w:val="none" w:sz="0" w:space="0" w:color="auto"/>
                <w:right w:val="none" w:sz="0" w:space="0" w:color="auto"/>
              </w:divBdr>
            </w:div>
            <w:div w:id="449782478">
              <w:marLeft w:val="0"/>
              <w:marRight w:val="0"/>
              <w:marTop w:val="0"/>
              <w:marBottom w:val="0"/>
              <w:divBdr>
                <w:top w:val="none" w:sz="0" w:space="0" w:color="auto"/>
                <w:left w:val="none" w:sz="0" w:space="0" w:color="auto"/>
                <w:bottom w:val="none" w:sz="0" w:space="0" w:color="auto"/>
                <w:right w:val="none" w:sz="0" w:space="0" w:color="auto"/>
              </w:divBdr>
            </w:div>
            <w:div w:id="493029497">
              <w:marLeft w:val="0"/>
              <w:marRight w:val="0"/>
              <w:marTop w:val="0"/>
              <w:marBottom w:val="0"/>
              <w:divBdr>
                <w:top w:val="none" w:sz="0" w:space="0" w:color="auto"/>
                <w:left w:val="none" w:sz="0" w:space="0" w:color="auto"/>
                <w:bottom w:val="none" w:sz="0" w:space="0" w:color="auto"/>
                <w:right w:val="none" w:sz="0" w:space="0" w:color="auto"/>
              </w:divBdr>
            </w:div>
            <w:div w:id="513038776">
              <w:marLeft w:val="0"/>
              <w:marRight w:val="0"/>
              <w:marTop w:val="0"/>
              <w:marBottom w:val="0"/>
              <w:divBdr>
                <w:top w:val="none" w:sz="0" w:space="0" w:color="auto"/>
                <w:left w:val="none" w:sz="0" w:space="0" w:color="auto"/>
                <w:bottom w:val="none" w:sz="0" w:space="0" w:color="auto"/>
                <w:right w:val="none" w:sz="0" w:space="0" w:color="auto"/>
              </w:divBdr>
            </w:div>
            <w:div w:id="632714195">
              <w:marLeft w:val="0"/>
              <w:marRight w:val="0"/>
              <w:marTop w:val="0"/>
              <w:marBottom w:val="0"/>
              <w:divBdr>
                <w:top w:val="none" w:sz="0" w:space="0" w:color="auto"/>
                <w:left w:val="none" w:sz="0" w:space="0" w:color="auto"/>
                <w:bottom w:val="none" w:sz="0" w:space="0" w:color="auto"/>
                <w:right w:val="none" w:sz="0" w:space="0" w:color="auto"/>
              </w:divBdr>
            </w:div>
            <w:div w:id="658458675">
              <w:marLeft w:val="0"/>
              <w:marRight w:val="0"/>
              <w:marTop w:val="0"/>
              <w:marBottom w:val="0"/>
              <w:divBdr>
                <w:top w:val="none" w:sz="0" w:space="0" w:color="auto"/>
                <w:left w:val="none" w:sz="0" w:space="0" w:color="auto"/>
                <w:bottom w:val="none" w:sz="0" w:space="0" w:color="auto"/>
                <w:right w:val="none" w:sz="0" w:space="0" w:color="auto"/>
              </w:divBdr>
            </w:div>
            <w:div w:id="868681906">
              <w:marLeft w:val="0"/>
              <w:marRight w:val="0"/>
              <w:marTop w:val="0"/>
              <w:marBottom w:val="0"/>
              <w:divBdr>
                <w:top w:val="none" w:sz="0" w:space="0" w:color="auto"/>
                <w:left w:val="none" w:sz="0" w:space="0" w:color="auto"/>
                <w:bottom w:val="none" w:sz="0" w:space="0" w:color="auto"/>
                <w:right w:val="none" w:sz="0" w:space="0" w:color="auto"/>
              </w:divBdr>
            </w:div>
            <w:div w:id="868836682">
              <w:marLeft w:val="0"/>
              <w:marRight w:val="0"/>
              <w:marTop w:val="0"/>
              <w:marBottom w:val="0"/>
              <w:divBdr>
                <w:top w:val="none" w:sz="0" w:space="0" w:color="auto"/>
                <w:left w:val="none" w:sz="0" w:space="0" w:color="auto"/>
                <w:bottom w:val="none" w:sz="0" w:space="0" w:color="auto"/>
                <w:right w:val="none" w:sz="0" w:space="0" w:color="auto"/>
              </w:divBdr>
            </w:div>
            <w:div w:id="1153713468">
              <w:marLeft w:val="0"/>
              <w:marRight w:val="0"/>
              <w:marTop w:val="0"/>
              <w:marBottom w:val="0"/>
              <w:divBdr>
                <w:top w:val="none" w:sz="0" w:space="0" w:color="auto"/>
                <w:left w:val="none" w:sz="0" w:space="0" w:color="auto"/>
                <w:bottom w:val="none" w:sz="0" w:space="0" w:color="auto"/>
                <w:right w:val="none" w:sz="0" w:space="0" w:color="auto"/>
              </w:divBdr>
            </w:div>
            <w:div w:id="1319991795">
              <w:marLeft w:val="0"/>
              <w:marRight w:val="0"/>
              <w:marTop w:val="0"/>
              <w:marBottom w:val="0"/>
              <w:divBdr>
                <w:top w:val="none" w:sz="0" w:space="0" w:color="auto"/>
                <w:left w:val="none" w:sz="0" w:space="0" w:color="auto"/>
                <w:bottom w:val="none" w:sz="0" w:space="0" w:color="auto"/>
                <w:right w:val="none" w:sz="0" w:space="0" w:color="auto"/>
              </w:divBdr>
            </w:div>
            <w:div w:id="1486386498">
              <w:marLeft w:val="0"/>
              <w:marRight w:val="0"/>
              <w:marTop w:val="0"/>
              <w:marBottom w:val="0"/>
              <w:divBdr>
                <w:top w:val="none" w:sz="0" w:space="0" w:color="auto"/>
                <w:left w:val="none" w:sz="0" w:space="0" w:color="auto"/>
                <w:bottom w:val="none" w:sz="0" w:space="0" w:color="auto"/>
                <w:right w:val="none" w:sz="0" w:space="0" w:color="auto"/>
              </w:divBdr>
            </w:div>
            <w:div w:id="1818448824">
              <w:marLeft w:val="0"/>
              <w:marRight w:val="0"/>
              <w:marTop w:val="0"/>
              <w:marBottom w:val="0"/>
              <w:divBdr>
                <w:top w:val="none" w:sz="0" w:space="0" w:color="auto"/>
                <w:left w:val="none" w:sz="0" w:space="0" w:color="auto"/>
                <w:bottom w:val="none" w:sz="0" w:space="0" w:color="auto"/>
                <w:right w:val="none" w:sz="0" w:space="0" w:color="auto"/>
              </w:divBdr>
            </w:div>
            <w:div w:id="1863009314">
              <w:marLeft w:val="0"/>
              <w:marRight w:val="0"/>
              <w:marTop w:val="0"/>
              <w:marBottom w:val="0"/>
              <w:divBdr>
                <w:top w:val="none" w:sz="0" w:space="0" w:color="auto"/>
                <w:left w:val="none" w:sz="0" w:space="0" w:color="auto"/>
                <w:bottom w:val="none" w:sz="0" w:space="0" w:color="auto"/>
                <w:right w:val="none" w:sz="0" w:space="0" w:color="auto"/>
              </w:divBdr>
            </w:div>
            <w:div w:id="21113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9816">
      <w:bodyDiv w:val="1"/>
      <w:marLeft w:val="0"/>
      <w:marRight w:val="0"/>
      <w:marTop w:val="0"/>
      <w:marBottom w:val="0"/>
      <w:divBdr>
        <w:top w:val="none" w:sz="0" w:space="0" w:color="auto"/>
        <w:left w:val="none" w:sz="0" w:space="0" w:color="auto"/>
        <w:bottom w:val="none" w:sz="0" w:space="0" w:color="auto"/>
        <w:right w:val="none" w:sz="0" w:space="0" w:color="auto"/>
      </w:divBdr>
      <w:divsChild>
        <w:div w:id="798299516">
          <w:marLeft w:val="0"/>
          <w:marRight w:val="0"/>
          <w:marTop w:val="0"/>
          <w:marBottom w:val="0"/>
          <w:divBdr>
            <w:top w:val="none" w:sz="0" w:space="0" w:color="auto"/>
            <w:left w:val="none" w:sz="0" w:space="0" w:color="auto"/>
            <w:bottom w:val="none" w:sz="0" w:space="0" w:color="auto"/>
            <w:right w:val="none" w:sz="0" w:space="0" w:color="auto"/>
          </w:divBdr>
        </w:div>
        <w:div w:id="1116942462">
          <w:marLeft w:val="0"/>
          <w:marRight w:val="0"/>
          <w:marTop w:val="0"/>
          <w:marBottom w:val="0"/>
          <w:divBdr>
            <w:top w:val="none" w:sz="0" w:space="0" w:color="auto"/>
            <w:left w:val="none" w:sz="0" w:space="0" w:color="auto"/>
            <w:bottom w:val="none" w:sz="0" w:space="0" w:color="auto"/>
            <w:right w:val="none" w:sz="0" w:space="0" w:color="auto"/>
          </w:divBdr>
        </w:div>
        <w:div w:id="1253272733">
          <w:marLeft w:val="0"/>
          <w:marRight w:val="0"/>
          <w:marTop w:val="0"/>
          <w:marBottom w:val="0"/>
          <w:divBdr>
            <w:top w:val="none" w:sz="0" w:space="0" w:color="auto"/>
            <w:left w:val="none" w:sz="0" w:space="0" w:color="auto"/>
            <w:bottom w:val="none" w:sz="0" w:space="0" w:color="auto"/>
            <w:right w:val="none" w:sz="0" w:space="0" w:color="auto"/>
          </w:divBdr>
        </w:div>
        <w:div w:id="1962034873">
          <w:marLeft w:val="0"/>
          <w:marRight w:val="0"/>
          <w:marTop w:val="0"/>
          <w:marBottom w:val="0"/>
          <w:divBdr>
            <w:top w:val="none" w:sz="0" w:space="0" w:color="auto"/>
            <w:left w:val="none" w:sz="0" w:space="0" w:color="auto"/>
            <w:bottom w:val="none" w:sz="0" w:space="0" w:color="auto"/>
            <w:right w:val="none" w:sz="0" w:space="0" w:color="auto"/>
          </w:divBdr>
        </w:div>
      </w:divsChild>
    </w:div>
    <w:div w:id="177185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38" Type="http://schemas.microsoft.com/office/2011/relationships/people" Target="people.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wmf"/></Relationships>
</file>

<file path=word/_rels/settings.xml.rels><?xml version="1.0" encoding="UTF-8" standalone="yes"?>
<Relationships xmlns="http://schemas.openxmlformats.org/package/2006/relationships"><Relationship Id="rId1" Type="http://schemas.openxmlformats.org/officeDocument/2006/relationships/attachedTemplate" Target="file:///C:\Malsys\StatkraftTemplate\Governing%20Documents\Governing%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CAFB6E147B014FA75DC86A791860D7" ma:contentTypeVersion="18" ma:contentTypeDescription="Create a new document." ma:contentTypeScope="" ma:versionID="07b03908ae499296239df737d741e4ec">
  <xsd:schema xmlns:xsd="http://www.w3.org/2001/XMLSchema" xmlns:xs="http://www.w3.org/2001/XMLSchema" xmlns:p="http://schemas.microsoft.com/office/2006/metadata/properties" xmlns:ns2="{listid:Accounting}" xmlns:ns3="b43a6d74-56ae-4c8b-a1c8-aeb6c1853c25" xmlns:ns4="994d2c6f-7ff5-46a4-9680-aac4ffc98ffa" targetNamespace="http://schemas.microsoft.com/office/2006/metadata/properties" ma:root="true" ma:fieldsID="6c8efe15123a81c397da29e26c5f17c2" ns2:_="" ns3:_="" ns4:_="">
    <xsd:import namespace="{listid:Accounting}"/>
    <xsd:import namespace="b43a6d74-56ae-4c8b-a1c8-aeb6c1853c25"/>
    <xsd:import namespace="994d2c6f-7ff5-46a4-9680-aac4ffc98ffa"/>
    <xsd:element name="properties">
      <xsd:complexType>
        <xsd:sequence>
          <xsd:element name="documentManagement">
            <xsd:complexType>
              <xsd:all>
                <xsd:element ref="ns2:Classification" minOccurs="0"/>
                <xsd:element ref="ns2:Document_x0020_type" minOccurs="0"/>
                <xsd:element ref="ns2:Language" minOccurs="0"/>
                <xsd:element ref="ns2:Status" minOccurs="0"/>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lcf76f155ced4ddcb4097134ff3c332f" minOccurs="0"/>
                <xsd:element ref="ns4:TaxCatchAll" minOccurs="0"/>
                <xsd:element ref="ns3:MediaServiceOCR" minOccurs="0"/>
                <xsd:element ref="ns3:MediaServiceGenerationTime" minOccurs="0"/>
                <xsd:element ref="ns3:MediaServiceEventHashCode" minOccurs="0"/>
                <xsd:element ref="ns3:MediaServiceSearchProperties"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listid:Accounting}" elementFormDefault="qualified">
    <xsd:import namespace="http://schemas.microsoft.com/office/2006/documentManagement/types"/>
    <xsd:import namespace="http://schemas.microsoft.com/office/infopath/2007/PartnerControls"/>
    <xsd:element name="Classification" ma:index="8" nillable="true" ma:displayName="Classification" ma:default="Internal" ma:format="Dropdown" ma:internalName="Classification">
      <xsd:simpleType>
        <xsd:restriction base="dms:Choice">
          <xsd:enumeration value="Confidential"/>
          <xsd:enumeration value="Internal"/>
          <xsd:enumeration value="Open"/>
        </xsd:restriction>
      </xsd:simpleType>
    </xsd:element>
    <xsd:element name="Document_x0020_type" ma:index="9" nillable="true" ma:displayName="Document type" ma:default="Memo" ma:format="Dropdown" ma:internalName="Document_x0020_type">
      <xsd:simpleType>
        <xsd:restriction base="dms:Choice">
          <xsd:enumeration value="Agreement"/>
          <xsd:enumeration value="Budget"/>
          <xsd:enumeration value="Call for meeting"/>
          <xsd:enumeration value="External correspondence"/>
          <xsd:enumeration value="Guideline"/>
          <xsd:enumeration value="Image"/>
          <xsd:enumeration value="Internal correspondence"/>
          <xsd:enumeration value="Map"/>
          <xsd:enumeration value="Memo"/>
          <xsd:enumeration value="Minutes of meeting"/>
          <xsd:enumeration value="Plan"/>
          <xsd:enumeration value="Presentation"/>
          <xsd:enumeration value="Report"/>
          <xsd:enumeration value="Specification"/>
          <xsd:enumeration value="Technical Document"/>
          <xsd:enumeration value="Video"/>
        </xsd:restriction>
      </xsd:simpleType>
    </xsd:element>
    <xsd:element name="Language" ma:index="10" nillable="true" ma:displayName="Language" ma:default="English" ma:format="Dropdown" ma:internalName="Language">
      <xsd:simpleType>
        <xsd:restriction base="dms:Choice">
          <xsd:enumeration value="Albanian"/>
          <xsd:enumeration value="Dutch"/>
          <xsd:enumeration value="English"/>
          <xsd:enumeration value="French"/>
          <xsd:enumeration value="German"/>
          <xsd:enumeration value="Hindi"/>
          <xsd:enumeration value="Nepalese"/>
          <xsd:enumeration value="Norwegian"/>
          <xsd:enumeration value="Portuguese"/>
          <xsd:enumeration value="Spanish"/>
          <xsd:enumeration value="Swedish"/>
          <xsd:enumeration value="Turkish"/>
        </xsd:restriction>
      </xsd:simpleType>
    </xsd:element>
    <xsd:element name="Status" ma:index="11" nillable="true" ma:displayName="Status" ma:default="In Progress" ma:format="Dropdown" ma:internalName="Status">
      <xsd:simpleType>
        <xsd:restriction base="dms:Choice">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b43a6d74-56ae-4c8b-a1c8-aeb6c1853c25"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d21d6712-d20a-4d05-afac-8e514c828951"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94d2c6f-7ff5-46a4-9680-aac4ffc98ffa"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7a5be7f3-598a-4e8e-80b4-9f2166f3c909}" ma:internalName="TaxCatchAll" ma:showField="CatchAllData" ma:web="994d2c6f-7ff5-46a4-9680-aac4ffc98ffa">
      <xsd:complexType>
        <xsd:complexContent>
          <xsd:extension base="dms:MultiChoiceLookup">
            <xsd:sequence>
              <xsd:element name="Value" type="dms:Lookup" maxOccurs="unbounded" minOccurs="0" nillable="true"/>
            </xsd:sequence>
          </xsd:extension>
        </xsd:complexContent>
      </xsd:complexType>
    </xsd:element>
    <xsd:element name="SharedWithUsers" ma:index="2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43a6d74-56ae-4c8b-a1c8-aeb6c1853c25">
      <Terms xmlns="http://schemas.microsoft.com/office/infopath/2007/PartnerControls"/>
    </lcf76f155ced4ddcb4097134ff3c332f>
    <TaxCatchAll xmlns="994d2c6f-7ff5-46a4-9680-aac4ffc98ffa" xsi:nil="true"/>
    <Language xmlns="{listid:Accounting}">English</Language>
    <Document_x0020_type xmlns="{listid:Accounting}">Memo</Document_x0020_type>
    <Status xmlns="{listid:Accounting}">In Progress</Status>
    <Classification xmlns="{listid:Accounting}">Internal</Classification>
    <SharedWithUsers xmlns="994d2c6f-7ff5-46a4-9680-aac4ffc98ffa">
      <UserInfo>
        <DisplayName>Breivik Vidar</DisplayName>
        <AccountId>96</AccountId>
        <AccountType/>
      </UserInfo>
      <UserInfo>
        <DisplayName>Goldfine Vidar</DisplayName>
        <AccountId>100</AccountId>
        <AccountType/>
      </UserInfo>
    </SharedWithUsers>
  </documentManagement>
</p:properties>
</file>

<file path=customXml/itemProps1.xml><?xml version="1.0" encoding="utf-8"?>
<ds:datastoreItem xmlns:ds="http://schemas.openxmlformats.org/officeDocument/2006/customXml" ds:itemID="{1FC2286E-7776-4F3A-8BF0-D63E031049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listid:Accounting}"/>
    <ds:schemaRef ds:uri="b43a6d74-56ae-4c8b-a1c8-aeb6c1853c25"/>
    <ds:schemaRef ds:uri="994d2c6f-7ff5-46a4-9680-aac4ffc98f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331800-4429-4CFA-8DA3-90E62C08C38A}">
  <ds:schemaRefs>
    <ds:schemaRef ds:uri="http://schemas.openxmlformats.org/officeDocument/2006/bibliography"/>
  </ds:schemaRefs>
</ds:datastoreItem>
</file>

<file path=customXml/itemProps3.xml><?xml version="1.0" encoding="utf-8"?>
<ds:datastoreItem xmlns:ds="http://schemas.openxmlformats.org/officeDocument/2006/customXml" ds:itemID="{B3F06636-EA7A-4F24-A266-20A1EDBB0C98}">
  <ds:schemaRefs>
    <ds:schemaRef ds:uri="http://schemas.microsoft.com/sharepoint/v3/contenttype/forms"/>
  </ds:schemaRefs>
</ds:datastoreItem>
</file>

<file path=customXml/itemProps4.xml><?xml version="1.0" encoding="utf-8"?>
<ds:datastoreItem xmlns:ds="http://schemas.openxmlformats.org/officeDocument/2006/customXml" ds:itemID="{A9B57A5E-7C2E-4E87-A70D-2F084AF584C7}">
  <ds:schemaRefs>
    <ds:schemaRef ds:uri="http://schemas.microsoft.com/office/2006/metadata/properties"/>
    <ds:schemaRef ds:uri="http://schemas.microsoft.com/office/infopath/2007/PartnerControls"/>
    <ds:schemaRef ds:uri="b43a6d74-56ae-4c8b-a1c8-aeb6c1853c25"/>
    <ds:schemaRef ds:uri="994d2c6f-7ff5-46a4-9680-aac4ffc98ffa"/>
    <ds:schemaRef ds:uri="{listid:Accounting}"/>
  </ds:schemaRefs>
</ds:datastoreItem>
</file>

<file path=docMetadata/LabelInfo.xml><?xml version="1.0" encoding="utf-8"?>
<clbl:labelList xmlns:clbl="http://schemas.microsoft.com/office/2020/mipLabelMetadata">
  <clbl:label id="{f8afab47-5f18-4dcb-9ef3-cd87045d98ab}" enabled="1" method="Standard" siteId="{a40c0d68-338e-44ef-ab17-812ee42d12c7}" removed="0"/>
</clbl:labelList>
</file>

<file path=docProps/app.xml><?xml version="1.0" encoding="utf-8"?>
<Properties xmlns="http://schemas.openxmlformats.org/officeDocument/2006/extended-properties" xmlns:vt="http://schemas.openxmlformats.org/officeDocument/2006/docPropsVTypes">
  <Template>Governing%20document%20template</Template>
  <TotalTime>0</TotalTime>
  <Pages>30</Pages>
  <Words>6964</Words>
  <Characters>39698</Characters>
  <Application>Microsoft Office Word</Application>
  <DocSecurity>0</DocSecurity>
  <Lines>330</Lines>
  <Paragraphs>93</Paragraphs>
  <ScaleCrop>false</ScaleCrop>
  <Company>Statkraft SF</Company>
  <LinksUpToDate>false</LinksUpToDate>
  <CharactersWithSpaces>46569</CharactersWithSpaces>
  <SharedDoc>false</SharedDoc>
  <HLinks>
    <vt:vector size="24" baseType="variant">
      <vt:variant>
        <vt:i4>2359362</vt:i4>
      </vt:variant>
      <vt:variant>
        <vt:i4>9</vt:i4>
      </vt:variant>
      <vt:variant>
        <vt:i4>0</vt:i4>
      </vt:variant>
      <vt:variant>
        <vt:i4>5</vt:i4>
      </vt:variant>
      <vt:variant>
        <vt:lpwstr>mailto:u57903@energycorp.com</vt:lpwstr>
      </vt:variant>
      <vt:variant>
        <vt:lpwstr/>
      </vt:variant>
      <vt:variant>
        <vt:i4>2949185</vt:i4>
      </vt:variant>
      <vt:variant>
        <vt:i4>6</vt:i4>
      </vt:variant>
      <vt:variant>
        <vt:i4>0</vt:i4>
      </vt:variant>
      <vt:variant>
        <vt:i4>5</vt:i4>
      </vt:variant>
      <vt:variant>
        <vt:lpwstr>mailto:u56089@energycorp.com</vt:lpwstr>
      </vt:variant>
      <vt:variant>
        <vt:lpwstr/>
      </vt:variant>
      <vt:variant>
        <vt:i4>2359362</vt:i4>
      </vt:variant>
      <vt:variant>
        <vt:i4>3</vt:i4>
      </vt:variant>
      <vt:variant>
        <vt:i4>0</vt:i4>
      </vt:variant>
      <vt:variant>
        <vt:i4>5</vt:i4>
      </vt:variant>
      <vt:variant>
        <vt:lpwstr>mailto:u57903@energycorp.com</vt:lpwstr>
      </vt:variant>
      <vt:variant>
        <vt:lpwstr/>
      </vt:variant>
      <vt:variant>
        <vt:i4>2949185</vt:i4>
      </vt:variant>
      <vt:variant>
        <vt:i4>0</vt:i4>
      </vt:variant>
      <vt:variant>
        <vt:i4>0</vt:i4>
      </vt:variant>
      <vt:variant>
        <vt:i4>5</vt:i4>
      </vt:variant>
      <vt:variant>
        <vt:lpwstr>mailto:u56089@energycorp.com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Prosedyremal_engelsk</dc:title>
  <dc:subject/>
  <dc:creator>Wiborg Erik Jacques</dc:creator>
  <cp:keywords/>
  <cp:lastModifiedBy>Wiborg Erik Jacques</cp:lastModifiedBy>
  <cp:revision>663</cp:revision>
  <cp:lastPrinted>2012-11-05T12:20:00Z</cp:lastPrinted>
  <dcterms:created xsi:type="dcterms:W3CDTF">2024-01-05T09:33:00Z</dcterms:created>
  <dcterms:modified xsi:type="dcterms:W3CDTF">2024-05-15T10:47:00Z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0x010100F7CAFB6E147B014FA75DC86A791860D7</vt:lpwstr>
  </property>
  <property fmtid="{D5CDD505-2E9C-101B-9397-08002B2CF9AE}" pid="3" name="BackOfficeType">
    <vt:lpwstr>growBusiness Solutions</vt:lpwstr>
  </property>
  <property fmtid="{D5CDD505-2E9C-101B-9397-08002B2CF9AE}" pid="4" name="Server">
    <vt:lpwstr>360.statkraft.com</vt:lpwstr>
  </property>
  <property fmtid="{D5CDD505-2E9C-101B-9397-08002B2CF9AE}" pid="5" name="Protocol">
    <vt:lpwstr>off</vt:lpwstr>
  </property>
  <property fmtid="{D5CDD505-2E9C-101B-9397-08002B2CF9AE}" pid="6" name="MediaServiceImageTags">
    <vt:lpwstr/>
  </property>
</Properties>
</file>